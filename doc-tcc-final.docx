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5B8C" w:rsidRPr="00962A6D" w:rsidRDefault="00505B8C" w:rsidP="007B6B27">
      <w:pPr>
        <w:pStyle w:val="CAPA"/>
        <w:ind w:right="-1"/>
        <w:outlineLvl w:val="9"/>
        <w:rPr>
          <w:rFonts w:ascii="Arial" w:hAnsi="Arial" w:cs="Arial"/>
        </w:rPr>
      </w:pPr>
      <w:bookmarkStart w:id="0" w:name="_Toc327142163"/>
      <w:bookmarkStart w:id="1" w:name="_Toc327142501"/>
      <w:bookmarkStart w:id="2" w:name="_Toc382397589"/>
      <w:bookmarkStart w:id="3" w:name="_Toc382398432"/>
      <w:bookmarkStart w:id="4" w:name="_Toc382398655"/>
      <w:bookmarkStart w:id="5" w:name="_Toc232858171"/>
      <w:r w:rsidRPr="00962A6D">
        <w:rPr>
          <w:rFonts w:ascii="Arial" w:hAnsi="Arial" w:cs="Arial"/>
        </w:rPr>
        <w:t xml:space="preserve">FUNDAÇÃO CENTRO DE ANÁLISE, PESQUISA E INOVAÇÃO </w:t>
      </w:r>
      <w:bookmarkEnd w:id="0"/>
      <w:bookmarkEnd w:id="1"/>
      <w:r w:rsidR="00EB6C13" w:rsidRPr="00962A6D">
        <w:rPr>
          <w:rFonts w:ascii="Arial" w:hAnsi="Arial" w:cs="Arial"/>
        </w:rPr>
        <w:t>TECNOLÓGICA.</w:t>
      </w:r>
      <w:bookmarkEnd w:id="2"/>
      <w:bookmarkEnd w:id="3"/>
      <w:bookmarkEnd w:id="4"/>
    </w:p>
    <w:p w:rsidR="00505B8C" w:rsidRPr="00962A6D" w:rsidRDefault="00505B8C" w:rsidP="00F15496">
      <w:pPr>
        <w:pStyle w:val="CAPA"/>
        <w:outlineLvl w:val="9"/>
        <w:rPr>
          <w:rFonts w:ascii="Arial" w:hAnsi="Arial" w:cs="Arial"/>
        </w:rPr>
      </w:pPr>
      <w:bookmarkStart w:id="6" w:name="_Toc327142164"/>
      <w:bookmarkStart w:id="7" w:name="_Toc327142502"/>
      <w:bookmarkStart w:id="8" w:name="_Toc382397590"/>
      <w:bookmarkStart w:id="9" w:name="_Toc382398433"/>
      <w:bookmarkStart w:id="10" w:name="_Toc382398656"/>
      <w:r w:rsidRPr="00962A6D">
        <w:rPr>
          <w:rFonts w:ascii="Arial" w:hAnsi="Arial" w:cs="Arial"/>
        </w:rPr>
        <w:t>INSTITUTO DE ENSINO SUPERIOR FUCAPI</w:t>
      </w:r>
      <w:bookmarkEnd w:id="6"/>
      <w:bookmarkEnd w:id="7"/>
      <w:bookmarkEnd w:id="8"/>
      <w:bookmarkEnd w:id="9"/>
      <w:bookmarkEnd w:id="10"/>
    </w:p>
    <w:p w:rsidR="00505B8C" w:rsidRPr="00962A6D" w:rsidRDefault="00505B8C" w:rsidP="00F15496">
      <w:pPr>
        <w:pStyle w:val="CAPA"/>
        <w:outlineLvl w:val="9"/>
        <w:rPr>
          <w:rFonts w:ascii="Arial" w:hAnsi="Arial" w:cs="Arial"/>
        </w:rPr>
      </w:pPr>
      <w:bookmarkStart w:id="11" w:name="_Toc327142165"/>
      <w:bookmarkStart w:id="12" w:name="_Toc327142503"/>
      <w:bookmarkStart w:id="13" w:name="_Toc382397591"/>
      <w:bookmarkStart w:id="14" w:name="_Toc382398434"/>
      <w:bookmarkStart w:id="15" w:name="_Toc382398657"/>
      <w:r w:rsidRPr="00962A6D">
        <w:rPr>
          <w:rFonts w:ascii="Arial" w:hAnsi="Arial" w:cs="Arial"/>
        </w:rPr>
        <w:t>COORDENAÇÃO DE GRADUAÇÃO EM</w:t>
      </w:r>
      <w:bookmarkEnd w:id="11"/>
      <w:bookmarkEnd w:id="12"/>
      <w:bookmarkEnd w:id="13"/>
      <w:bookmarkEnd w:id="14"/>
      <w:bookmarkEnd w:id="15"/>
    </w:p>
    <w:p w:rsidR="00505B8C" w:rsidRPr="00962A6D" w:rsidRDefault="00073522" w:rsidP="00F15496">
      <w:pPr>
        <w:pStyle w:val="CAPA"/>
        <w:outlineLvl w:val="9"/>
        <w:rPr>
          <w:rFonts w:ascii="Arial" w:hAnsi="Arial" w:cs="Arial"/>
        </w:rPr>
      </w:pPr>
      <w:bookmarkStart w:id="16" w:name="_Toc382397592"/>
      <w:bookmarkStart w:id="17" w:name="_Toc382398435"/>
      <w:bookmarkStart w:id="18" w:name="_Toc382398658"/>
      <w:r w:rsidRPr="00962A6D">
        <w:rPr>
          <w:rFonts w:ascii="Arial" w:hAnsi="Arial" w:cs="Arial"/>
        </w:rPr>
        <w:t>SISTEMAS DE INFORMAÇÃO</w:t>
      </w:r>
      <w:bookmarkEnd w:id="16"/>
      <w:bookmarkEnd w:id="17"/>
      <w:bookmarkEnd w:id="18"/>
    </w:p>
    <w:p w:rsidR="00505B8C" w:rsidRPr="00962A6D" w:rsidRDefault="00505B8C" w:rsidP="00F15496">
      <w:pPr>
        <w:jc w:val="center"/>
        <w:rPr>
          <w:rFonts w:ascii="Arial" w:hAnsi="Arial" w:cs="Arial"/>
          <w:b/>
          <w:sz w:val="24"/>
          <w:szCs w:val="24"/>
        </w:rPr>
      </w:pPr>
    </w:p>
    <w:p w:rsidR="00505B8C" w:rsidRPr="00962A6D" w:rsidRDefault="00505B8C" w:rsidP="00505B8C">
      <w:pPr>
        <w:jc w:val="center"/>
        <w:rPr>
          <w:rFonts w:ascii="Arial" w:hAnsi="Arial" w:cs="Arial"/>
          <w:b/>
          <w:sz w:val="24"/>
          <w:szCs w:val="24"/>
        </w:rPr>
      </w:pPr>
    </w:p>
    <w:p w:rsidR="00505B8C" w:rsidRPr="00962A6D" w:rsidRDefault="00505B8C" w:rsidP="00505B8C">
      <w:pPr>
        <w:jc w:val="center"/>
        <w:rPr>
          <w:rFonts w:ascii="Arial" w:hAnsi="Arial" w:cs="Arial"/>
          <w:b/>
          <w:sz w:val="24"/>
          <w:szCs w:val="24"/>
        </w:rPr>
      </w:pPr>
    </w:p>
    <w:p w:rsidR="00505B8C" w:rsidRPr="00962A6D" w:rsidRDefault="00505B8C" w:rsidP="00505B8C">
      <w:pPr>
        <w:jc w:val="center"/>
        <w:rPr>
          <w:rFonts w:ascii="Arial" w:hAnsi="Arial" w:cs="Arial"/>
          <w:b/>
          <w:sz w:val="24"/>
          <w:szCs w:val="24"/>
        </w:rPr>
      </w:pPr>
    </w:p>
    <w:p w:rsidR="00505B8C" w:rsidRPr="00962A6D" w:rsidRDefault="00505B8C" w:rsidP="00505B8C">
      <w:pPr>
        <w:jc w:val="center"/>
        <w:rPr>
          <w:rFonts w:ascii="Arial" w:hAnsi="Arial" w:cs="Arial"/>
          <w:b/>
          <w:sz w:val="24"/>
          <w:szCs w:val="24"/>
        </w:rPr>
      </w:pPr>
    </w:p>
    <w:p w:rsidR="00505B8C" w:rsidRPr="00962A6D" w:rsidRDefault="00505B8C" w:rsidP="00505B8C">
      <w:pPr>
        <w:jc w:val="center"/>
        <w:rPr>
          <w:rFonts w:ascii="Arial" w:hAnsi="Arial" w:cs="Arial"/>
          <w:b/>
          <w:sz w:val="24"/>
          <w:szCs w:val="24"/>
        </w:rPr>
      </w:pPr>
    </w:p>
    <w:p w:rsidR="00505B8C" w:rsidRPr="00962A6D" w:rsidRDefault="00BE00D7" w:rsidP="00505B8C">
      <w:pPr>
        <w:pStyle w:val="CAPA"/>
        <w:rPr>
          <w:rFonts w:ascii="Arial" w:hAnsi="Arial" w:cs="Arial"/>
        </w:rPr>
      </w:pPr>
      <w:bookmarkStart w:id="19" w:name="_Toc419629019"/>
      <w:bookmarkStart w:id="20" w:name="_Toc420975175"/>
      <w:bookmarkStart w:id="21" w:name="_Toc421743311"/>
      <w:bookmarkStart w:id="22" w:name="_Toc421743995"/>
      <w:r w:rsidRPr="00962A6D">
        <w:rPr>
          <w:rFonts w:ascii="Arial" w:hAnsi="Arial" w:cs="Arial"/>
        </w:rPr>
        <w:t>CALL CENTER AUTOMATIZADO: INTEGRANDO UM PABX BASEADO EM ASTERIX COM O GSAN</w:t>
      </w:r>
      <w:bookmarkEnd w:id="19"/>
      <w:bookmarkEnd w:id="20"/>
      <w:bookmarkEnd w:id="21"/>
      <w:bookmarkEnd w:id="22"/>
    </w:p>
    <w:p w:rsidR="00505B8C" w:rsidRPr="00962A6D" w:rsidRDefault="00505B8C" w:rsidP="00505B8C">
      <w:pPr>
        <w:autoSpaceDE w:val="0"/>
        <w:autoSpaceDN w:val="0"/>
        <w:adjustRightInd w:val="0"/>
        <w:spacing w:after="0" w:line="240" w:lineRule="auto"/>
        <w:jc w:val="center"/>
        <w:rPr>
          <w:rFonts w:ascii="Arial" w:hAnsi="Arial" w:cs="Arial"/>
          <w:b/>
          <w:bCs/>
          <w:sz w:val="24"/>
          <w:szCs w:val="24"/>
          <w:lang w:eastAsia="pt-BR"/>
        </w:rPr>
      </w:pPr>
    </w:p>
    <w:p w:rsidR="00505B8C" w:rsidRPr="00962A6D" w:rsidRDefault="00505B8C" w:rsidP="00505B8C">
      <w:pPr>
        <w:autoSpaceDE w:val="0"/>
        <w:autoSpaceDN w:val="0"/>
        <w:adjustRightInd w:val="0"/>
        <w:spacing w:after="0" w:line="240" w:lineRule="auto"/>
        <w:jc w:val="center"/>
        <w:rPr>
          <w:rFonts w:ascii="Arial" w:hAnsi="Arial" w:cs="Arial"/>
          <w:b/>
          <w:bCs/>
          <w:sz w:val="24"/>
          <w:szCs w:val="24"/>
          <w:lang w:eastAsia="pt-BR"/>
        </w:rPr>
      </w:pPr>
    </w:p>
    <w:p w:rsidR="00505B8C" w:rsidRPr="00962A6D" w:rsidRDefault="00505B8C" w:rsidP="00505B8C">
      <w:pPr>
        <w:autoSpaceDE w:val="0"/>
        <w:autoSpaceDN w:val="0"/>
        <w:adjustRightInd w:val="0"/>
        <w:spacing w:after="0" w:line="240" w:lineRule="auto"/>
        <w:jc w:val="center"/>
        <w:rPr>
          <w:rFonts w:ascii="Arial" w:hAnsi="Arial" w:cs="Arial"/>
          <w:b/>
          <w:bCs/>
          <w:sz w:val="24"/>
          <w:szCs w:val="24"/>
          <w:lang w:eastAsia="pt-BR"/>
        </w:rPr>
      </w:pPr>
    </w:p>
    <w:p w:rsidR="00505B8C" w:rsidRPr="00962A6D" w:rsidRDefault="00505B8C" w:rsidP="00505B8C">
      <w:pPr>
        <w:autoSpaceDE w:val="0"/>
        <w:autoSpaceDN w:val="0"/>
        <w:adjustRightInd w:val="0"/>
        <w:spacing w:after="0" w:line="240" w:lineRule="auto"/>
        <w:jc w:val="center"/>
        <w:rPr>
          <w:rFonts w:ascii="Arial" w:hAnsi="Arial" w:cs="Arial"/>
          <w:b/>
          <w:bCs/>
          <w:sz w:val="24"/>
          <w:szCs w:val="24"/>
          <w:lang w:eastAsia="pt-BR"/>
        </w:rPr>
      </w:pPr>
    </w:p>
    <w:p w:rsidR="00505B8C" w:rsidRPr="00962A6D" w:rsidRDefault="00505B8C" w:rsidP="00505B8C">
      <w:pPr>
        <w:autoSpaceDE w:val="0"/>
        <w:autoSpaceDN w:val="0"/>
        <w:adjustRightInd w:val="0"/>
        <w:spacing w:after="0" w:line="240" w:lineRule="auto"/>
        <w:jc w:val="center"/>
        <w:rPr>
          <w:rFonts w:ascii="Arial" w:hAnsi="Arial" w:cs="Arial"/>
          <w:b/>
          <w:bCs/>
          <w:sz w:val="24"/>
          <w:szCs w:val="24"/>
          <w:lang w:eastAsia="pt-BR"/>
        </w:rPr>
      </w:pPr>
    </w:p>
    <w:p w:rsidR="00505B8C" w:rsidRPr="00962A6D" w:rsidRDefault="00505B8C" w:rsidP="00505B8C">
      <w:pPr>
        <w:autoSpaceDE w:val="0"/>
        <w:autoSpaceDN w:val="0"/>
        <w:adjustRightInd w:val="0"/>
        <w:spacing w:after="0" w:line="240" w:lineRule="auto"/>
        <w:jc w:val="center"/>
        <w:rPr>
          <w:rFonts w:ascii="Arial" w:hAnsi="Arial" w:cs="Arial"/>
          <w:b/>
          <w:bCs/>
          <w:sz w:val="24"/>
          <w:szCs w:val="24"/>
          <w:lang w:eastAsia="pt-BR"/>
        </w:rPr>
      </w:pPr>
    </w:p>
    <w:p w:rsidR="00505B8C" w:rsidRPr="00962A6D" w:rsidRDefault="00505B8C" w:rsidP="00505B8C">
      <w:pPr>
        <w:autoSpaceDE w:val="0"/>
        <w:autoSpaceDN w:val="0"/>
        <w:adjustRightInd w:val="0"/>
        <w:spacing w:after="0" w:line="240" w:lineRule="auto"/>
        <w:jc w:val="center"/>
        <w:rPr>
          <w:rFonts w:ascii="Arial" w:hAnsi="Arial" w:cs="Arial"/>
          <w:b/>
          <w:bCs/>
          <w:sz w:val="24"/>
          <w:szCs w:val="24"/>
          <w:lang w:eastAsia="pt-BR"/>
        </w:rPr>
      </w:pPr>
    </w:p>
    <w:p w:rsidR="00505B8C" w:rsidRPr="00962A6D" w:rsidRDefault="00505B8C" w:rsidP="00505B8C">
      <w:pPr>
        <w:autoSpaceDE w:val="0"/>
        <w:autoSpaceDN w:val="0"/>
        <w:adjustRightInd w:val="0"/>
        <w:spacing w:after="0" w:line="240" w:lineRule="auto"/>
        <w:jc w:val="center"/>
        <w:rPr>
          <w:rFonts w:ascii="Arial" w:hAnsi="Arial" w:cs="Arial"/>
          <w:b/>
          <w:bCs/>
          <w:sz w:val="24"/>
          <w:szCs w:val="24"/>
          <w:lang w:eastAsia="pt-BR"/>
        </w:rPr>
      </w:pPr>
    </w:p>
    <w:p w:rsidR="00505B8C" w:rsidRPr="00962A6D" w:rsidRDefault="00505B8C" w:rsidP="00505B8C">
      <w:pPr>
        <w:autoSpaceDE w:val="0"/>
        <w:autoSpaceDN w:val="0"/>
        <w:adjustRightInd w:val="0"/>
        <w:spacing w:after="0" w:line="240" w:lineRule="auto"/>
        <w:jc w:val="center"/>
        <w:rPr>
          <w:rFonts w:ascii="Arial" w:hAnsi="Arial" w:cs="Arial"/>
          <w:b/>
          <w:bCs/>
          <w:sz w:val="24"/>
          <w:szCs w:val="24"/>
          <w:lang w:eastAsia="pt-BR"/>
        </w:rPr>
      </w:pPr>
    </w:p>
    <w:p w:rsidR="00505B8C" w:rsidRPr="00962A6D" w:rsidRDefault="00505B8C" w:rsidP="00505B8C">
      <w:pPr>
        <w:autoSpaceDE w:val="0"/>
        <w:autoSpaceDN w:val="0"/>
        <w:adjustRightInd w:val="0"/>
        <w:spacing w:after="0" w:line="240" w:lineRule="auto"/>
        <w:jc w:val="center"/>
        <w:rPr>
          <w:rFonts w:ascii="Arial" w:hAnsi="Arial" w:cs="Arial"/>
          <w:b/>
          <w:bCs/>
          <w:sz w:val="24"/>
          <w:szCs w:val="24"/>
          <w:lang w:eastAsia="pt-BR"/>
        </w:rPr>
      </w:pPr>
    </w:p>
    <w:p w:rsidR="00505B8C" w:rsidRPr="00962A6D" w:rsidRDefault="00073522" w:rsidP="00F15496">
      <w:pPr>
        <w:pStyle w:val="CAPA"/>
        <w:outlineLvl w:val="9"/>
        <w:rPr>
          <w:rFonts w:ascii="Arial" w:hAnsi="Arial" w:cs="Arial"/>
        </w:rPr>
      </w:pPr>
      <w:bookmarkStart w:id="23" w:name="_Toc382397594"/>
      <w:bookmarkStart w:id="24" w:name="_Toc382398437"/>
      <w:bookmarkStart w:id="25" w:name="_Toc382398660"/>
      <w:r w:rsidRPr="00962A6D">
        <w:rPr>
          <w:rFonts w:ascii="Arial" w:hAnsi="Arial" w:cs="Arial"/>
        </w:rPr>
        <w:t>MARCOS ROBERTO GARCIA BAHIENSE JUNIOR</w:t>
      </w:r>
      <w:bookmarkEnd w:id="23"/>
      <w:bookmarkEnd w:id="24"/>
      <w:bookmarkEnd w:id="25"/>
    </w:p>
    <w:p w:rsidR="00505B8C" w:rsidRPr="00962A6D" w:rsidRDefault="00505B8C" w:rsidP="00505B8C">
      <w:pPr>
        <w:pStyle w:val="CAPA"/>
        <w:rPr>
          <w:rFonts w:ascii="Arial" w:hAnsi="Arial" w:cs="Arial"/>
        </w:rPr>
      </w:pPr>
    </w:p>
    <w:p w:rsidR="00505B8C" w:rsidRPr="00962A6D" w:rsidRDefault="00505B8C" w:rsidP="00505B8C">
      <w:pPr>
        <w:pStyle w:val="CAPA"/>
        <w:rPr>
          <w:rFonts w:ascii="Arial" w:hAnsi="Arial" w:cs="Arial"/>
        </w:rPr>
      </w:pPr>
    </w:p>
    <w:p w:rsidR="00505B8C" w:rsidRPr="00962A6D" w:rsidRDefault="00505B8C" w:rsidP="00505B8C">
      <w:pPr>
        <w:pStyle w:val="CAPA"/>
        <w:rPr>
          <w:rFonts w:ascii="Arial" w:hAnsi="Arial" w:cs="Arial"/>
        </w:rPr>
      </w:pPr>
    </w:p>
    <w:p w:rsidR="00505B8C" w:rsidRPr="00962A6D" w:rsidRDefault="00505B8C" w:rsidP="00505B8C">
      <w:pPr>
        <w:pStyle w:val="CAPA"/>
        <w:rPr>
          <w:rFonts w:ascii="Arial" w:hAnsi="Arial" w:cs="Arial"/>
        </w:rPr>
      </w:pPr>
    </w:p>
    <w:p w:rsidR="00505B8C" w:rsidRPr="00962A6D" w:rsidRDefault="00505B8C" w:rsidP="00505B8C">
      <w:pPr>
        <w:pStyle w:val="CAPA"/>
        <w:rPr>
          <w:rFonts w:ascii="Arial" w:hAnsi="Arial" w:cs="Arial"/>
        </w:rPr>
      </w:pPr>
    </w:p>
    <w:p w:rsidR="00505B8C" w:rsidRPr="00962A6D" w:rsidRDefault="00505B8C" w:rsidP="00505B8C">
      <w:pPr>
        <w:pStyle w:val="CAPA"/>
        <w:rPr>
          <w:rFonts w:ascii="Arial" w:hAnsi="Arial" w:cs="Arial"/>
        </w:rPr>
      </w:pPr>
    </w:p>
    <w:p w:rsidR="00505B8C" w:rsidRPr="00962A6D" w:rsidRDefault="00505B8C" w:rsidP="00505B8C">
      <w:pPr>
        <w:pStyle w:val="CAPA"/>
        <w:rPr>
          <w:rFonts w:ascii="Arial" w:hAnsi="Arial" w:cs="Arial"/>
        </w:rPr>
      </w:pPr>
    </w:p>
    <w:p w:rsidR="00505B8C" w:rsidRPr="00962A6D" w:rsidRDefault="00505B8C" w:rsidP="00505B8C">
      <w:pPr>
        <w:pStyle w:val="CAPA"/>
        <w:rPr>
          <w:rFonts w:ascii="Arial" w:hAnsi="Arial" w:cs="Arial"/>
        </w:rPr>
      </w:pPr>
    </w:p>
    <w:p w:rsidR="00505B8C" w:rsidRPr="00962A6D" w:rsidRDefault="00505B8C" w:rsidP="00505B8C">
      <w:pPr>
        <w:pStyle w:val="CAPA"/>
        <w:rPr>
          <w:rFonts w:ascii="Arial" w:hAnsi="Arial" w:cs="Arial"/>
        </w:rPr>
      </w:pPr>
    </w:p>
    <w:p w:rsidR="00505B8C" w:rsidRPr="00962A6D" w:rsidRDefault="00505B8C" w:rsidP="00505B8C">
      <w:pPr>
        <w:pStyle w:val="CAPA"/>
        <w:rPr>
          <w:rFonts w:ascii="Arial" w:hAnsi="Arial" w:cs="Arial"/>
        </w:rPr>
      </w:pPr>
    </w:p>
    <w:p w:rsidR="00505B8C" w:rsidRPr="00962A6D" w:rsidRDefault="00505B8C" w:rsidP="00505B8C">
      <w:pPr>
        <w:pStyle w:val="CAPA"/>
        <w:rPr>
          <w:rFonts w:ascii="Arial" w:hAnsi="Arial" w:cs="Arial"/>
        </w:rPr>
      </w:pPr>
    </w:p>
    <w:p w:rsidR="00505B8C" w:rsidRPr="00962A6D" w:rsidRDefault="00505B8C" w:rsidP="00505B8C">
      <w:pPr>
        <w:pStyle w:val="CAPA"/>
        <w:rPr>
          <w:rFonts w:ascii="Arial" w:hAnsi="Arial" w:cs="Arial"/>
        </w:rPr>
      </w:pPr>
    </w:p>
    <w:p w:rsidR="00505B8C" w:rsidRPr="00962A6D" w:rsidRDefault="00505B8C" w:rsidP="00505B8C">
      <w:pPr>
        <w:pStyle w:val="CAPA"/>
        <w:jc w:val="left"/>
        <w:rPr>
          <w:rFonts w:ascii="Arial" w:hAnsi="Arial" w:cs="Arial"/>
        </w:rPr>
      </w:pPr>
    </w:p>
    <w:p w:rsidR="00505B8C" w:rsidRPr="00962A6D" w:rsidRDefault="00505B8C" w:rsidP="00505B8C">
      <w:pPr>
        <w:pStyle w:val="CAPA"/>
        <w:rPr>
          <w:rFonts w:ascii="Arial" w:hAnsi="Arial" w:cs="Arial"/>
        </w:rPr>
      </w:pPr>
    </w:p>
    <w:p w:rsidR="00505B8C" w:rsidRPr="00962A6D" w:rsidRDefault="00505B8C" w:rsidP="00505B8C">
      <w:pPr>
        <w:pStyle w:val="CAPA"/>
        <w:rPr>
          <w:rFonts w:ascii="Arial" w:hAnsi="Arial" w:cs="Arial"/>
        </w:rPr>
      </w:pPr>
    </w:p>
    <w:p w:rsidR="00505B8C" w:rsidRPr="00962A6D" w:rsidRDefault="00505B8C" w:rsidP="00505B8C">
      <w:pPr>
        <w:pStyle w:val="CAPA"/>
        <w:rPr>
          <w:rFonts w:ascii="Arial" w:hAnsi="Arial" w:cs="Arial"/>
        </w:rPr>
      </w:pPr>
    </w:p>
    <w:p w:rsidR="00505B8C" w:rsidRPr="00962A6D" w:rsidRDefault="00505B8C" w:rsidP="00505B8C">
      <w:pPr>
        <w:pStyle w:val="CAPA"/>
        <w:rPr>
          <w:rFonts w:ascii="Arial" w:hAnsi="Arial" w:cs="Arial"/>
        </w:rPr>
      </w:pPr>
    </w:p>
    <w:p w:rsidR="00505B8C" w:rsidRPr="00962A6D" w:rsidRDefault="00505B8C" w:rsidP="00505B8C">
      <w:pPr>
        <w:pStyle w:val="CAPA"/>
        <w:rPr>
          <w:rFonts w:ascii="Arial" w:hAnsi="Arial" w:cs="Arial"/>
        </w:rPr>
      </w:pPr>
    </w:p>
    <w:p w:rsidR="00505B8C" w:rsidRPr="00962A6D" w:rsidRDefault="00505B8C" w:rsidP="00505B8C">
      <w:pPr>
        <w:pStyle w:val="CAPA"/>
        <w:rPr>
          <w:rFonts w:ascii="Arial" w:hAnsi="Arial" w:cs="Arial"/>
        </w:rPr>
      </w:pPr>
    </w:p>
    <w:p w:rsidR="00505B8C" w:rsidRPr="00962A6D" w:rsidRDefault="00505B8C" w:rsidP="00F15496">
      <w:pPr>
        <w:pStyle w:val="CAPA"/>
        <w:outlineLvl w:val="9"/>
        <w:rPr>
          <w:rFonts w:ascii="Arial" w:hAnsi="Arial" w:cs="Arial"/>
        </w:rPr>
      </w:pPr>
      <w:bookmarkStart w:id="26" w:name="_Toc327142169"/>
      <w:bookmarkStart w:id="27" w:name="_Toc327142507"/>
      <w:bookmarkStart w:id="28" w:name="_Toc382397595"/>
      <w:bookmarkStart w:id="29" w:name="_Toc382398438"/>
      <w:bookmarkStart w:id="30" w:name="_Toc382398661"/>
      <w:r w:rsidRPr="00962A6D">
        <w:rPr>
          <w:rFonts w:ascii="Arial" w:hAnsi="Arial" w:cs="Arial"/>
        </w:rPr>
        <w:t>MANAUS</w:t>
      </w:r>
      <w:bookmarkEnd w:id="26"/>
      <w:bookmarkEnd w:id="27"/>
      <w:bookmarkEnd w:id="28"/>
      <w:bookmarkEnd w:id="29"/>
      <w:bookmarkEnd w:id="30"/>
    </w:p>
    <w:p w:rsidR="00505B8C" w:rsidRPr="00962A6D" w:rsidRDefault="00073522" w:rsidP="00F15496">
      <w:pPr>
        <w:pStyle w:val="MONCAP"/>
        <w:numPr>
          <w:ilvl w:val="0"/>
          <w:numId w:val="0"/>
        </w:numPr>
        <w:jc w:val="center"/>
        <w:rPr>
          <w:rFonts w:ascii="Arial" w:eastAsia="Times New Roman" w:hAnsi="Arial" w:cs="Arial"/>
          <w:bCs/>
        </w:rPr>
      </w:pPr>
      <w:r w:rsidRPr="00962A6D">
        <w:rPr>
          <w:rFonts w:ascii="Arial" w:eastAsia="Times New Roman" w:hAnsi="Arial" w:cs="Arial"/>
          <w:bCs/>
        </w:rPr>
        <w:t>201</w:t>
      </w:r>
      <w:r w:rsidR="007F3194" w:rsidRPr="00962A6D">
        <w:rPr>
          <w:rFonts w:ascii="Arial" w:eastAsia="Times New Roman" w:hAnsi="Arial" w:cs="Arial"/>
          <w:bCs/>
        </w:rPr>
        <w:t>5</w:t>
      </w:r>
    </w:p>
    <w:p w:rsidR="007F3194" w:rsidRDefault="007F3194" w:rsidP="00D615DD">
      <w:pPr>
        <w:pStyle w:val="CAPA"/>
        <w:outlineLvl w:val="9"/>
      </w:pPr>
      <w:bookmarkStart w:id="31" w:name="_Toc382397596"/>
      <w:bookmarkStart w:id="32" w:name="_Toc382398439"/>
      <w:bookmarkStart w:id="33" w:name="_Toc382398662"/>
    </w:p>
    <w:p w:rsidR="00D615DD" w:rsidRDefault="00073522" w:rsidP="00D615DD">
      <w:pPr>
        <w:pStyle w:val="CAPA"/>
        <w:outlineLvl w:val="9"/>
      </w:pPr>
      <w:r>
        <w:t>MARCOS ROBERTO GARCIA BAHIENSE JUNIOR</w:t>
      </w:r>
      <w:bookmarkEnd w:id="31"/>
      <w:bookmarkEnd w:id="32"/>
      <w:bookmarkEnd w:id="33"/>
    </w:p>
    <w:p w:rsidR="0076590B" w:rsidRDefault="0076590B" w:rsidP="00F15496">
      <w:pPr>
        <w:pStyle w:val="CAPA"/>
        <w:outlineLvl w:val="9"/>
      </w:pPr>
    </w:p>
    <w:p w:rsidR="00D615DD" w:rsidRDefault="00D615DD" w:rsidP="00F15496">
      <w:pPr>
        <w:pStyle w:val="CAPA"/>
        <w:outlineLvl w:val="9"/>
      </w:pPr>
    </w:p>
    <w:p w:rsidR="00D615DD" w:rsidRDefault="00D615DD" w:rsidP="00F15496">
      <w:pPr>
        <w:pStyle w:val="CAPA"/>
        <w:outlineLvl w:val="9"/>
      </w:pPr>
    </w:p>
    <w:p w:rsidR="00D615DD" w:rsidRDefault="00D615DD" w:rsidP="00F15496">
      <w:pPr>
        <w:pStyle w:val="CAPA"/>
        <w:outlineLvl w:val="9"/>
      </w:pPr>
    </w:p>
    <w:p w:rsidR="0076590B" w:rsidRDefault="0076590B" w:rsidP="0076590B">
      <w:pPr>
        <w:pStyle w:val="CAPA"/>
      </w:pPr>
    </w:p>
    <w:p w:rsidR="00BE00D7" w:rsidRDefault="00BE00D7" w:rsidP="0076590B">
      <w:pPr>
        <w:pStyle w:val="CAPA"/>
      </w:pPr>
    </w:p>
    <w:p w:rsidR="0076590B" w:rsidRDefault="0076590B" w:rsidP="0076590B">
      <w:pPr>
        <w:pStyle w:val="CAPA"/>
      </w:pPr>
    </w:p>
    <w:p w:rsidR="00BE00D7" w:rsidRDefault="00BE00D7" w:rsidP="00BE00D7">
      <w:pPr>
        <w:pStyle w:val="CAPA"/>
      </w:pPr>
      <w:bookmarkStart w:id="34" w:name="_Toc419629020"/>
      <w:bookmarkStart w:id="35" w:name="_Toc420975176"/>
      <w:bookmarkStart w:id="36" w:name="_Toc421743312"/>
      <w:bookmarkStart w:id="37" w:name="_Toc421743996"/>
      <w:r w:rsidRPr="00BE00D7">
        <w:t>CALL CENTER AUTOMATIZADO: INTEGRANDO UM PABX BASEADO EM ASTERIX COM O GSAN</w:t>
      </w:r>
      <w:bookmarkEnd w:id="34"/>
      <w:bookmarkEnd w:id="35"/>
      <w:bookmarkEnd w:id="36"/>
      <w:bookmarkEnd w:id="37"/>
    </w:p>
    <w:p w:rsidR="0076590B" w:rsidRDefault="0076590B" w:rsidP="00F15496">
      <w:pPr>
        <w:pStyle w:val="CAPA"/>
        <w:outlineLvl w:val="9"/>
      </w:pPr>
    </w:p>
    <w:p w:rsidR="0076590B" w:rsidRDefault="0076590B" w:rsidP="00F15496">
      <w:pPr>
        <w:rPr>
          <w:rFonts w:ascii="Times New Roman" w:hAnsi="Times New Roman"/>
          <w:sz w:val="24"/>
          <w:szCs w:val="24"/>
        </w:rPr>
      </w:pPr>
    </w:p>
    <w:p w:rsidR="00D615DD" w:rsidRDefault="00D615DD" w:rsidP="00F15496">
      <w:pPr>
        <w:rPr>
          <w:rFonts w:ascii="Times New Roman" w:hAnsi="Times New Roman"/>
          <w:sz w:val="24"/>
          <w:szCs w:val="24"/>
        </w:rPr>
      </w:pPr>
    </w:p>
    <w:p w:rsidR="00D615DD" w:rsidRDefault="00D615DD" w:rsidP="00F15496">
      <w:pPr>
        <w:rPr>
          <w:rFonts w:ascii="Times New Roman" w:hAnsi="Times New Roman"/>
          <w:sz w:val="24"/>
          <w:szCs w:val="24"/>
        </w:rPr>
      </w:pPr>
    </w:p>
    <w:p w:rsidR="0076590B" w:rsidRDefault="0076590B" w:rsidP="0076590B">
      <w:pPr>
        <w:rPr>
          <w:rFonts w:ascii="Times New Roman" w:hAnsi="Times New Roman"/>
          <w:sz w:val="24"/>
          <w:szCs w:val="24"/>
        </w:rPr>
      </w:pPr>
    </w:p>
    <w:p w:rsidR="0076590B" w:rsidRDefault="002E284D" w:rsidP="0076590B">
      <w:pPr>
        <w:autoSpaceDE w:val="0"/>
        <w:autoSpaceDN w:val="0"/>
        <w:adjustRightInd w:val="0"/>
        <w:spacing w:after="0" w:line="240" w:lineRule="auto"/>
        <w:ind w:left="4536"/>
        <w:jc w:val="both"/>
        <w:rPr>
          <w:rFonts w:ascii="Times New Roman" w:hAnsi="Times New Roman"/>
          <w:sz w:val="24"/>
          <w:szCs w:val="24"/>
        </w:rPr>
      </w:pPr>
      <w:r>
        <w:rPr>
          <w:rFonts w:ascii="Times New Roman" w:hAnsi="Times New Roman"/>
          <w:sz w:val="24"/>
          <w:szCs w:val="24"/>
        </w:rPr>
        <w:t>Monografia apresentada ao Curso de G</w:t>
      </w:r>
      <w:r w:rsidR="0076590B">
        <w:rPr>
          <w:rFonts w:ascii="Times New Roman" w:hAnsi="Times New Roman"/>
          <w:sz w:val="24"/>
          <w:szCs w:val="24"/>
        </w:rPr>
        <w:t xml:space="preserve">raduação em </w:t>
      </w:r>
      <w:r w:rsidR="00073522">
        <w:rPr>
          <w:rFonts w:ascii="Times New Roman" w:hAnsi="Times New Roman"/>
          <w:sz w:val="24"/>
          <w:szCs w:val="24"/>
        </w:rPr>
        <w:t xml:space="preserve">Sistemas de Informação </w:t>
      </w:r>
      <w:r w:rsidR="0076590B">
        <w:rPr>
          <w:rFonts w:ascii="Times New Roman" w:hAnsi="Times New Roman"/>
          <w:sz w:val="24"/>
          <w:szCs w:val="24"/>
        </w:rPr>
        <w:t xml:space="preserve">do Instituto de Ensino Superior FUCAPI – CESF como requisito parcial para obtenção do Título de Bacharel em </w:t>
      </w:r>
      <w:r w:rsidR="00073522">
        <w:rPr>
          <w:rFonts w:ascii="Times New Roman" w:hAnsi="Times New Roman"/>
          <w:sz w:val="24"/>
          <w:szCs w:val="24"/>
        </w:rPr>
        <w:t>Sistemas de Informação</w:t>
      </w:r>
      <w:r w:rsidR="0076590B">
        <w:rPr>
          <w:rFonts w:ascii="Times New Roman" w:hAnsi="Times New Roman"/>
          <w:sz w:val="24"/>
          <w:szCs w:val="24"/>
        </w:rPr>
        <w:t xml:space="preserve">. Área de concentração: </w:t>
      </w:r>
      <w:r w:rsidR="00073522">
        <w:rPr>
          <w:rFonts w:ascii="Times New Roman" w:hAnsi="Times New Roman"/>
          <w:sz w:val="24"/>
          <w:szCs w:val="24"/>
        </w:rPr>
        <w:t>Desenvolvimento e Análise de software</w:t>
      </w:r>
      <w:r w:rsidR="00D615DD">
        <w:rPr>
          <w:rFonts w:ascii="Times New Roman" w:hAnsi="Times New Roman"/>
          <w:sz w:val="24"/>
          <w:szCs w:val="24"/>
        </w:rPr>
        <w:t>.</w:t>
      </w:r>
    </w:p>
    <w:p w:rsidR="0076590B" w:rsidRDefault="0076590B" w:rsidP="0076590B">
      <w:pPr>
        <w:autoSpaceDE w:val="0"/>
        <w:autoSpaceDN w:val="0"/>
        <w:adjustRightInd w:val="0"/>
        <w:spacing w:after="0" w:line="240" w:lineRule="auto"/>
        <w:ind w:left="4536"/>
        <w:jc w:val="both"/>
        <w:rPr>
          <w:rFonts w:ascii="Times New Roman" w:hAnsi="Times New Roman"/>
          <w:sz w:val="24"/>
          <w:szCs w:val="24"/>
        </w:rPr>
      </w:pPr>
    </w:p>
    <w:p w:rsidR="0076590B" w:rsidRDefault="0076590B" w:rsidP="0076590B">
      <w:pPr>
        <w:autoSpaceDE w:val="0"/>
        <w:autoSpaceDN w:val="0"/>
        <w:adjustRightInd w:val="0"/>
        <w:spacing w:after="0" w:line="240" w:lineRule="auto"/>
        <w:ind w:left="4536"/>
        <w:jc w:val="both"/>
        <w:rPr>
          <w:rFonts w:ascii="Times New Roman" w:hAnsi="Times New Roman"/>
          <w:sz w:val="24"/>
          <w:szCs w:val="24"/>
        </w:rPr>
      </w:pPr>
      <w:r>
        <w:rPr>
          <w:rFonts w:ascii="Times New Roman" w:hAnsi="Times New Roman"/>
          <w:sz w:val="24"/>
          <w:szCs w:val="24"/>
        </w:rPr>
        <w:t>Orientador</w:t>
      </w:r>
      <w:r w:rsidR="00D615DD">
        <w:rPr>
          <w:rFonts w:ascii="Times New Roman" w:hAnsi="Times New Roman"/>
          <w:sz w:val="24"/>
          <w:szCs w:val="24"/>
        </w:rPr>
        <w:t>(</w:t>
      </w:r>
      <w:r>
        <w:rPr>
          <w:rFonts w:ascii="Times New Roman" w:hAnsi="Times New Roman"/>
          <w:sz w:val="24"/>
          <w:szCs w:val="24"/>
        </w:rPr>
        <w:t>a</w:t>
      </w:r>
      <w:r w:rsidR="00D615DD">
        <w:rPr>
          <w:rFonts w:ascii="Times New Roman" w:hAnsi="Times New Roman"/>
          <w:sz w:val="24"/>
          <w:szCs w:val="24"/>
        </w:rPr>
        <w:t>)</w:t>
      </w:r>
      <w:r>
        <w:rPr>
          <w:rFonts w:ascii="Times New Roman" w:hAnsi="Times New Roman"/>
          <w:sz w:val="24"/>
          <w:szCs w:val="24"/>
        </w:rPr>
        <w:t xml:space="preserve">: </w:t>
      </w:r>
      <w:r w:rsidR="006C2EC5">
        <w:rPr>
          <w:rFonts w:ascii="Times New Roman" w:hAnsi="Times New Roman"/>
          <w:sz w:val="24"/>
          <w:szCs w:val="24"/>
        </w:rPr>
        <w:t>Carlos Mar</w:t>
      </w:r>
      <w:r w:rsidR="00963753" w:rsidRPr="00963753">
        <w:rPr>
          <w:rFonts w:ascii="Times New Roman" w:hAnsi="Times New Roman"/>
          <w:sz w:val="24"/>
          <w:szCs w:val="24"/>
        </w:rPr>
        <w:t>, M.Sc</w:t>
      </w:r>
    </w:p>
    <w:p w:rsidR="0076590B" w:rsidRDefault="0076590B" w:rsidP="0076590B">
      <w:pPr>
        <w:autoSpaceDE w:val="0"/>
        <w:autoSpaceDN w:val="0"/>
        <w:adjustRightInd w:val="0"/>
        <w:spacing w:after="0" w:line="240" w:lineRule="auto"/>
        <w:ind w:left="4536"/>
        <w:jc w:val="both"/>
        <w:rPr>
          <w:rFonts w:ascii="Times New Roman" w:hAnsi="Times New Roman"/>
          <w:sz w:val="24"/>
          <w:szCs w:val="24"/>
        </w:rPr>
      </w:pPr>
    </w:p>
    <w:p w:rsidR="0076590B" w:rsidRDefault="0076590B" w:rsidP="0076590B">
      <w:pPr>
        <w:autoSpaceDE w:val="0"/>
        <w:autoSpaceDN w:val="0"/>
        <w:adjustRightInd w:val="0"/>
        <w:spacing w:after="0" w:line="240" w:lineRule="auto"/>
        <w:ind w:left="4536"/>
        <w:jc w:val="both"/>
        <w:rPr>
          <w:rFonts w:ascii="Times New Roman" w:hAnsi="Times New Roman"/>
          <w:sz w:val="24"/>
          <w:szCs w:val="24"/>
        </w:rPr>
      </w:pPr>
    </w:p>
    <w:p w:rsidR="0076590B" w:rsidRDefault="0076590B" w:rsidP="0076590B">
      <w:pPr>
        <w:rPr>
          <w:rFonts w:ascii="Times New Roman" w:hAnsi="Times New Roman"/>
          <w:sz w:val="24"/>
          <w:szCs w:val="24"/>
        </w:rPr>
      </w:pPr>
    </w:p>
    <w:p w:rsidR="0076590B" w:rsidRDefault="0076590B" w:rsidP="0076590B">
      <w:pPr>
        <w:rPr>
          <w:rFonts w:ascii="Times New Roman" w:hAnsi="Times New Roman"/>
          <w:sz w:val="24"/>
          <w:szCs w:val="24"/>
        </w:rPr>
      </w:pPr>
    </w:p>
    <w:p w:rsidR="0076590B" w:rsidRDefault="0076590B" w:rsidP="0076590B">
      <w:pPr>
        <w:rPr>
          <w:rFonts w:ascii="Times New Roman" w:hAnsi="Times New Roman"/>
          <w:b/>
          <w:bCs/>
          <w:sz w:val="24"/>
          <w:szCs w:val="24"/>
        </w:rPr>
      </w:pPr>
    </w:p>
    <w:p w:rsidR="0076590B" w:rsidRDefault="0076590B" w:rsidP="0076590B">
      <w:pPr>
        <w:rPr>
          <w:rFonts w:ascii="Times New Roman" w:hAnsi="Times New Roman"/>
          <w:b/>
          <w:bCs/>
          <w:sz w:val="24"/>
          <w:szCs w:val="24"/>
        </w:rPr>
      </w:pPr>
    </w:p>
    <w:p w:rsidR="0076590B" w:rsidRDefault="0076590B" w:rsidP="0076590B">
      <w:pPr>
        <w:rPr>
          <w:rFonts w:ascii="Times New Roman" w:hAnsi="Times New Roman"/>
          <w:b/>
          <w:bCs/>
          <w:sz w:val="24"/>
          <w:szCs w:val="24"/>
        </w:rPr>
      </w:pPr>
    </w:p>
    <w:p w:rsidR="0076590B" w:rsidRDefault="001006B0" w:rsidP="001006B0">
      <w:pPr>
        <w:tabs>
          <w:tab w:val="left" w:pos="4020"/>
        </w:tabs>
        <w:rPr>
          <w:rFonts w:ascii="Times New Roman" w:hAnsi="Times New Roman"/>
          <w:b/>
          <w:bCs/>
          <w:sz w:val="24"/>
          <w:szCs w:val="24"/>
        </w:rPr>
      </w:pPr>
      <w:r>
        <w:rPr>
          <w:rFonts w:ascii="Times New Roman" w:hAnsi="Times New Roman"/>
          <w:b/>
          <w:bCs/>
          <w:sz w:val="24"/>
          <w:szCs w:val="24"/>
        </w:rPr>
        <w:tab/>
      </w:r>
    </w:p>
    <w:p w:rsidR="001006B0" w:rsidRDefault="001006B0" w:rsidP="001006B0">
      <w:pPr>
        <w:tabs>
          <w:tab w:val="left" w:pos="4020"/>
        </w:tabs>
        <w:rPr>
          <w:rFonts w:ascii="Times New Roman" w:hAnsi="Times New Roman"/>
          <w:b/>
          <w:bCs/>
          <w:sz w:val="24"/>
          <w:szCs w:val="24"/>
        </w:rPr>
      </w:pPr>
    </w:p>
    <w:p w:rsidR="001006B0" w:rsidRDefault="001006B0" w:rsidP="001006B0">
      <w:pPr>
        <w:tabs>
          <w:tab w:val="left" w:pos="4020"/>
        </w:tabs>
        <w:rPr>
          <w:rFonts w:ascii="Times New Roman" w:hAnsi="Times New Roman"/>
          <w:b/>
          <w:bCs/>
          <w:sz w:val="24"/>
          <w:szCs w:val="24"/>
        </w:rPr>
      </w:pPr>
    </w:p>
    <w:p w:rsidR="001006B0" w:rsidRDefault="001006B0" w:rsidP="001006B0">
      <w:pPr>
        <w:tabs>
          <w:tab w:val="left" w:pos="4020"/>
        </w:tabs>
        <w:rPr>
          <w:rFonts w:ascii="Times New Roman" w:hAnsi="Times New Roman"/>
          <w:b/>
          <w:bCs/>
          <w:sz w:val="24"/>
          <w:szCs w:val="24"/>
        </w:rPr>
      </w:pPr>
    </w:p>
    <w:p w:rsidR="0076590B" w:rsidRPr="005D2390" w:rsidRDefault="0076590B" w:rsidP="00F15496">
      <w:pPr>
        <w:pStyle w:val="CAPA"/>
        <w:outlineLvl w:val="9"/>
      </w:pPr>
      <w:bookmarkStart w:id="38" w:name="_Toc327142172"/>
      <w:bookmarkStart w:id="39" w:name="_Toc327142510"/>
      <w:bookmarkStart w:id="40" w:name="_Toc382397598"/>
      <w:bookmarkStart w:id="41" w:name="_Toc382398441"/>
      <w:bookmarkStart w:id="42" w:name="_Toc382398664"/>
      <w:r w:rsidRPr="005D2390">
        <w:t>MANAUS</w:t>
      </w:r>
      <w:bookmarkEnd w:id="38"/>
      <w:bookmarkEnd w:id="39"/>
      <w:bookmarkEnd w:id="40"/>
      <w:bookmarkEnd w:id="41"/>
      <w:bookmarkEnd w:id="42"/>
    </w:p>
    <w:p w:rsidR="007F3194" w:rsidRDefault="006E68F4" w:rsidP="006E68F4">
      <w:pPr>
        <w:pStyle w:val="MONCAP"/>
        <w:numPr>
          <w:ilvl w:val="0"/>
          <w:numId w:val="0"/>
        </w:numPr>
        <w:jc w:val="center"/>
        <w:rPr>
          <w:rFonts w:ascii="Times-Bold" w:eastAsia="Times New Roman" w:hAnsi="Times-Bold" w:cs="Times-Bold"/>
          <w:bCs/>
        </w:rPr>
      </w:pPr>
      <w:r>
        <w:rPr>
          <w:rFonts w:ascii="Times-Bold" w:eastAsia="Times New Roman" w:hAnsi="Times-Bold" w:cs="Times-Bold"/>
          <w:bCs/>
        </w:rPr>
        <w:t>201</w:t>
      </w:r>
      <w:r w:rsidR="00BE00D7">
        <w:rPr>
          <w:rFonts w:ascii="Times-Bold" w:eastAsia="Times New Roman" w:hAnsi="Times-Bold" w:cs="Times-Bold"/>
          <w:bCs/>
        </w:rPr>
        <w:t>5</w:t>
      </w:r>
    </w:p>
    <w:p w:rsidR="00505B8C" w:rsidRDefault="00505B8C" w:rsidP="006E68F4">
      <w:pPr>
        <w:pStyle w:val="MONCAP"/>
        <w:numPr>
          <w:ilvl w:val="0"/>
          <w:numId w:val="0"/>
        </w:numPr>
        <w:jc w:val="center"/>
        <w:rPr>
          <w:rFonts w:ascii="Times-Bold" w:eastAsia="Times New Roman" w:hAnsi="Times-Bold" w:cs="Times-Bold"/>
          <w:bCs/>
        </w:rPr>
      </w:pPr>
    </w:p>
    <w:p w:rsidR="00851B66" w:rsidRDefault="00851B66" w:rsidP="006E68F4">
      <w:pPr>
        <w:pStyle w:val="MONCAP"/>
        <w:numPr>
          <w:ilvl w:val="0"/>
          <w:numId w:val="0"/>
        </w:numPr>
        <w:jc w:val="center"/>
        <w:rPr>
          <w:rFonts w:ascii="Times-Bold" w:eastAsia="Times New Roman" w:hAnsi="Times-Bold" w:cs="Times-Bold"/>
          <w:bCs/>
        </w:rPr>
      </w:pPr>
    </w:p>
    <w:p w:rsidR="00851B66" w:rsidRDefault="00851B66" w:rsidP="006E68F4">
      <w:pPr>
        <w:pStyle w:val="MONCAP"/>
        <w:numPr>
          <w:ilvl w:val="0"/>
          <w:numId w:val="0"/>
        </w:numPr>
        <w:jc w:val="center"/>
        <w:rPr>
          <w:rFonts w:ascii="Times-Bold" w:eastAsia="Times New Roman" w:hAnsi="Times-Bold" w:cs="Times-Bold"/>
          <w:bCs/>
        </w:rPr>
      </w:pPr>
    </w:p>
    <w:p w:rsidR="00851B66" w:rsidRDefault="00851B66" w:rsidP="006E68F4">
      <w:pPr>
        <w:pStyle w:val="MONCAP"/>
        <w:numPr>
          <w:ilvl w:val="0"/>
          <w:numId w:val="0"/>
        </w:numPr>
        <w:jc w:val="center"/>
        <w:rPr>
          <w:rFonts w:ascii="Times-Bold" w:eastAsia="Times New Roman" w:hAnsi="Times-Bold" w:cs="Times-Bold"/>
          <w:bCs/>
        </w:rPr>
      </w:pPr>
    </w:p>
    <w:p w:rsidR="001006B0" w:rsidRDefault="001006B0" w:rsidP="006E68F4">
      <w:pPr>
        <w:pStyle w:val="MONCAP"/>
        <w:numPr>
          <w:ilvl w:val="0"/>
          <w:numId w:val="0"/>
        </w:numPr>
        <w:jc w:val="center"/>
        <w:rPr>
          <w:rFonts w:ascii="Times-Bold" w:eastAsia="Times New Roman" w:hAnsi="Times-Bold" w:cs="Times-Bold"/>
          <w:bCs/>
        </w:rPr>
      </w:pPr>
    </w:p>
    <w:p w:rsidR="001006B0" w:rsidRDefault="001006B0" w:rsidP="006E68F4">
      <w:pPr>
        <w:pStyle w:val="MONCAP"/>
        <w:numPr>
          <w:ilvl w:val="0"/>
          <w:numId w:val="0"/>
        </w:numPr>
        <w:jc w:val="center"/>
        <w:rPr>
          <w:rFonts w:ascii="Times-Bold" w:eastAsia="Times New Roman" w:hAnsi="Times-Bold" w:cs="Times-Bold"/>
          <w:bCs/>
        </w:rPr>
      </w:pPr>
    </w:p>
    <w:p w:rsidR="001006B0" w:rsidRDefault="001006B0" w:rsidP="006E68F4">
      <w:pPr>
        <w:pStyle w:val="MONCAP"/>
        <w:numPr>
          <w:ilvl w:val="0"/>
          <w:numId w:val="0"/>
        </w:numPr>
        <w:jc w:val="center"/>
        <w:rPr>
          <w:rFonts w:ascii="Times-Bold" w:eastAsia="Times New Roman" w:hAnsi="Times-Bold" w:cs="Times-Bold"/>
          <w:bCs/>
        </w:rPr>
      </w:pPr>
    </w:p>
    <w:p w:rsidR="001006B0" w:rsidRDefault="001006B0" w:rsidP="006E68F4">
      <w:pPr>
        <w:pStyle w:val="MONCAP"/>
        <w:numPr>
          <w:ilvl w:val="0"/>
          <w:numId w:val="0"/>
        </w:numPr>
        <w:jc w:val="center"/>
        <w:rPr>
          <w:rFonts w:ascii="Times-Bold" w:eastAsia="Times New Roman" w:hAnsi="Times-Bold" w:cs="Times-Bold"/>
          <w:bCs/>
        </w:rPr>
      </w:pPr>
    </w:p>
    <w:p w:rsidR="001006B0" w:rsidRDefault="001006B0" w:rsidP="006E68F4">
      <w:pPr>
        <w:pStyle w:val="MONCAP"/>
        <w:numPr>
          <w:ilvl w:val="0"/>
          <w:numId w:val="0"/>
        </w:numPr>
        <w:jc w:val="center"/>
        <w:rPr>
          <w:rFonts w:ascii="Times-Bold" w:eastAsia="Times New Roman" w:hAnsi="Times-Bold" w:cs="Times-Bold"/>
          <w:bCs/>
        </w:rPr>
      </w:pPr>
    </w:p>
    <w:p w:rsidR="001006B0" w:rsidRDefault="001006B0" w:rsidP="006E68F4">
      <w:pPr>
        <w:pStyle w:val="MONCAP"/>
        <w:numPr>
          <w:ilvl w:val="0"/>
          <w:numId w:val="0"/>
        </w:numPr>
        <w:jc w:val="center"/>
        <w:rPr>
          <w:rFonts w:ascii="Times-Bold" w:eastAsia="Times New Roman" w:hAnsi="Times-Bold" w:cs="Times-Bold"/>
          <w:bCs/>
        </w:rPr>
      </w:pPr>
    </w:p>
    <w:p w:rsidR="001006B0" w:rsidRDefault="001006B0" w:rsidP="006E68F4">
      <w:pPr>
        <w:pStyle w:val="MONCAP"/>
        <w:numPr>
          <w:ilvl w:val="0"/>
          <w:numId w:val="0"/>
        </w:numPr>
        <w:jc w:val="center"/>
        <w:rPr>
          <w:rFonts w:ascii="Times-Bold" w:eastAsia="Times New Roman" w:hAnsi="Times-Bold" w:cs="Times-Bold"/>
          <w:bCs/>
        </w:rPr>
      </w:pPr>
    </w:p>
    <w:p w:rsidR="001006B0" w:rsidRDefault="001006B0" w:rsidP="006E68F4">
      <w:pPr>
        <w:pStyle w:val="MONCAP"/>
        <w:numPr>
          <w:ilvl w:val="0"/>
          <w:numId w:val="0"/>
        </w:numPr>
        <w:jc w:val="center"/>
        <w:rPr>
          <w:rFonts w:ascii="Times-Bold" w:eastAsia="Times New Roman" w:hAnsi="Times-Bold" w:cs="Times-Bold"/>
          <w:bCs/>
        </w:rPr>
      </w:pPr>
    </w:p>
    <w:p w:rsidR="001006B0" w:rsidRDefault="001006B0" w:rsidP="006E68F4">
      <w:pPr>
        <w:pStyle w:val="MONCAP"/>
        <w:numPr>
          <w:ilvl w:val="0"/>
          <w:numId w:val="0"/>
        </w:numPr>
        <w:jc w:val="center"/>
        <w:rPr>
          <w:rFonts w:ascii="Times-Bold" w:eastAsia="Times New Roman" w:hAnsi="Times-Bold" w:cs="Times-Bold"/>
          <w:bCs/>
        </w:rPr>
      </w:pPr>
    </w:p>
    <w:p w:rsidR="001006B0" w:rsidRDefault="001006B0" w:rsidP="006E68F4">
      <w:pPr>
        <w:pStyle w:val="MONCAP"/>
        <w:numPr>
          <w:ilvl w:val="0"/>
          <w:numId w:val="0"/>
        </w:numPr>
        <w:jc w:val="center"/>
        <w:rPr>
          <w:rFonts w:ascii="Times-Bold" w:eastAsia="Times New Roman" w:hAnsi="Times-Bold" w:cs="Times-Bold"/>
          <w:bCs/>
        </w:rPr>
      </w:pPr>
    </w:p>
    <w:p w:rsidR="001006B0" w:rsidRDefault="001006B0" w:rsidP="006E68F4">
      <w:pPr>
        <w:pStyle w:val="MONCAP"/>
        <w:numPr>
          <w:ilvl w:val="0"/>
          <w:numId w:val="0"/>
        </w:numPr>
        <w:jc w:val="center"/>
        <w:rPr>
          <w:rFonts w:ascii="Times-Bold" w:eastAsia="Times New Roman" w:hAnsi="Times-Bold" w:cs="Times-Bold"/>
          <w:bCs/>
        </w:rPr>
      </w:pPr>
    </w:p>
    <w:p w:rsidR="001006B0" w:rsidRDefault="001006B0" w:rsidP="006E68F4">
      <w:pPr>
        <w:pStyle w:val="MONCAP"/>
        <w:numPr>
          <w:ilvl w:val="0"/>
          <w:numId w:val="0"/>
        </w:numPr>
        <w:jc w:val="center"/>
        <w:rPr>
          <w:rFonts w:ascii="Times-Bold" w:eastAsia="Times New Roman" w:hAnsi="Times-Bold" w:cs="Times-Bold"/>
          <w:bCs/>
        </w:rPr>
      </w:pPr>
    </w:p>
    <w:p w:rsidR="001006B0" w:rsidRDefault="001006B0" w:rsidP="006E68F4">
      <w:pPr>
        <w:pStyle w:val="MONCAP"/>
        <w:numPr>
          <w:ilvl w:val="0"/>
          <w:numId w:val="0"/>
        </w:numPr>
        <w:jc w:val="center"/>
        <w:rPr>
          <w:rFonts w:ascii="Times-Bold" w:eastAsia="Times New Roman" w:hAnsi="Times-Bold" w:cs="Times-Bold"/>
          <w:bCs/>
        </w:rPr>
      </w:pPr>
    </w:p>
    <w:p w:rsidR="001006B0" w:rsidRDefault="001006B0" w:rsidP="006E68F4">
      <w:pPr>
        <w:pStyle w:val="MONCAP"/>
        <w:numPr>
          <w:ilvl w:val="0"/>
          <w:numId w:val="0"/>
        </w:numPr>
        <w:jc w:val="center"/>
        <w:rPr>
          <w:rFonts w:ascii="Times-Bold" w:eastAsia="Times New Roman" w:hAnsi="Times-Bold" w:cs="Times-Bold"/>
          <w:bCs/>
        </w:rPr>
      </w:pPr>
    </w:p>
    <w:p w:rsidR="001006B0" w:rsidRDefault="001006B0" w:rsidP="006E68F4">
      <w:pPr>
        <w:pStyle w:val="MONCAP"/>
        <w:numPr>
          <w:ilvl w:val="0"/>
          <w:numId w:val="0"/>
        </w:numPr>
        <w:jc w:val="center"/>
        <w:rPr>
          <w:rFonts w:ascii="Times-Bold" w:eastAsia="Times New Roman" w:hAnsi="Times-Bold" w:cs="Times-Bold"/>
          <w:bCs/>
        </w:rPr>
      </w:pPr>
    </w:p>
    <w:p w:rsidR="001006B0" w:rsidRDefault="001006B0" w:rsidP="006E68F4">
      <w:pPr>
        <w:pStyle w:val="MONCAP"/>
        <w:numPr>
          <w:ilvl w:val="0"/>
          <w:numId w:val="0"/>
        </w:numPr>
        <w:jc w:val="center"/>
        <w:rPr>
          <w:rFonts w:ascii="Times-Bold" w:eastAsia="Times New Roman" w:hAnsi="Times-Bold" w:cs="Times-Bold"/>
          <w:bCs/>
        </w:rPr>
      </w:pPr>
    </w:p>
    <w:p w:rsidR="001006B0" w:rsidRDefault="001006B0" w:rsidP="006E68F4">
      <w:pPr>
        <w:pStyle w:val="MONCAP"/>
        <w:numPr>
          <w:ilvl w:val="0"/>
          <w:numId w:val="0"/>
        </w:numPr>
        <w:jc w:val="center"/>
        <w:rPr>
          <w:rFonts w:ascii="Times-Bold" w:eastAsia="Times New Roman" w:hAnsi="Times-Bold" w:cs="Times-Bold"/>
          <w:bCs/>
        </w:rPr>
      </w:pPr>
    </w:p>
    <w:p w:rsidR="001006B0" w:rsidRDefault="001006B0" w:rsidP="006E68F4">
      <w:pPr>
        <w:pStyle w:val="MONCAP"/>
        <w:numPr>
          <w:ilvl w:val="0"/>
          <w:numId w:val="0"/>
        </w:numPr>
        <w:jc w:val="center"/>
        <w:rPr>
          <w:rFonts w:ascii="Times-Bold" w:eastAsia="Times New Roman" w:hAnsi="Times-Bold" w:cs="Times-Bold"/>
          <w:bCs/>
        </w:rPr>
      </w:pPr>
    </w:p>
    <w:p w:rsidR="001006B0" w:rsidRDefault="001006B0" w:rsidP="006E68F4">
      <w:pPr>
        <w:pStyle w:val="MONCAP"/>
        <w:numPr>
          <w:ilvl w:val="0"/>
          <w:numId w:val="0"/>
        </w:numPr>
        <w:jc w:val="center"/>
        <w:rPr>
          <w:rFonts w:ascii="Times-Bold" w:eastAsia="Times New Roman" w:hAnsi="Times-Bold" w:cs="Times-Bold"/>
          <w:bCs/>
        </w:rPr>
      </w:pPr>
    </w:p>
    <w:p w:rsidR="001006B0" w:rsidRDefault="001006B0" w:rsidP="001006B0">
      <w:pPr>
        <w:tabs>
          <w:tab w:val="right" w:pos="330"/>
        </w:tabs>
        <w:autoSpaceDE w:val="0"/>
        <w:autoSpaceDN w:val="0"/>
        <w:adjustRightInd w:val="0"/>
        <w:spacing w:after="0" w:line="240" w:lineRule="auto"/>
        <w:jc w:val="both"/>
        <w:rPr>
          <w:rFonts w:ascii="Times New Roman" w:eastAsia="TimesNewRomanPSMT" w:hAnsi="Times New Roman"/>
          <w:sz w:val="24"/>
          <w:szCs w:val="24"/>
          <w:lang w:eastAsia="pt-BR"/>
        </w:rPr>
      </w:pPr>
    </w:p>
    <w:p w:rsidR="001006B0" w:rsidRDefault="001006B0" w:rsidP="001006B0">
      <w:pPr>
        <w:tabs>
          <w:tab w:val="right" w:pos="330"/>
        </w:tabs>
        <w:autoSpaceDE w:val="0"/>
        <w:autoSpaceDN w:val="0"/>
        <w:adjustRightInd w:val="0"/>
        <w:spacing w:after="0" w:line="240" w:lineRule="auto"/>
        <w:jc w:val="both"/>
        <w:rPr>
          <w:rFonts w:ascii="Times New Roman" w:eastAsia="TimesNewRomanPSMT" w:hAnsi="Times New Roman"/>
          <w:sz w:val="24"/>
          <w:szCs w:val="24"/>
          <w:lang w:eastAsia="pt-BR"/>
        </w:rPr>
      </w:pPr>
    </w:p>
    <w:p w:rsidR="001006B0" w:rsidRDefault="001006B0" w:rsidP="001006B0">
      <w:pPr>
        <w:tabs>
          <w:tab w:val="right" w:pos="330"/>
        </w:tabs>
        <w:autoSpaceDE w:val="0"/>
        <w:autoSpaceDN w:val="0"/>
        <w:adjustRightInd w:val="0"/>
        <w:spacing w:after="0" w:line="240" w:lineRule="auto"/>
        <w:jc w:val="both"/>
        <w:rPr>
          <w:rFonts w:ascii="Times New Roman" w:eastAsia="TimesNewRomanPSMT" w:hAnsi="Times New Roman"/>
          <w:sz w:val="24"/>
          <w:szCs w:val="24"/>
          <w:lang w:eastAsia="pt-BR"/>
        </w:rPr>
      </w:pPr>
    </w:p>
    <w:p w:rsidR="001006B0" w:rsidRPr="00EB6C13" w:rsidRDefault="004B5176" w:rsidP="001006B0">
      <w:pPr>
        <w:pStyle w:val="MONCAP"/>
        <w:numPr>
          <w:ilvl w:val="0"/>
          <w:numId w:val="0"/>
        </w:numPr>
        <w:rPr>
          <w:rFonts w:ascii="Times-Bold" w:eastAsia="Times New Roman" w:hAnsi="Times-Bold" w:cs="Times-Bold"/>
          <w:bCs/>
          <w:sz w:val="28"/>
          <w:szCs w:val="28"/>
        </w:rPr>
      </w:pPr>
      <w:r>
        <w:rPr>
          <w:rFonts w:ascii="Times-Bold" w:eastAsia="Times New Roman" w:hAnsi="Times-Bold" w:cs="Times-Bold"/>
          <w:bCs/>
          <w:noProof/>
          <w:sz w:val="28"/>
          <w:szCs w:val="28"/>
          <w:lang w:eastAsia="pt-BR"/>
        </w:rPr>
        <w:pict>
          <v:shapetype id="_x0000_t202" coordsize="21600,21600" o:spt="202" path="m,l,21600r21600,l21600,xe">
            <v:stroke joinstyle="miter"/>
            <v:path gradientshapeok="t" o:connecttype="rect"/>
          </v:shapetype>
          <v:shape id="Text Box 3" o:spid="_x0000_s1026" type="#_x0000_t202" style="position:absolute;left:0;text-align:left;margin-left:73.35pt;margin-top:7.65pt;width:345.25pt;height:168.7pt;z-index:251657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">
            <v:textbox>
              <w:txbxContent>
                <w:p w:rsidR="004B5176" w:rsidRPr="00D615DD" w:rsidRDefault="004B5176" w:rsidP="001006B0">
                  <w:pPr>
                    <w:tabs>
                      <w:tab w:val="right" w:pos="330"/>
                    </w:tabs>
                    <w:autoSpaceDE w:val="0"/>
                    <w:autoSpaceDN w:val="0"/>
                    <w:adjustRightInd w:val="0"/>
                    <w:spacing w:after="0" w:line="240" w:lineRule="auto"/>
                    <w:jc w:val="both"/>
                    <w:rPr>
                      <w:rFonts w:ascii="Times New Roman" w:hAnsi="Times New Roman"/>
                      <w:color w:val="FF0000"/>
                      <w:sz w:val="24"/>
                      <w:szCs w:val="24"/>
                    </w:rPr>
                  </w:pPr>
                  <w:r w:rsidRPr="00D615DD">
                    <w:rPr>
                      <w:rFonts w:ascii="Times New Roman" w:eastAsia="TimesNewRomanPSMT" w:hAnsi="Times New Roman"/>
                      <w:color w:val="FF0000"/>
                      <w:sz w:val="24"/>
                      <w:szCs w:val="24"/>
                      <w:lang w:eastAsia="pt-BR"/>
                    </w:rPr>
                    <w:t xml:space="preserve">Área da ficha catalográfica. PROCURE O SERVIÇO DA BIBLIOTECA </w:t>
                  </w:r>
                  <w:r>
                    <w:rPr>
                      <w:rFonts w:ascii="Times New Roman" w:eastAsia="TimesNewRomanPSMT" w:hAnsi="Times New Roman"/>
                      <w:color w:val="FF0000"/>
                      <w:sz w:val="24"/>
                      <w:szCs w:val="24"/>
                      <w:lang w:eastAsia="pt-BR"/>
                    </w:rPr>
                    <w:t xml:space="preserve">DA FUCAPI </w:t>
                  </w:r>
                  <w:r w:rsidRPr="00D615DD">
                    <w:rPr>
                      <w:rFonts w:ascii="Times New Roman" w:eastAsia="TimesNewRomanPSMT" w:hAnsi="Times New Roman"/>
                      <w:color w:val="FF0000"/>
                      <w:sz w:val="24"/>
                      <w:szCs w:val="24"/>
                      <w:lang w:eastAsia="pt-BR"/>
                    </w:rPr>
                    <w:t>PARA TAL</w:t>
                  </w:r>
                  <w:r>
                    <w:rPr>
                      <w:rFonts w:ascii="Times New Roman" w:eastAsia="TimesNewRomanPSMT" w:hAnsi="Times New Roman"/>
                      <w:color w:val="FF0000"/>
                      <w:sz w:val="24"/>
                      <w:szCs w:val="24"/>
                      <w:lang w:eastAsia="pt-BR"/>
                    </w:rPr>
                    <w:t xml:space="preserve"> PROCEDIMENTO</w:t>
                  </w:r>
                  <w:r w:rsidRPr="00D615DD">
                    <w:rPr>
                      <w:rFonts w:ascii="Times New Roman" w:eastAsia="TimesNewRomanPSMT" w:hAnsi="Times New Roman"/>
                      <w:color w:val="FF0000"/>
                      <w:sz w:val="24"/>
                      <w:szCs w:val="24"/>
                      <w:lang w:eastAsia="pt-BR"/>
                    </w:rPr>
                    <w:t>.</w:t>
                  </w:r>
                </w:p>
              </w:txbxContent>
            </v:textbox>
          </v:shape>
        </w:pict>
      </w:r>
    </w:p>
    <w:p w:rsidR="001006B0" w:rsidRDefault="001006B0" w:rsidP="001006B0">
      <w:pPr>
        <w:pStyle w:val="CAPA"/>
      </w:pPr>
      <w:r w:rsidRPr="00EB6C13">
        <w:rPr>
          <w:rFonts w:ascii="Times-Bold" w:eastAsia="Times New Roman" w:hAnsi="Times-Bold" w:cs="Times-Bold"/>
          <w:bCs w:val="0"/>
          <w:sz w:val="28"/>
          <w:szCs w:val="28"/>
        </w:rPr>
        <w:br w:type="page"/>
      </w:r>
      <w:bookmarkStart w:id="43" w:name="_Toc421743313"/>
      <w:bookmarkStart w:id="44" w:name="_Toc421743997"/>
      <w:r>
        <w:lastRenderedPageBreak/>
        <w:t>MARCOS ROBERTO GARCIA BAHIENSE JUNIOR</w:t>
      </w:r>
      <w:bookmarkEnd w:id="43"/>
      <w:bookmarkEnd w:id="44"/>
    </w:p>
    <w:p w:rsidR="001006B0" w:rsidRDefault="001006B0" w:rsidP="001006B0">
      <w:pPr>
        <w:pStyle w:val="CAPA"/>
      </w:pPr>
    </w:p>
    <w:p w:rsidR="001006B0" w:rsidRDefault="001006B0" w:rsidP="001006B0">
      <w:pPr>
        <w:pStyle w:val="CAPA"/>
      </w:pPr>
    </w:p>
    <w:p w:rsidR="001006B0" w:rsidRDefault="001006B0" w:rsidP="001006B0">
      <w:pPr>
        <w:pStyle w:val="CAPA"/>
      </w:pPr>
    </w:p>
    <w:p w:rsidR="006A76E9" w:rsidRDefault="006A76E9" w:rsidP="006A76E9">
      <w:pPr>
        <w:jc w:val="center"/>
        <w:rPr>
          <w:rFonts w:ascii="Times New Roman" w:hAnsi="Times New Roman"/>
          <w:b/>
          <w:sz w:val="24"/>
          <w:szCs w:val="24"/>
        </w:rPr>
      </w:pPr>
    </w:p>
    <w:p w:rsidR="006A76E9" w:rsidRDefault="006A76E9" w:rsidP="006A76E9">
      <w:pPr>
        <w:pStyle w:val="CAPA"/>
      </w:pPr>
      <w:bookmarkStart w:id="45" w:name="_Toc421743314"/>
      <w:bookmarkStart w:id="46" w:name="_Toc421743998"/>
      <w:r w:rsidRPr="00BE00D7">
        <w:t>CALL CENTER AUTOMATIZADO: INTEGRANDO UM PABX BASEADO EM ASTERIX COM O GSAN</w:t>
      </w:r>
      <w:bookmarkEnd w:id="45"/>
      <w:bookmarkEnd w:id="46"/>
    </w:p>
    <w:p w:rsidR="001006B0" w:rsidRDefault="001006B0" w:rsidP="001006B0">
      <w:pPr>
        <w:rPr>
          <w:rFonts w:ascii="Times New Roman" w:hAnsi="Times New Roman"/>
          <w:bCs/>
          <w:sz w:val="24"/>
          <w:szCs w:val="24"/>
        </w:rPr>
      </w:pPr>
    </w:p>
    <w:p w:rsidR="001006B0" w:rsidRDefault="001006B0" w:rsidP="001006B0">
      <w:pPr>
        <w:rPr>
          <w:rFonts w:ascii="Times New Roman" w:hAnsi="Times New Roman"/>
          <w:bCs/>
          <w:sz w:val="24"/>
          <w:szCs w:val="24"/>
        </w:rPr>
      </w:pPr>
    </w:p>
    <w:p w:rsidR="001006B0" w:rsidRDefault="001006B0" w:rsidP="001006B0">
      <w:pPr>
        <w:autoSpaceDE w:val="0"/>
        <w:autoSpaceDN w:val="0"/>
        <w:adjustRightInd w:val="0"/>
        <w:spacing w:after="0" w:line="240" w:lineRule="auto"/>
        <w:jc w:val="both"/>
        <w:rPr>
          <w:rFonts w:ascii="Times New Roman" w:hAnsi="Times New Roman"/>
          <w:sz w:val="24"/>
          <w:szCs w:val="24"/>
          <w:lang w:eastAsia="pt-BR"/>
        </w:rPr>
      </w:pPr>
      <w:r>
        <w:rPr>
          <w:rFonts w:ascii="Times New Roman" w:hAnsi="Times New Roman"/>
          <w:sz w:val="24"/>
          <w:szCs w:val="24"/>
          <w:lang w:eastAsia="pt-BR"/>
        </w:rPr>
        <w:t xml:space="preserve">Monografia apresentada ao curso de graduação em </w:t>
      </w:r>
      <w:r>
        <w:rPr>
          <w:rFonts w:ascii="Times New Roman" w:hAnsi="Times New Roman"/>
          <w:sz w:val="24"/>
          <w:szCs w:val="24"/>
        </w:rPr>
        <w:t xml:space="preserve">Sistemas de Informação </w:t>
      </w:r>
      <w:r>
        <w:rPr>
          <w:rFonts w:ascii="Times New Roman" w:hAnsi="Times New Roman"/>
          <w:sz w:val="24"/>
          <w:szCs w:val="24"/>
          <w:lang w:eastAsia="pt-BR"/>
        </w:rPr>
        <w:t xml:space="preserve">do Instituto de Ensino Superior FUCAPI – CESF como requisito parcial para obtenção do Título de Bacharel em </w:t>
      </w:r>
      <w:r>
        <w:rPr>
          <w:rFonts w:ascii="Times New Roman" w:hAnsi="Times New Roman"/>
          <w:sz w:val="24"/>
          <w:szCs w:val="24"/>
        </w:rPr>
        <w:t xml:space="preserve">Sistemas de Informação </w:t>
      </w:r>
      <w:r>
        <w:rPr>
          <w:rFonts w:ascii="Times New Roman" w:hAnsi="Times New Roman"/>
          <w:sz w:val="24"/>
          <w:szCs w:val="24"/>
          <w:lang w:eastAsia="pt-BR"/>
        </w:rPr>
        <w:t xml:space="preserve">Área de Concentração: </w:t>
      </w:r>
      <w:r>
        <w:rPr>
          <w:rFonts w:ascii="Times New Roman" w:hAnsi="Times New Roman"/>
          <w:sz w:val="24"/>
          <w:szCs w:val="24"/>
        </w:rPr>
        <w:t>Desenvolvimento e Análise de software</w:t>
      </w:r>
      <w:r>
        <w:rPr>
          <w:rFonts w:ascii="Times New Roman" w:hAnsi="Times New Roman"/>
          <w:sz w:val="24"/>
          <w:szCs w:val="24"/>
          <w:lang w:eastAsia="pt-BR"/>
        </w:rPr>
        <w:t>.</w:t>
      </w:r>
    </w:p>
    <w:p w:rsidR="001006B0" w:rsidRDefault="001006B0" w:rsidP="001006B0">
      <w:pPr>
        <w:autoSpaceDE w:val="0"/>
        <w:autoSpaceDN w:val="0"/>
        <w:adjustRightInd w:val="0"/>
        <w:spacing w:after="0" w:line="240" w:lineRule="auto"/>
        <w:jc w:val="both"/>
        <w:rPr>
          <w:rFonts w:ascii="Times New Roman" w:hAnsi="Times New Roman"/>
          <w:sz w:val="24"/>
          <w:szCs w:val="24"/>
          <w:lang w:eastAsia="pt-BR"/>
        </w:rPr>
      </w:pPr>
    </w:p>
    <w:p w:rsidR="001006B0" w:rsidRDefault="001006B0" w:rsidP="001006B0">
      <w:pPr>
        <w:autoSpaceDE w:val="0"/>
        <w:autoSpaceDN w:val="0"/>
        <w:adjustRightInd w:val="0"/>
        <w:spacing w:after="0" w:line="240" w:lineRule="auto"/>
        <w:rPr>
          <w:rFonts w:ascii="Times New Roman" w:hAnsi="Times New Roman"/>
          <w:sz w:val="24"/>
          <w:szCs w:val="24"/>
          <w:lang w:eastAsia="pt-BR"/>
        </w:rPr>
      </w:pPr>
      <w:r>
        <w:rPr>
          <w:rFonts w:ascii="Times New Roman" w:hAnsi="Times New Roman"/>
          <w:sz w:val="24"/>
          <w:szCs w:val="24"/>
          <w:lang w:eastAsia="pt-BR"/>
        </w:rPr>
        <w:t>Aprovada em xx/xx/xxxx, por:</w:t>
      </w:r>
    </w:p>
    <w:p w:rsidR="001006B0" w:rsidRDefault="001006B0" w:rsidP="001006B0">
      <w:pPr>
        <w:autoSpaceDE w:val="0"/>
        <w:autoSpaceDN w:val="0"/>
        <w:adjustRightInd w:val="0"/>
        <w:spacing w:after="0" w:line="240" w:lineRule="auto"/>
        <w:rPr>
          <w:rFonts w:ascii="Times New Roman" w:hAnsi="Times New Roman"/>
          <w:sz w:val="24"/>
          <w:szCs w:val="24"/>
          <w:lang w:eastAsia="pt-BR"/>
        </w:rPr>
      </w:pPr>
    </w:p>
    <w:p w:rsidR="001006B0" w:rsidRDefault="001006B0" w:rsidP="001006B0">
      <w:pPr>
        <w:autoSpaceDE w:val="0"/>
        <w:autoSpaceDN w:val="0"/>
        <w:adjustRightInd w:val="0"/>
        <w:spacing w:after="0" w:line="240" w:lineRule="auto"/>
        <w:rPr>
          <w:rFonts w:ascii="Times New Roman" w:hAnsi="Times New Roman"/>
          <w:sz w:val="24"/>
          <w:szCs w:val="24"/>
          <w:lang w:eastAsia="pt-BR"/>
        </w:rPr>
      </w:pPr>
    </w:p>
    <w:p w:rsidR="001006B0" w:rsidRDefault="001006B0" w:rsidP="001006B0">
      <w:pPr>
        <w:autoSpaceDE w:val="0"/>
        <w:autoSpaceDN w:val="0"/>
        <w:adjustRightInd w:val="0"/>
        <w:spacing w:after="0" w:line="240" w:lineRule="auto"/>
        <w:rPr>
          <w:rFonts w:ascii="Times New Roman" w:hAnsi="Times New Roman"/>
          <w:sz w:val="24"/>
          <w:szCs w:val="24"/>
          <w:lang w:eastAsia="pt-BR"/>
        </w:rPr>
      </w:pPr>
    </w:p>
    <w:p w:rsidR="001006B0" w:rsidRDefault="001006B0" w:rsidP="001006B0">
      <w:pPr>
        <w:autoSpaceDE w:val="0"/>
        <w:autoSpaceDN w:val="0"/>
        <w:adjustRightInd w:val="0"/>
        <w:spacing w:after="0" w:line="240" w:lineRule="auto"/>
        <w:jc w:val="center"/>
        <w:rPr>
          <w:rFonts w:ascii="Times New Roman" w:hAnsi="Times New Roman"/>
          <w:sz w:val="24"/>
          <w:szCs w:val="24"/>
          <w:lang w:eastAsia="pt-BR"/>
        </w:rPr>
      </w:pPr>
      <w:r>
        <w:rPr>
          <w:rFonts w:ascii="Times New Roman" w:hAnsi="Times New Roman"/>
          <w:sz w:val="24"/>
          <w:szCs w:val="24"/>
          <w:lang w:eastAsia="pt-BR"/>
        </w:rPr>
        <w:t>____________________________________________</w:t>
      </w:r>
    </w:p>
    <w:p w:rsidR="006A76E9" w:rsidRDefault="006A76E9" w:rsidP="001006B0">
      <w:pPr>
        <w:autoSpaceDE w:val="0"/>
        <w:autoSpaceDN w:val="0"/>
        <w:adjustRightInd w:val="0"/>
        <w:spacing w:after="0" w:line="240" w:lineRule="auto"/>
        <w:jc w:val="center"/>
        <w:rPr>
          <w:rFonts w:ascii="Times New Roman" w:hAnsi="Times New Roman"/>
          <w:sz w:val="24"/>
          <w:szCs w:val="24"/>
          <w:lang w:eastAsia="pt-BR"/>
        </w:rPr>
      </w:pPr>
      <w:r>
        <w:rPr>
          <w:rFonts w:ascii="Times New Roman" w:hAnsi="Times New Roman"/>
          <w:sz w:val="24"/>
          <w:szCs w:val="24"/>
        </w:rPr>
        <w:t>Carlos Mar</w:t>
      </w:r>
      <w:r w:rsidRPr="00963753">
        <w:rPr>
          <w:rFonts w:ascii="Times New Roman" w:hAnsi="Times New Roman"/>
          <w:sz w:val="24"/>
          <w:szCs w:val="24"/>
        </w:rPr>
        <w:t>, M.Sc</w:t>
      </w:r>
      <w:r>
        <w:rPr>
          <w:rFonts w:ascii="Times New Roman" w:hAnsi="Times New Roman"/>
          <w:sz w:val="24"/>
          <w:szCs w:val="24"/>
          <w:lang w:eastAsia="pt-BR"/>
        </w:rPr>
        <w:t xml:space="preserve"> </w:t>
      </w:r>
    </w:p>
    <w:p w:rsidR="001006B0" w:rsidRDefault="001006B0" w:rsidP="001006B0">
      <w:pPr>
        <w:autoSpaceDE w:val="0"/>
        <w:autoSpaceDN w:val="0"/>
        <w:adjustRightInd w:val="0"/>
        <w:spacing w:after="0" w:line="240" w:lineRule="auto"/>
        <w:jc w:val="center"/>
        <w:rPr>
          <w:rFonts w:ascii="Times New Roman" w:hAnsi="Times New Roman"/>
          <w:sz w:val="24"/>
          <w:szCs w:val="24"/>
          <w:lang w:eastAsia="pt-BR"/>
        </w:rPr>
      </w:pPr>
      <w:r>
        <w:rPr>
          <w:rFonts w:ascii="Times New Roman" w:hAnsi="Times New Roman"/>
          <w:sz w:val="24"/>
          <w:szCs w:val="24"/>
          <w:lang w:eastAsia="pt-BR"/>
        </w:rPr>
        <w:t>Orientador(a)</w:t>
      </w:r>
    </w:p>
    <w:p w:rsidR="001006B0" w:rsidRDefault="001006B0" w:rsidP="001006B0">
      <w:pPr>
        <w:autoSpaceDE w:val="0"/>
        <w:autoSpaceDN w:val="0"/>
        <w:adjustRightInd w:val="0"/>
        <w:spacing w:after="0" w:line="240" w:lineRule="auto"/>
        <w:jc w:val="center"/>
        <w:rPr>
          <w:rFonts w:ascii="Times New Roman" w:hAnsi="Times New Roman"/>
          <w:sz w:val="24"/>
          <w:szCs w:val="24"/>
          <w:lang w:eastAsia="pt-BR"/>
        </w:rPr>
      </w:pPr>
    </w:p>
    <w:p w:rsidR="001006B0" w:rsidRDefault="001006B0" w:rsidP="001006B0">
      <w:pPr>
        <w:autoSpaceDE w:val="0"/>
        <w:autoSpaceDN w:val="0"/>
        <w:adjustRightInd w:val="0"/>
        <w:spacing w:after="0" w:line="240" w:lineRule="auto"/>
        <w:jc w:val="center"/>
        <w:rPr>
          <w:rFonts w:ascii="Times New Roman" w:hAnsi="Times New Roman"/>
          <w:sz w:val="24"/>
          <w:szCs w:val="24"/>
          <w:lang w:eastAsia="pt-BR"/>
        </w:rPr>
      </w:pPr>
      <w:r>
        <w:rPr>
          <w:rFonts w:ascii="Times New Roman" w:hAnsi="Times New Roman"/>
          <w:sz w:val="24"/>
          <w:szCs w:val="24"/>
          <w:lang w:eastAsia="pt-BR"/>
        </w:rPr>
        <w:t>____________________________________________</w:t>
      </w:r>
    </w:p>
    <w:p w:rsidR="001006B0" w:rsidRDefault="001006B0" w:rsidP="001006B0">
      <w:pPr>
        <w:autoSpaceDE w:val="0"/>
        <w:autoSpaceDN w:val="0"/>
        <w:adjustRightInd w:val="0"/>
        <w:spacing w:after="0" w:line="240" w:lineRule="auto"/>
        <w:jc w:val="center"/>
        <w:rPr>
          <w:rFonts w:ascii="Times New Roman" w:hAnsi="Times New Roman"/>
          <w:sz w:val="24"/>
          <w:szCs w:val="24"/>
          <w:lang w:eastAsia="pt-BR"/>
        </w:rPr>
      </w:pPr>
      <w:r>
        <w:rPr>
          <w:rFonts w:ascii="Times New Roman" w:hAnsi="Times New Roman"/>
          <w:sz w:val="24"/>
          <w:szCs w:val="24"/>
          <w:lang w:eastAsia="pt-BR"/>
        </w:rPr>
        <w:t>Profª. Xxxxxxxx xx Xxxxxx Xxxxxxx, MSc.</w:t>
      </w:r>
    </w:p>
    <w:p w:rsidR="001006B0" w:rsidRDefault="001006B0" w:rsidP="001006B0">
      <w:pPr>
        <w:autoSpaceDE w:val="0"/>
        <w:autoSpaceDN w:val="0"/>
        <w:adjustRightInd w:val="0"/>
        <w:spacing w:after="0" w:line="240" w:lineRule="auto"/>
        <w:jc w:val="center"/>
        <w:rPr>
          <w:rFonts w:ascii="Times New Roman" w:hAnsi="Times New Roman"/>
          <w:sz w:val="24"/>
          <w:szCs w:val="24"/>
          <w:lang w:eastAsia="pt-BR"/>
        </w:rPr>
      </w:pPr>
      <w:r>
        <w:rPr>
          <w:rFonts w:ascii="Times New Roman" w:hAnsi="Times New Roman"/>
          <w:sz w:val="24"/>
          <w:szCs w:val="24"/>
          <w:lang w:eastAsia="pt-BR"/>
        </w:rPr>
        <w:t>Examinador(a)</w:t>
      </w:r>
    </w:p>
    <w:p w:rsidR="001006B0" w:rsidRDefault="001006B0" w:rsidP="001006B0">
      <w:pPr>
        <w:autoSpaceDE w:val="0"/>
        <w:autoSpaceDN w:val="0"/>
        <w:adjustRightInd w:val="0"/>
        <w:spacing w:after="0" w:line="240" w:lineRule="auto"/>
        <w:jc w:val="center"/>
        <w:rPr>
          <w:rFonts w:ascii="Times New Roman" w:hAnsi="Times New Roman"/>
          <w:sz w:val="24"/>
          <w:szCs w:val="24"/>
          <w:lang w:eastAsia="pt-BR"/>
        </w:rPr>
      </w:pPr>
    </w:p>
    <w:p w:rsidR="001006B0" w:rsidRDefault="001006B0" w:rsidP="001006B0">
      <w:pPr>
        <w:autoSpaceDE w:val="0"/>
        <w:autoSpaceDN w:val="0"/>
        <w:adjustRightInd w:val="0"/>
        <w:spacing w:after="0" w:line="240" w:lineRule="auto"/>
        <w:jc w:val="center"/>
        <w:rPr>
          <w:rFonts w:ascii="Times New Roman" w:hAnsi="Times New Roman"/>
          <w:sz w:val="24"/>
          <w:szCs w:val="24"/>
          <w:lang w:eastAsia="pt-BR"/>
        </w:rPr>
      </w:pPr>
      <w:r>
        <w:rPr>
          <w:rFonts w:ascii="Times New Roman" w:hAnsi="Times New Roman"/>
          <w:sz w:val="24"/>
          <w:szCs w:val="24"/>
          <w:lang w:eastAsia="pt-BR"/>
        </w:rPr>
        <w:t>____________________________________________</w:t>
      </w:r>
    </w:p>
    <w:p w:rsidR="001006B0" w:rsidRDefault="001006B0" w:rsidP="001006B0">
      <w:pPr>
        <w:autoSpaceDE w:val="0"/>
        <w:autoSpaceDN w:val="0"/>
        <w:adjustRightInd w:val="0"/>
        <w:spacing w:after="0" w:line="240" w:lineRule="auto"/>
        <w:jc w:val="center"/>
        <w:rPr>
          <w:rFonts w:ascii="Times New Roman" w:hAnsi="Times New Roman"/>
          <w:sz w:val="24"/>
          <w:szCs w:val="24"/>
          <w:lang w:eastAsia="pt-BR"/>
        </w:rPr>
      </w:pPr>
      <w:r>
        <w:rPr>
          <w:rFonts w:ascii="Times New Roman" w:hAnsi="Times New Roman"/>
          <w:sz w:val="24"/>
          <w:szCs w:val="24"/>
          <w:lang w:eastAsia="pt-BR"/>
        </w:rPr>
        <w:t>Prof. Xxxxxxx Xxxxxxxx Xxxxxxxxx, MSc.</w:t>
      </w:r>
    </w:p>
    <w:p w:rsidR="001006B0" w:rsidRDefault="001006B0" w:rsidP="001006B0">
      <w:pPr>
        <w:jc w:val="center"/>
        <w:rPr>
          <w:rFonts w:ascii="Times New Roman" w:hAnsi="Times New Roman"/>
          <w:sz w:val="24"/>
          <w:szCs w:val="24"/>
          <w:lang w:eastAsia="pt-BR"/>
        </w:rPr>
      </w:pPr>
      <w:r>
        <w:rPr>
          <w:rFonts w:ascii="Times New Roman" w:hAnsi="Times New Roman"/>
          <w:sz w:val="24"/>
          <w:szCs w:val="24"/>
          <w:lang w:eastAsia="pt-BR"/>
        </w:rPr>
        <w:t>Examinador(a)</w:t>
      </w:r>
    </w:p>
    <w:p w:rsidR="001006B0" w:rsidRDefault="001006B0" w:rsidP="001006B0">
      <w:pPr>
        <w:rPr>
          <w:rFonts w:ascii="Times New Roman" w:hAnsi="Times New Roman"/>
          <w:sz w:val="24"/>
          <w:szCs w:val="24"/>
          <w:lang w:eastAsia="pt-BR"/>
        </w:rPr>
      </w:pPr>
    </w:p>
    <w:p w:rsidR="001006B0" w:rsidRDefault="001006B0" w:rsidP="001006B0">
      <w:pPr>
        <w:rPr>
          <w:rFonts w:ascii="Times New Roman" w:hAnsi="Times New Roman"/>
          <w:bCs/>
          <w:sz w:val="24"/>
          <w:szCs w:val="24"/>
        </w:rPr>
      </w:pPr>
    </w:p>
    <w:p w:rsidR="001006B0" w:rsidRDefault="001006B0" w:rsidP="001006B0">
      <w:pPr>
        <w:rPr>
          <w:rFonts w:ascii="Times New Roman" w:hAnsi="Times New Roman"/>
          <w:bCs/>
          <w:sz w:val="24"/>
          <w:szCs w:val="24"/>
        </w:rPr>
      </w:pPr>
    </w:p>
    <w:p w:rsidR="001006B0" w:rsidRDefault="001006B0" w:rsidP="001006B0">
      <w:pPr>
        <w:rPr>
          <w:rFonts w:ascii="Times New Roman" w:hAnsi="Times New Roman"/>
          <w:bCs/>
          <w:sz w:val="24"/>
          <w:szCs w:val="24"/>
        </w:rPr>
      </w:pPr>
    </w:p>
    <w:p w:rsidR="001006B0" w:rsidRDefault="001006B0" w:rsidP="001006B0">
      <w:pPr>
        <w:rPr>
          <w:rFonts w:ascii="Times New Roman" w:hAnsi="Times New Roman"/>
          <w:bCs/>
          <w:sz w:val="24"/>
          <w:szCs w:val="24"/>
        </w:rPr>
      </w:pPr>
    </w:p>
    <w:p w:rsidR="001006B0" w:rsidRDefault="001006B0" w:rsidP="001006B0">
      <w:pPr>
        <w:rPr>
          <w:rFonts w:ascii="Times New Roman" w:hAnsi="Times New Roman"/>
          <w:bCs/>
          <w:sz w:val="24"/>
          <w:szCs w:val="24"/>
        </w:rPr>
      </w:pPr>
    </w:p>
    <w:p w:rsidR="00EE1F7E" w:rsidRDefault="00EE1F7E" w:rsidP="001006B0">
      <w:pPr>
        <w:rPr>
          <w:rFonts w:ascii="Times New Roman" w:hAnsi="Times New Roman"/>
          <w:bCs/>
          <w:sz w:val="24"/>
          <w:szCs w:val="24"/>
        </w:rPr>
      </w:pPr>
    </w:p>
    <w:p w:rsidR="00EE1F7E" w:rsidRDefault="00EE1F7E" w:rsidP="001006B0">
      <w:pPr>
        <w:rPr>
          <w:rFonts w:ascii="Times New Roman" w:hAnsi="Times New Roman"/>
          <w:bCs/>
          <w:sz w:val="24"/>
          <w:szCs w:val="24"/>
        </w:rPr>
      </w:pPr>
    </w:p>
    <w:p w:rsidR="001006B0" w:rsidRDefault="001006B0" w:rsidP="001006B0">
      <w:pPr>
        <w:rPr>
          <w:rFonts w:ascii="Times New Roman" w:hAnsi="Times New Roman"/>
          <w:bCs/>
          <w:sz w:val="24"/>
          <w:szCs w:val="24"/>
        </w:rPr>
      </w:pPr>
    </w:p>
    <w:p w:rsidR="001006B0" w:rsidRDefault="001006B0" w:rsidP="001006B0">
      <w:pPr>
        <w:pStyle w:val="CAPA"/>
      </w:pPr>
      <w:bookmarkStart w:id="47" w:name="_Toc327142175"/>
      <w:bookmarkStart w:id="48" w:name="_Toc327142513"/>
      <w:bookmarkStart w:id="49" w:name="_Toc421743315"/>
      <w:bookmarkStart w:id="50" w:name="_Toc421743999"/>
      <w:r>
        <w:t>MANAUS</w:t>
      </w:r>
      <w:bookmarkEnd w:id="47"/>
      <w:bookmarkEnd w:id="48"/>
      <w:bookmarkEnd w:id="49"/>
      <w:bookmarkEnd w:id="50"/>
    </w:p>
    <w:p w:rsidR="001006B0" w:rsidRPr="00D615DD" w:rsidRDefault="006A76E9" w:rsidP="001006B0">
      <w:pPr>
        <w:pStyle w:val="MONCAP"/>
        <w:numPr>
          <w:ilvl w:val="0"/>
          <w:numId w:val="0"/>
        </w:numPr>
        <w:jc w:val="center"/>
        <w:rPr>
          <w:rFonts w:ascii="Times-Bold" w:eastAsia="Times New Roman" w:hAnsi="Times-Bold" w:cs="Times-Bold"/>
          <w:bCs/>
        </w:rPr>
      </w:pPr>
      <w:r>
        <w:rPr>
          <w:rFonts w:ascii="Times-Bold" w:eastAsia="Times New Roman" w:hAnsi="Times-Bold" w:cs="Times-Bold"/>
          <w:bCs/>
        </w:rPr>
        <w:t>2015</w:t>
      </w:r>
    </w:p>
    <w:p w:rsidR="006A76E9" w:rsidRPr="00EB6C13" w:rsidRDefault="006A76E9" w:rsidP="00962A6D">
      <w:pPr>
        <w:pStyle w:val="MONCAP"/>
        <w:numPr>
          <w:ilvl w:val="0"/>
          <w:numId w:val="0"/>
        </w:numPr>
        <w:ind w:left="708" w:hanging="708"/>
        <w:jc w:val="center"/>
        <w:rPr>
          <w:rFonts w:ascii="Times-Bold" w:eastAsia="Times New Roman" w:hAnsi="Times-Bold" w:cs="Times-Bold"/>
          <w:bCs/>
          <w:sz w:val="28"/>
          <w:szCs w:val="28"/>
        </w:rPr>
      </w:pPr>
      <w:r w:rsidRPr="007B6B27">
        <w:rPr>
          <w:rFonts w:ascii="Times-Bold" w:eastAsia="Times New Roman" w:hAnsi="Times-Bold" w:cs="Times-Bold"/>
          <w:bCs/>
          <w:sz w:val="28"/>
          <w:szCs w:val="28"/>
        </w:rPr>
        <w:lastRenderedPageBreak/>
        <w:t>DEDICATÓRIA</w:t>
      </w:r>
    </w:p>
    <w:p w:rsidR="006A76E9" w:rsidDel="00586623" w:rsidRDefault="006A76E9" w:rsidP="006A76E9">
      <w:pPr>
        <w:pStyle w:val="MONCAP"/>
        <w:numPr>
          <w:ilvl w:val="0"/>
          <w:numId w:val="0"/>
        </w:numPr>
        <w:jc w:val="center"/>
        <w:rPr>
          <w:del w:id="51" w:author="Marcos Junior" w:date="2015-06-17T18:28:00Z"/>
          <w:rFonts w:ascii="Times-Bold" w:eastAsia="Times New Roman" w:hAnsi="Times-Bold" w:cs="Times-Bold"/>
          <w:bCs/>
          <w:sz w:val="28"/>
          <w:szCs w:val="28"/>
        </w:rPr>
      </w:pPr>
    </w:p>
    <w:p w:rsidR="00856EE1" w:rsidDel="00586623" w:rsidRDefault="00856EE1" w:rsidP="006A76E9">
      <w:pPr>
        <w:pStyle w:val="MONCAP"/>
        <w:numPr>
          <w:ilvl w:val="0"/>
          <w:numId w:val="0"/>
        </w:numPr>
        <w:jc w:val="center"/>
        <w:rPr>
          <w:del w:id="52" w:author="Marcos Junior" w:date="2015-06-17T18:28:00Z"/>
          <w:rFonts w:ascii="Times-Bold" w:eastAsia="Times New Roman" w:hAnsi="Times-Bold" w:cs="Times-Bold"/>
          <w:bCs/>
          <w:sz w:val="28"/>
          <w:szCs w:val="28"/>
        </w:rPr>
      </w:pPr>
    </w:p>
    <w:p w:rsidR="00856EE1" w:rsidDel="00586623" w:rsidRDefault="00856EE1" w:rsidP="006A76E9">
      <w:pPr>
        <w:pStyle w:val="MONCAP"/>
        <w:numPr>
          <w:ilvl w:val="0"/>
          <w:numId w:val="0"/>
        </w:numPr>
        <w:jc w:val="center"/>
        <w:rPr>
          <w:del w:id="53" w:author="Marcos Junior" w:date="2015-06-17T18:28:00Z"/>
          <w:rFonts w:ascii="Times-Bold" w:eastAsia="Times New Roman" w:hAnsi="Times-Bold" w:cs="Times-Bold"/>
          <w:bCs/>
          <w:sz w:val="28"/>
          <w:szCs w:val="28"/>
        </w:rPr>
      </w:pPr>
    </w:p>
    <w:p w:rsidR="00856EE1" w:rsidDel="00586623" w:rsidRDefault="00856EE1" w:rsidP="006A76E9">
      <w:pPr>
        <w:pStyle w:val="MONCAP"/>
        <w:numPr>
          <w:ilvl w:val="0"/>
          <w:numId w:val="0"/>
        </w:numPr>
        <w:jc w:val="center"/>
        <w:rPr>
          <w:del w:id="54" w:author="Marcos Junior" w:date="2015-06-17T18:28:00Z"/>
          <w:rFonts w:ascii="Times-Bold" w:eastAsia="Times New Roman" w:hAnsi="Times-Bold" w:cs="Times-Bold"/>
          <w:bCs/>
          <w:sz w:val="28"/>
          <w:szCs w:val="28"/>
        </w:rPr>
      </w:pPr>
    </w:p>
    <w:p w:rsidR="00856EE1" w:rsidDel="00586623" w:rsidRDefault="00856EE1" w:rsidP="006A76E9">
      <w:pPr>
        <w:pStyle w:val="MONCAP"/>
        <w:numPr>
          <w:ilvl w:val="0"/>
          <w:numId w:val="0"/>
        </w:numPr>
        <w:jc w:val="center"/>
        <w:rPr>
          <w:del w:id="55" w:author="Marcos Junior" w:date="2015-06-17T18:28:00Z"/>
          <w:rFonts w:ascii="Times-Bold" w:eastAsia="Times New Roman" w:hAnsi="Times-Bold" w:cs="Times-Bold"/>
          <w:bCs/>
          <w:sz w:val="28"/>
          <w:szCs w:val="28"/>
        </w:rPr>
      </w:pPr>
    </w:p>
    <w:p w:rsidR="00856EE1" w:rsidDel="00586623" w:rsidRDefault="00856EE1" w:rsidP="006A76E9">
      <w:pPr>
        <w:pStyle w:val="MONCAP"/>
        <w:numPr>
          <w:ilvl w:val="0"/>
          <w:numId w:val="0"/>
        </w:numPr>
        <w:jc w:val="center"/>
        <w:rPr>
          <w:del w:id="56" w:author="Marcos Junior" w:date="2015-06-17T18:28:00Z"/>
          <w:rFonts w:ascii="Times-Bold" w:eastAsia="Times New Roman" w:hAnsi="Times-Bold" w:cs="Times-Bold"/>
          <w:bCs/>
          <w:sz w:val="28"/>
          <w:szCs w:val="28"/>
        </w:rPr>
      </w:pPr>
    </w:p>
    <w:p w:rsidR="00856EE1" w:rsidDel="00586623" w:rsidRDefault="00856EE1" w:rsidP="006A76E9">
      <w:pPr>
        <w:pStyle w:val="MONCAP"/>
        <w:numPr>
          <w:ilvl w:val="0"/>
          <w:numId w:val="0"/>
        </w:numPr>
        <w:jc w:val="center"/>
        <w:rPr>
          <w:del w:id="57" w:author="Marcos Junior" w:date="2015-06-17T18:28:00Z"/>
          <w:rFonts w:ascii="Times-Bold" w:eastAsia="Times New Roman" w:hAnsi="Times-Bold" w:cs="Times-Bold"/>
          <w:bCs/>
          <w:sz w:val="28"/>
          <w:szCs w:val="28"/>
        </w:rPr>
      </w:pPr>
    </w:p>
    <w:p w:rsidR="00856EE1" w:rsidDel="00586623" w:rsidRDefault="00856EE1" w:rsidP="006A76E9">
      <w:pPr>
        <w:pStyle w:val="MONCAP"/>
        <w:numPr>
          <w:ilvl w:val="0"/>
          <w:numId w:val="0"/>
        </w:numPr>
        <w:jc w:val="center"/>
        <w:rPr>
          <w:del w:id="58" w:author="Marcos Junior" w:date="2015-06-17T18:28:00Z"/>
          <w:rFonts w:ascii="Times-Bold" w:eastAsia="Times New Roman" w:hAnsi="Times-Bold" w:cs="Times-Bold"/>
          <w:bCs/>
          <w:sz w:val="28"/>
          <w:szCs w:val="28"/>
        </w:rPr>
      </w:pPr>
    </w:p>
    <w:p w:rsidR="00856EE1" w:rsidDel="00586623" w:rsidRDefault="00856EE1" w:rsidP="006A76E9">
      <w:pPr>
        <w:pStyle w:val="MONCAP"/>
        <w:numPr>
          <w:ilvl w:val="0"/>
          <w:numId w:val="0"/>
        </w:numPr>
        <w:jc w:val="center"/>
        <w:rPr>
          <w:del w:id="59" w:author="Marcos Junior" w:date="2015-06-17T18:28:00Z"/>
          <w:rFonts w:ascii="Times-Bold" w:eastAsia="Times New Roman" w:hAnsi="Times-Bold" w:cs="Times-Bold"/>
          <w:bCs/>
          <w:sz w:val="28"/>
          <w:szCs w:val="28"/>
        </w:rPr>
      </w:pPr>
    </w:p>
    <w:p w:rsidR="00856EE1" w:rsidDel="00586623" w:rsidRDefault="00856EE1" w:rsidP="006A76E9">
      <w:pPr>
        <w:pStyle w:val="MONCAP"/>
        <w:numPr>
          <w:ilvl w:val="0"/>
          <w:numId w:val="0"/>
        </w:numPr>
        <w:jc w:val="center"/>
        <w:rPr>
          <w:del w:id="60" w:author="Marcos Junior" w:date="2015-06-17T18:28:00Z"/>
          <w:rFonts w:ascii="Times-Bold" w:eastAsia="Times New Roman" w:hAnsi="Times-Bold" w:cs="Times-Bold"/>
          <w:bCs/>
          <w:sz w:val="28"/>
          <w:szCs w:val="28"/>
        </w:rPr>
      </w:pPr>
    </w:p>
    <w:p w:rsidR="00856EE1" w:rsidDel="00586623" w:rsidRDefault="00856EE1" w:rsidP="006A76E9">
      <w:pPr>
        <w:pStyle w:val="MONCAP"/>
        <w:numPr>
          <w:ilvl w:val="0"/>
          <w:numId w:val="0"/>
        </w:numPr>
        <w:jc w:val="center"/>
        <w:rPr>
          <w:del w:id="61" w:author="Marcos Junior" w:date="2015-06-17T18:28:00Z"/>
          <w:rFonts w:ascii="Times-Bold" w:eastAsia="Times New Roman" w:hAnsi="Times-Bold" w:cs="Times-Bold"/>
          <w:bCs/>
          <w:sz w:val="28"/>
          <w:szCs w:val="28"/>
        </w:rPr>
      </w:pPr>
    </w:p>
    <w:p w:rsidR="00856EE1" w:rsidDel="00586623" w:rsidRDefault="00856EE1" w:rsidP="006A76E9">
      <w:pPr>
        <w:pStyle w:val="MONCAP"/>
        <w:numPr>
          <w:ilvl w:val="0"/>
          <w:numId w:val="0"/>
        </w:numPr>
        <w:jc w:val="center"/>
        <w:rPr>
          <w:del w:id="62" w:author="Marcos Junior" w:date="2015-06-17T18:28:00Z"/>
          <w:rFonts w:ascii="Times-Bold" w:eastAsia="Times New Roman" w:hAnsi="Times-Bold" w:cs="Times-Bold"/>
          <w:bCs/>
          <w:sz w:val="28"/>
          <w:szCs w:val="28"/>
        </w:rPr>
      </w:pPr>
    </w:p>
    <w:p w:rsidR="00856EE1" w:rsidDel="00586623" w:rsidRDefault="00856EE1" w:rsidP="006A76E9">
      <w:pPr>
        <w:pStyle w:val="MONCAP"/>
        <w:numPr>
          <w:ilvl w:val="0"/>
          <w:numId w:val="0"/>
        </w:numPr>
        <w:jc w:val="center"/>
        <w:rPr>
          <w:del w:id="63" w:author="Marcos Junior" w:date="2015-06-17T18:28:00Z"/>
          <w:rFonts w:ascii="Times-Bold" w:eastAsia="Times New Roman" w:hAnsi="Times-Bold" w:cs="Times-Bold"/>
          <w:bCs/>
          <w:sz w:val="28"/>
          <w:szCs w:val="28"/>
        </w:rPr>
      </w:pPr>
    </w:p>
    <w:p w:rsidR="00856EE1" w:rsidRPr="00EB6C13" w:rsidRDefault="00856EE1" w:rsidP="006A76E9">
      <w:pPr>
        <w:pStyle w:val="MONCAP"/>
        <w:numPr>
          <w:ilvl w:val="0"/>
          <w:numId w:val="0"/>
        </w:numPr>
        <w:jc w:val="center"/>
        <w:rPr>
          <w:rFonts w:ascii="Times-Bold" w:eastAsia="Times New Roman" w:hAnsi="Times-Bold" w:cs="Times-Bold"/>
          <w:bCs/>
          <w:sz w:val="28"/>
          <w:szCs w:val="28"/>
        </w:rPr>
      </w:pPr>
    </w:p>
    <w:p w:rsidR="006A76E9" w:rsidRPr="003A3CA9" w:rsidRDefault="00026102">
      <w:pPr>
        <w:pStyle w:val="Estilocorpodoc"/>
        <w:pPrChange w:id="64" w:author="Marcos Junior" w:date="2015-06-17T18:28:00Z">
          <w:pPr>
            <w:pStyle w:val="MONCAP"/>
            <w:numPr>
              <w:numId w:val="0"/>
            </w:numPr>
            <w:ind w:left="4248" w:firstLine="0"/>
          </w:pPr>
        </w:pPrChange>
      </w:pPr>
      <w:r>
        <w:t xml:space="preserve">Dedico este trabalho a todos </w:t>
      </w:r>
      <w:r w:rsidR="00084CA0">
        <w:t>aqueles</w:t>
      </w:r>
      <w:r w:rsidR="003A3CA9">
        <w:t xml:space="preserve"> que </w:t>
      </w:r>
      <w:r w:rsidR="00EE1F7E">
        <w:t xml:space="preserve">vão </w:t>
      </w:r>
      <w:r w:rsidR="002C4C30">
        <w:t>à</w:t>
      </w:r>
      <w:r w:rsidR="00EE1F7E">
        <w:t xml:space="preserve"> luta</w:t>
      </w:r>
      <w:r w:rsidR="00084CA0">
        <w:t xml:space="preserve"> sem medo de perder</w:t>
      </w:r>
      <w:r>
        <w:t xml:space="preserve"> a batalha</w:t>
      </w:r>
      <w:r w:rsidR="00EE1F7E">
        <w:t>,</w:t>
      </w:r>
      <w:r w:rsidR="00084CA0">
        <w:t xml:space="preserve"> que</w:t>
      </w:r>
      <w:r w:rsidR="0012498D">
        <w:t xml:space="preserve"> correm atrás dos seus sonhos</w:t>
      </w:r>
      <w:r w:rsidR="00EE1F7E">
        <w:t xml:space="preserve"> e objetivos</w:t>
      </w:r>
      <w:r w:rsidR="00084CA0">
        <w:t xml:space="preserve"> mesmo que pareça impossível alcança-los</w:t>
      </w:r>
      <w:r w:rsidR="0012498D">
        <w:t xml:space="preserve">, </w:t>
      </w:r>
      <w:r>
        <w:t>a</w:t>
      </w:r>
      <w:r w:rsidR="00EE1F7E">
        <w:t xml:space="preserve"> todos aqueles que fazem o bem ao próximo sem esperar recompensas</w:t>
      </w:r>
      <w:r w:rsidR="008648B4">
        <w:t xml:space="preserve"> e</w:t>
      </w:r>
      <w:r w:rsidR="00EE1F7E">
        <w:t xml:space="preserve"> </w:t>
      </w:r>
      <w:r>
        <w:t xml:space="preserve">a </w:t>
      </w:r>
      <w:r w:rsidR="00EE1F7E">
        <w:t>todos aqueles</w:t>
      </w:r>
      <w:r w:rsidR="002D6EE2">
        <w:t xml:space="preserve"> que mesmo em tempos difíceis, </w:t>
      </w:r>
      <w:r w:rsidR="00EE1F7E">
        <w:t>acredita</w:t>
      </w:r>
      <w:r w:rsidR="00084CA0">
        <w:t>m</w:t>
      </w:r>
      <w:r w:rsidR="00EE1F7E">
        <w:t xml:space="preserve"> que dias melhores </w:t>
      </w:r>
      <w:r w:rsidR="00084CA0">
        <w:t>estão por vim</w:t>
      </w:r>
      <w:r w:rsidR="002D6EE2">
        <w:t>.</w:t>
      </w:r>
    </w:p>
    <w:p w:rsidR="006A76E9" w:rsidRPr="00EB6C13" w:rsidRDefault="006A76E9" w:rsidP="006A76E9">
      <w:pPr>
        <w:pStyle w:val="MONCAP"/>
        <w:numPr>
          <w:ilvl w:val="0"/>
          <w:numId w:val="0"/>
        </w:numPr>
        <w:rPr>
          <w:rFonts w:eastAsia="Times New Roman"/>
          <w:b w:val="0"/>
          <w:bCs/>
        </w:rPr>
      </w:pPr>
    </w:p>
    <w:p w:rsidR="006A76E9" w:rsidRPr="00EB6C13" w:rsidRDefault="006A76E9" w:rsidP="006A76E9">
      <w:pPr>
        <w:pStyle w:val="MONCAP"/>
        <w:numPr>
          <w:ilvl w:val="0"/>
          <w:numId w:val="0"/>
        </w:numPr>
        <w:jc w:val="center"/>
        <w:rPr>
          <w:rFonts w:ascii="Times-Bold" w:eastAsia="Times New Roman" w:hAnsi="Times-Bold" w:cs="Times-Bold"/>
          <w:bCs/>
          <w:sz w:val="28"/>
          <w:szCs w:val="28"/>
        </w:rPr>
      </w:pPr>
    </w:p>
    <w:p w:rsidR="006A76E9" w:rsidRPr="00EB6C13" w:rsidRDefault="006A76E9" w:rsidP="006A76E9">
      <w:pPr>
        <w:pStyle w:val="MONCAP"/>
        <w:numPr>
          <w:ilvl w:val="0"/>
          <w:numId w:val="0"/>
        </w:numPr>
        <w:jc w:val="center"/>
        <w:rPr>
          <w:rFonts w:ascii="Times-Bold" w:eastAsia="Times New Roman" w:hAnsi="Times-Bold" w:cs="Times-Bold"/>
          <w:bCs/>
          <w:sz w:val="28"/>
          <w:szCs w:val="28"/>
        </w:rPr>
      </w:pPr>
    </w:p>
    <w:p w:rsidR="006A76E9" w:rsidRDefault="006A76E9" w:rsidP="006A76E9">
      <w:pPr>
        <w:pStyle w:val="MONCAP"/>
        <w:numPr>
          <w:ilvl w:val="0"/>
          <w:numId w:val="0"/>
        </w:numPr>
        <w:jc w:val="center"/>
        <w:rPr>
          <w:ins w:id="65" w:author="Marcos Junior" w:date="2015-06-17T18:28:00Z"/>
          <w:rFonts w:ascii="Times-Bold" w:eastAsia="Times New Roman" w:hAnsi="Times-Bold" w:cs="Times-Bold"/>
          <w:bCs/>
          <w:sz w:val="28"/>
          <w:szCs w:val="28"/>
        </w:rPr>
      </w:pPr>
    </w:p>
    <w:p w:rsidR="00586623" w:rsidRDefault="00586623" w:rsidP="006A76E9">
      <w:pPr>
        <w:pStyle w:val="MONCAP"/>
        <w:numPr>
          <w:ilvl w:val="0"/>
          <w:numId w:val="0"/>
        </w:numPr>
        <w:jc w:val="center"/>
        <w:rPr>
          <w:ins w:id="66" w:author="Marcos Junior" w:date="2015-06-17T18:28:00Z"/>
          <w:rFonts w:ascii="Times-Bold" w:eastAsia="Times New Roman" w:hAnsi="Times-Bold" w:cs="Times-Bold"/>
          <w:bCs/>
          <w:sz w:val="28"/>
          <w:szCs w:val="28"/>
        </w:rPr>
      </w:pPr>
    </w:p>
    <w:p w:rsidR="00586623" w:rsidRDefault="00586623" w:rsidP="006A76E9">
      <w:pPr>
        <w:pStyle w:val="MONCAP"/>
        <w:numPr>
          <w:ilvl w:val="0"/>
          <w:numId w:val="0"/>
        </w:numPr>
        <w:jc w:val="center"/>
        <w:rPr>
          <w:ins w:id="67" w:author="Marcos Junior" w:date="2015-06-17T18:28:00Z"/>
          <w:rFonts w:ascii="Times-Bold" w:eastAsia="Times New Roman" w:hAnsi="Times-Bold" w:cs="Times-Bold"/>
          <w:bCs/>
          <w:sz w:val="28"/>
          <w:szCs w:val="28"/>
        </w:rPr>
      </w:pPr>
    </w:p>
    <w:p w:rsidR="00586623" w:rsidRDefault="00586623" w:rsidP="006A76E9">
      <w:pPr>
        <w:pStyle w:val="MONCAP"/>
        <w:numPr>
          <w:ilvl w:val="0"/>
          <w:numId w:val="0"/>
        </w:numPr>
        <w:jc w:val="center"/>
        <w:rPr>
          <w:ins w:id="68" w:author="Marcos Junior" w:date="2015-06-17T18:28:00Z"/>
          <w:rFonts w:ascii="Times-Bold" w:eastAsia="Times New Roman" w:hAnsi="Times-Bold" w:cs="Times-Bold"/>
          <w:bCs/>
          <w:sz w:val="28"/>
          <w:szCs w:val="28"/>
        </w:rPr>
      </w:pPr>
    </w:p>
    <w:p w:rsidR="00586623" w:rsidRDefault="00586623" w:rsidP="006A76E9">
      <w:pPr>
        <w:pStyle w:val="MONCAP"/>
        <w:numPr>
          <w:ilvl w:val="0"/>
          <w:numId w:val="0"/>
        </w:numPr>
        <w:jc w:val="center"/>
        <w:rPr>
          <w:ins w:id="69" w:author="Marcos Junior" w:date="2015-06-17T18:28:00Z"/>
          <w:rFonts w:ascii="Times-Bold" w:eastAsia="Times New Roman" w:hAnsi="Times-Bold" w:cs="Times-Bold"/>
          <w:bCs/>
          <w:sz w:val="28"/>
          <w:szCs w:val="28"/>
        </w:rPr>
      </w:pPr>
    </w:p>
    <w:p w:rsidR="00586623" w:rsidRDefault="00586623" w:rsidP="006A76E9">
      <w:pPr>
        <w:pStyle w:val="MONCAP"/>
        <w:numPr>
          <w:ilvl w:val="0"/>
          <w:numId w:val="0"/>
        </w:numPr>
        <w:jc w:val="center"/>
        <w:rPr>
          <w:ins w:id="70" w:author="Marcos Junior" w:date="2015-06-17T18:28:00Z"/>
          <w:rFonts w:ascii="Times-Bold" w:eastAsia="Times New Roman" w:hAnsi="Times-Bold" w:cs="Times-Bold"/>
          <w:bCs/>
          <w:sz w:val="28"/>
          <w:szCs w:val="28"/>
        </w:rPr>
      </w:pPr>
    </w:p>
    <w:p w:rsidR="00586623" w:rsidRDefault="00586623" w:rsidP="006A76E9">
      <w:pPr>
        <w:pStyle w:val="MONCAP"/>
        <w:numPr>
          <w:ilvl w:val="0"/>
          <w:numId w:val="0"/>
        </w:numPr>
        <w:jc w:val="center"/>
        <w:rPr>
          <w:ins w:id="71" w:author="Marcos Junior" w:date="2015-06-17T18:28:00Z"/>
          <w:rFonts w:ascii="Times-Bold" w:eastAsia="Times New Roman" w:hAnsi="Times-Bold" w:cs="Times-Bold"/>
          <w:bCs/>
          <w:sz w:val="28"/>
          <w:szCs w:val="28"/>
        </w:rPr>
      </w:pPr>
    </w:p>
    <w:p w:rsidR="00586623" w:rsidRDefault="00586623" w:rsidP="006A76E9">
      <w:pPr>
        <w:pStyle w:val="MONCAP"/>
        <w:numPr>
          <w:ilvl w:val="0"/>
          <w:numId w:val="0"/>
        </w:numPr>
        <w:jc w:val="center"/>
        <w:rPr>
          <w:ins w:id="72" w:author="Marcos Junior" w:date="2015-06-17T18:28:00Z"/>
          <w:rFonts w:ascii="Times-Bold" w:eastAsia="Times New Roman" w:hAnsi="Times-Bold" w:cs="Times-Bold"/>
          <w:bCs/>
          <w:sz w:val="28"/>
          <w:szCs w:val="28"/>
        </w:rPr>
      </w:pPr>
    </w:p>
    <w:p w:rsidR="00586623" w:rsidRDefault="00586623" w:rsidP="006A76E9">
      <w:pPr>
        <w:pStyle w:val="MONCAP"/>
        <w:numPr>
          <w:ilvl w:val="0"/>
          <w:numId w:val="0"/>
        </w:numPr>
        <w:jc w:val="center"/>
        <w:rPr>
          <w:ins w:id="73" w:author="Marcos Junior" w:date="2015-06-17T18:28:00Z"/>
          <w:rFonts w:ascii="Times-Bold" w:eastAsia="Times New Roman" w:hAnsi="Times-Bold" w:cs="Times-Bold"/>
          <w:bCs/>
          <w:sz w:val="28"/>
          <w:szCs w:val="28"/>
        </w:rPr>
      </w:pPr>
    </w:p>
    <w:p w:rsidR="00586623" w:rsidRDefault="00586623" w:rsidP="006A76E9">
      <w:pPr>
        <w:pStyle w:val="MONCAP"/>
        <w:numPr>
          <w:ilvl w:val="0"/>
          <w:numId w:val="0"/>
        </w:numPr>
        <w:jc w:val="center"/>
        <w:rPr>
          <w:ins w:id="74" w:author="Marcos Junior" w:date="2015-06-17T18:28:00Z"/>
          <w:rFonts w:ascii="Times-Bold" w:eastAsia="Times New Roman" w:hAnsi="Times-Bold" w:cs="Times-Bold"/>
          <w:bCs/>
          <w:sz w:val="28"/>
          <w:szCs w:val="28"/>
        </w:rPr>
      </w:pPr>
    </w:p>
    <w:p w:rsidR="00586623" w:rsidRDefault="00586623" w:rsidP="006A76E9">
      <w:pPr>
        <w:pStyle w:val="MONCAP"/>
        <w:numPr>
          <w:ilvl w:val="0"/>
          <w:numId w:val="0"/>
        </w:numPr>
        <w:jc w:val="center"/>
        <w:rPr>
          <w:ins w:id="75" w:author="Marcos Junior" w:date="2015-06-17T18:28:00Z"/>
          <w:rFonts w:ascii="Times-Bold" w:eastAsia="Times New Roman" w:hAnsi="Times-Bold" w:cs="Times-Bold"/>
          <w:bCs/>
          <w:sz w:val="28"/>
          <w:szCs w:val="28"/>
        </w:rPr>
      </w:pPr>
    </w:p>
    <w:p w:rsidR="00586623" w:rsidRDefault="00586623" w:rsidP="006A76E9">
      <w:pPr>
        <w:pStyle w:val="MONCAP"/>
        <w:numPr>
          <w:ilvl w:val="0"/>
          <w:numId w:val="0"/>
        </w:numPr>
        <w:jc w:val="center"/>
        <w:rPr>
          <w:ins w:id="76" w:author="Marcos Junior" w:date="2015-06-17T18:28:00Z"/>
          <w:rFonts w:ascii="Times-Bold" w:eastAsia="Times New Roman" w:hAnsi="Times-Bold" w:cs="Times-Bold"/>
          <w:bCs/>
          <w:sz w:val="28"/>
          <w:szCs w:val="28"/>
        </w:rPr>
      </w:pPr>
    </w:p>
    <w:p w:rsidR="00586623" w:rsidRDefault="00586623" w:rsidP="006A76E9">
      <w:pPr>
        <w:pStyle w:val="MONCAP"/>
        <w:numPr>
          <w:ilvl w:val="0"/>
          <w:numId w:val="0"/>
        </w:numPr>
        <w:jc w:val="center"/>
        <w:rPr>
          <w:ins w:id="77" w:author="Marcos Junior" w:date="2015-06-17T18:28:00Z"/>
          <w:rFonts w:ascii="Times-Bold" w:eastAsia="Times New Roman" w:hAnsi="Times-Bold" w:cs="Times-Bold"/>
          <w:bCs/>
          <w:sz w:val="28"/>
          <w:szCs w:val="28"/>
        </w:rPr>
      </w:pPr>
    </w:p>
    <w:p w:rsidR="00586623" w:rsidRDefault="00586623" w:rsidP="006A76E9">
      <w:pPr>
        <w:pStyle w:val="MONCAP"/>
        <w:numPr>
          <w:ilvl w:val="0"/>
          <w:numId w:val="0"/>
        </w:numPr>
        <w:jc w:val="center"/>
        <w:rPr>
          <w:ins w:id="78" w:author="Marcos Junior" w:date="2015-06-17T18:28:00Z"/>
          <w:rFonts w:ascii="Times-Bold" w:eastAsia="Times New Roman" w:hAnsi="Times-Bold" w:cs="Times-Bold"/>
          <w:bCs/>
          <w:sz w:val="28"/>
          <w:szCs w:val="28"/>
        </w:rPr>
      </w:pPr>
    </w:p>
    <w:p w:rsidR="00586623" w:rsidRDefault="00586623" w:rsidP="006A76E9">
      <w:pPr>
        <w:pStyle w:val="MONCAP"/>
        <w:numPr>
          <w:ilvl w:val="0"/>
          <w:numId w:val="0"/>
        </w:numPr>
        <w:jc w:val="center"/>
        <w:rPr>
          <w:ins w:id="79" w:author="Marcos Junior" w:date="2015-06-17T18:28:00Z"/>
          <w:rFonts w:ascii="Times-Bold" w:eastAsia="Times New Roman" w:hAnsi="Times-Bold" w:cs="Times-Bold"/>
          <w:bCs/>
          <w:sz w:val="28"/>
          <w:szCs w:val="28"/>
        </w:rPr>
      </w:pPr>
    </w:p>
    <w:p w:rsidR="00586623" w:rsidRDefault="00586623" w:rsidP="006A76E9">
      <w:pPr>
        <w:pStyle w:val="MONCAP"/>
        <w:numPr>
          <w:ilvl w:val="0"/>
          <w:numId w:val="0"/>
        </w:numPr>
        <w:jc w:val="center"/>
        <w:rPr>
          <w:ins w:id="80" w:author="Marcos Junior" w:date="2015-06-17T18:28:00Z"/>
          <w:rFonts w:ascii="Times-Bold" w:eastAsia="Times New Roman" w:hAnsi="Times-Bold" w:cs="Times-Bold"/>
          <w:bCs/>
          <w:sz w:val="28"/>
          <w:szCs w:val="28"/>
        </w:rPr>
      </w:pPr>
    </w:p>
    <w:p w:rsidR="00586623" w:rsidRDefault="00586623" w:rsidP="006A76E9">
      <w:pPr>
        <w:pStyle w:val="MONCAP"/>
        <w:numPr>
          <w:ilvl w:val="0"/>
          <w:numId w:val="0"/>
        </w:numPr>
        <w:jc w:val="center"/>
        <w:rPr>
          <w:ins w:id="81" w:author="Marcos Junior" w:date="2015-06-17T18:28:00Z"/>
          <w:rFonts w:ascii="Times-Bold" w:eastAsia="Times New Roman" w:hAnsi="Times-Bold" w:cs="Times-Bold"/>
          <w:bCs/>
          <w:sz w:val="28"/>
          <w:szCs w:val="28"/>
        </w:rPr>
      </w:pPr>
    </w:p>
    <w:p w:rsidR="00586623" w:rsidRDefault="00586623" w:rsidP="006A76E9">
      <w:pPr>
        <w:pStyle w:val="MONCAP"/>
        <w:numPr>
          <w:ilvl w:val="0"/>
          <w:numId w:val="0"/>
        </w:numPr>
        <w:jc w:val="center"/>
        <w:rPr>
          <w:ins w:id="82" w:author="Marcos Junior" w:date="2015-06-17T18:28:00Z"/>
          <w:rFonts w:ascii="Times-Bold" w:eastAsia="Times New Roman" w:hAnsi="Times-Bold" w:cs="Times-Bold"/>
          <w:bCs/>
          <w:sz w:val="28"/>
          <w:szCs w:val="28"/>
        </w:rPr>
      </w:pPr>
    </w:p>
    <w:p w:rsidR="00586623" w:rsidRPr="00EB6C13" w:rsidRDefault="00586623" w:rsidP="006A76E9">
      <w:pPr>
        <w:pStyle w:val="MONCAP"/>
        <w:numPr>
          <w:ilvl w:val="0"/>
          <w:numId w:val="0"/>
        </w:numPr>
        <w:jc w:val="center"/>
        <w:rPr>
          <w:rFonts w:ascii="Times-Bold" w:eastAsia="Times New Roman" w:hAnsi="Times-Bold" w:cs="Times-Bold"/>
          <w:bCs/>
          <w:sz w:val="28"/>
          <w:szCs w:val="28"/>
        </w:rPr>
      </w:pPr>
    </w:p>
    <w:p w:rsidR="001006B0" w:rsidRDefault="001006B0" w:rsidP="00856EE1">
      <w:pPr>
        <w:pStyle w:val="MONCAP"/>
        <w:numPr>
          <w:ilvl w:val="0"/>
          <w:numId w:val="0"/>
        </w:numPr>
        <w:rPr>
          <w:rFonts w:ascii="Times-Bold" w:eastAsia="Times New Roman" w:hAnsi="Times-Bold" w:cs="Times-Bold"/>
          <w:bCs/>
          <w:sz w:val="28"/>
          <w:szCs w:val="28"/>
        </w:rPr>
      </w:pPr>
    </w:p>
    <w:p w:rsidR="002116F8" w:rsidRDefault="002116F8" w:rsidP="00856EE1">
      <w:pPr>
        <w:pStyle w:val="MONCAP"/>
        <w:numPr>
          <w:ilvl w:val="0"/>
          <w:numId w:val="0"/>
        </w:numPr>
        <w:rPr>
          <w:rFonts w:ascii="Times-Bold" w:eastAsia="Times New Roman" w:hAnsi="Times-Bold" w:cs="Times-Bold"/>
          <w:bCs/>
          <w:sz w:val="28"/>
          <w:szCs w:val="28"/>
        </w:rPr>
      </w:pPr>
    </w:p>
    <w:p w:rsidR="002B6681" w:rsidRPr="00EB6C13" w:rsidRDefault="002B6681" w:rsidP="002B6681">
      <w:pPr>
        <w:pStyle w:val="MONCAP"/>
        <w:numPr>
          <w:ilvl w:val="0"/>
          <w:numId w:val="0"/>
        </w:numPr>
        <w:jc w:val="center"/>
        <w:rPr>
          <w:rFonts w:ascii="Times-Bold" w:eastAsia="Times New Roman" w:hAnsi="Times-Bold" w:cs="Times-Bold"/>
          <w:bCs/>
          <w:sz w:val="28"/>
          <w:szCs w:val="28"/>
        </w:rPr>
      </w:pPr>
      <w:r w:rsidRPr="00EB6C13">
        <w:rPr>
          <w:rFonts w:ascii="Times-Bold" w:eastAsia="Times New Roman" w:hAnsi="Times-Bold" w:cs="Times-Bold"/>
          <w:bCs/>
          <w:sz w:val="28"/>
          <w:szCs w:val="28"/>
        </w:rPr>
        <w:lastRenderedPageBreak/>
        <w:t>AGRADECIMENTOS</w:t>
      </w:r>
    </w:p>
    <w:p w:rsidR="001006B0" w:rsidDel="00586623" w:rsidRDefault="001006B0" w:rsidP="003959E8">
      <w:pPr>
        <w:pStyle w:val="MONCAP"/>
        <w:numPr>
          <w:ilvl w:val="0"/>
          <w:numId w:val="0"/>
        </w:numPr>
        <w:jc w:val="left"/>
        <w:rPr>
          <w:del w:id="83" w:author="Marcos Junior" w:date="2015-06-17T18:28:00Z"/>
          <w:rFonts w:ascii="Times-Bold" w:eastAsia="Times New Roman" w:hAnsi="Times-Bold" w:cs="Times-Bold"/>
          <w:bCs/>
        </w:rPr>
      </w:pPr>
    </w:p>
    <w:p w:rsidR="00856EE1" w:rsidDel="00586623" w:rsidRDefault="00856EE1" w:rsidP="00856EE1">
      <w:pPr>
        <w:pStyle w:val="Estilocorpodoc"/>
        <w:ind w:firstLine="0"/>
        <w:jc w:val="left"/>
        <w:rPr>
          <w:del w:id="84" w:author="Marcos Junior" w:date="2015-06-17T18:28:00Z"/>
          <w:sz w:val="24"/>
        </w:rPr>
      </w:pPr>
    </w:p>
    <w:p w:rsidR="00856EE1" w:rsidDel="00586623" w:rsidRDefault="00856EE1" w:rsidP="00856EE1">
      <w:pPr>
        <w:pStyle w:val="Estilocorpodoc"/>
        <w:ind w:firstLine="0"/>
        <w:jc w:val="left"/>
        <w:rPr>
          <w:del w:id="85" w:author="Marcos Junior" w:date="2015-06-17T18:28:00Z"/>
          <w:sz w:val="24"/>
        </w:rPr>
      </w:pPr>
    </w:p>
    <w:p w:rsidR="00856EE1" w:rsidDel="00586623" w:rsidRDefault="00856EE1" w:rsidP="00856EE1">
      <w:pPr>
        <w:pStyle w:val="Estilocorpodoc"/>
        <w:ind w:firstLine="0"/>
        <w:jc w:val="left"/>
        <w:rPr>
          <w:del w:id="86" w:author="Marcos Junior" w:date="2015-06-17T18:28:00Z"/>
          <w:sz w:val="24"/>
        </w:rPr>
      </w:pPr>
    </w:p>
    <w:p w:rsidR="00856EE1" w:rsidDel="00586623" w:rsidRDefault="00856EE1" w:rsidP="00856EE1">
      <w:pPr>
        <w:pStyle w:val="Estilocorpodoc"/>
        <w:ind w:firstLine="0"/>
        <w:jc w:val="left"/>
        <w:rPr>
          <w:del w:id="87" w:author="Marcos Junior" w:date="2015-06-17T18:28:00Z"/>
          <w:sz w:val="24"/>
        </w:rPr>
      </w:pPr>
    </w:p>
    <w:p w:rsidR="00856EE1" w:rsidDel="00586623" w:rsidRDefault="00856EE1" w:rsidP="00856EE1">
      <w:pPr>
        <w:pStyle w:val="Estilocorpodoc"/>
        <w:ind w:firstLine="0"/>
        <w:jc w:val="left"/>
        <w:rPr>
          <w:del w:id="88" w:author="Marcos Junior" w:date="2015-06-17T18:28:00Z"/>
          <w:sz w:val="24"/>
        </w:rPr>
      </w:pPr>
    </w:p>
    <w:p w:rsidR="00856EE1" w:rsidDel="00586623" w:rsidRDefault="00856EE1" w:rsidP="00856EE1">
      <w:pPr>
        <w:pStyle w:val="Estilocorpodoc"/>
        <w:ind w:firstLine="0"/>
        <w:jc w:val="left"/>
        <w:rPr>
          <w:del w:id="89" w:author="Marcos Junior" w:date="2015-06-17T18:28:00Z"/>
          <w:sz w:val="24"/>
        </w:rPr>
      </w:pPr>
    </w:p>
    <w:p w:rsidR="00856EE1" w:rsidDel="00586623" w:rsidRDefault="00856EE1" w:rsidP="00856EE1">
      <w:pPr>
        <w:pStyle w:val="Estilocorpodoc"/>
        <w:ind w:firstLine="0"/>
        <w:jc w:val="left"/>
        <w:rPr>
          <w:del w:id="90" w:author="Marcos Junior" w:date="2015-06-17T18:28:00Z"/>
          <w:sz w:val="24"/>
        </w:rPr>
      </w:pPr>
    </w:p>
    <w:p w:rsidR="00856EE1" w:rsidDel="00586623" w:rsidRDefault="00856EE1" w:rsidP="00856EE1">
      <w:pPr>
        <w:pStyle w:val="Estilocorpodoc"/>
        <w:ind w:firstLine="0"/>
        <w:jc w:val="left"/>
        <w:rPr>
          <w:del w:id="91" w:author="Marcos Junior" w:date="2015-06-17T18:28:00Z"/>
          <w:sz w:val="24"/>
        </w:rPr>
      </w:pPr>
    </w:p>
    <w:p w:rsidR="00856EE1" w:rsidDel="00586623" w:rsidRDefault="00856EE1" w:rsidP="00856EE1">
      <w:pPr>
        <w:pStyle w:val="Estilocorpodoc"/>
        <w:ind w:firstLine="0"/>
        <w:jc w:val="left"/>
        <w:rPr>
          <w:del w:id="92" w:author="Marcos Junior" w:date="2015-06-17T18:28:00Z"/>
          <w:sz w:val="24"/>
        </w:rPr>
      </w:pPr>
    </w:p>
    <w:p w:rsidR="00856EE1" w:rsidDel="00586623" w:rsidRDefault="00856EE1" w:rsidP="00856EE1">
      <w:pPr>
        <w:pStyle w:val="Estilocorpodoc"/>
        <w:ind w:firstLine="0"/>
        <w:jc w:val="left"/>
        <w:rPr>
          <w:del w:id="93" w:author="Marcos Junior" w:date="2015-06-17T18:28:00Z"/>
          <w:sz w:val="24"/>
        </w:rPr>
      </w:pPr>
    </w:p>
    <w:p w:rsidR="00856EE1" w:rsidDel="00586623" w:rsidRDefault="00856EE1" w:rsidP="00856EE1">
      <w:pPr>
        <w:pStyle w:val="Estilocorpodoc"/>
        <w:ind w:firstLine="0"/>
        <w:jc w:val="left"/>
        <w:rPr>
          <w:del w:id="94" w:author="Marcos Junior" w:date="2015-06-17T18:28:00Z"/>
          <w:sz w:val="24"/>
        </w:rPr>
      </w:pPr>
    </w:p>
    <w:p w:rsidR="008648B4" w:rsidDel="00586623" w:rsidRDefault="008648B4" w:rsidP="00856EE1">
      <w:pPr>
        <w:pStyle w:val="Estilocorpodoc"/>
        <w:ind w:firstLine="0"/>
        <w:jc w:val="left"/>
        <w:rPr>
          <w:del w:id="95" w:author="Marcos Junior" w:date="2015-06-17T18:28:00Z"/>
          <w:sz w:val="24"/>
        </w:rPr>
      </w:pPr>
    </w:p>
    <w:p w:rsidR="008648B4" w:rsidDel="00586623" w:rsidRDefault="008648B4" w:rsidP="00856EE1">
      <w:pPr>
        <w:pStyle w:val="Estilocorpodoc"/>
        <w:ind w:firstLine="0"/>
        <w:jc w:val="left"/>
        <w:rPr>
          <w:del w:id="96" w:author="Marcos Junior" w:date="2015-06-17T18:28:00Z"/>
          <w:sz w:val="24"/>
        </w:rPr>
      </w:pPr>
    </w:p>
    <w:p w:rsidR="008648B4" w:rsidDel="00586623" w:rsidRDefault="008648B4" w:rsidP="00856EE1">
      <w:pPr>
        <w:pStyle w:val="Estilocorpodoc"/>
        <w:ind w:firstLine="0"/>
        <w:jc w:val="left"/>
        <w:rPr>
          <w:del w:id="97" w:author="Marcos Junior" w:date="2015-06-17T18:28:00Z"/>
          <w:sz w:val="24"/>
        </w:rPr>
      </w:pPr>
    </w:p>
    <w:p w:rsidR="00856EE1" w:rsidDel="00586623" w:rsidRDefault="00856EE1" w:rsidP="00856EE1">
      <w:pPr>
        <w:pStyle w:val="Estilocorpodoc"/>
        <w:ind w:firstLine="0"/>
        <w:jc w:val="left"/>
        <w:rPr>
          <w:del w:id="98" w:author="Marcos Junior" w:date="2015-06-17T18:28:00Z"/>
          <w:sz w:val="24"/>
        </w:rPr>
      </w:pPr>
    </w:p>
    <w:p w:rsidR="00856EE1" w:rsidDel="00586623" w:rsidRDefault="00856EE1" w:rsidP="00856EE1">
      <w:pPr>
        <w:pStyle w:val="Estilocorpodoc"/>
        <w:ind w:firstLine="0"/>
        <w:jc w:val="left"/>
        <w:rPr>
          <w:del w:id="99" w:author="Marcos Junior" w:date="2015-06-17T18:28:00Z"/>
          <w:sz w:val="24"/>
        </w:rPr>
      </w:pPr>
    </w:p>
    <w:p w:rsidR="00856EE1" w:rsidDel="00586623" w:rsidRDefault="00856EE1" w:rsidP="00856EE1">
      <w:pPr>
        <w:pStyle w:val="Estilocorpodoc"/>
        <w:ind w:firstLine="0"/>
        <w:jc w:val="left"/>
        <w:rPr>
          <w:del w:id="100" w:author="Marcos Junior" w:date="2015-06-17T18:28:00Z"/>
          <w:sz w:val="24"/>
        </w:rPr>
      </w:pPr>
    </w:p>
    <w:p w:rsidR="00586623" w:rsidRDefault="00586623">
      <w:pPr>
        <w:pStyle w:val="Estilocorpodoc"/>
        <w:rPr>
          <w:ins w:id="101" w:author="Marcos Junior" w:date="2015-06-17T18:28:00Z"/>
        </w:rPr>
        <w:pPrChange w:id="102" w:author="Marcos Junior" w:date="2015-06-17T18:28:00Z">
          <w:pPr>
            <w:pStyle w:val="Estilocorpodoc"/>
            <w:ind w:left="3540" w:firstLine="0"/>
          </w:pPr>
        </w:pPrChange>
      </w:pPr>
    </w:p>
    <w:p w:rsidR="001006B0" w:rsidRPr="00586623" w:rsidRDefault="003959E8">
      <w:pPr>
        <w:pStyle w:val="Estilocorpodoc"/>
        <w:rPr>
          <w:rPrChange w:id="103" w:author="Marcos Junior" w:date="2015-06-17T18:28:00Z">
            <w:rPr>
              <w:sz w:val="24"/>
            </w:rPr>
          </w:rPrChange>
        </w:rPr>
        <w:pPrChange w:id="104" w:author="Marcos Junior" w:date="2015-06-17T18:28:00Z">
          <w:pPr>
            <w:pStyle w:val="Estilocorpodoc"/>
            <w:ind w:left="3540" w:firstLine="0"/>
          </w:pPr>
        </w:pPrChange>
      </w:pPr>
      <w:r w:rsidRPr="00586623">
        <w:rPr>
          <w:rPrChange w:id="105" w:author="Marcos Junior" w:date="2015-06-17T18:28:00Z">
            <w:rPr>
              <w:sz w:val="24"/>
            </w:rPr>
          </w:rPrChange>
        </w:rPr>
        <w:t xml:space="preserve">Agradeço primeiramente a Deus, por me privilegiar com a vida, a minha esposa </w:t>
      </w:r>
      <w:r w:rsidR="00EC4878" w:rsidRPr="00586623">
        <w:rPr>
          <w:rPrChange w:id="106" w:author="Marcos Junior" w:date="2015-06-17T18:28:00Z">
            <w:rPr>
              <w:sz w:val="24"/>
            </w:rPr>
          </w:rPrChange>
        </w:rPr>
        <w:t xml:space="preserve">Karoline </w:t>
      </w:r>
      <w:r w:rsidRPr="00586623">
        <w:rPr>
          <w:rPrChange w:id="107" w:author="Marcos Junior" w:date="2015-06-17T18:28:00Z">
            <w:rPr>
              <w:sz w:val="24"/>
            </w:rPr>
          </w:rPrChange>
        </w:rPr>
        <w:t>por ter tido paciência e compreensão durante o período que tive que me dedicar a este trabalho</w:t>
      </w:r>
      <w:r w:rsidR="007B4E28" w:rsidRPr="00586623">
        <w:rPr>
          <w:rPrChange w:id="108" w:author="Marcos Junior" w:date="2015-06-17T18:28:00Z">
            <w:rPr>
              <w:sz w:val="24"/>
            </w:rPr>
          </w:rPrChange>
        </w:rPr>
        <w:t xml:space="preserve"> e não me deixar desistir em meio as dificuldades</w:t>
      </w:r>
      <w:r w:rsidRPr="00586623">
        <w:rPr>
          <w:rPrChange w:id="109" w:author="Marcos Junior" w:date="2015-06-17T18:28:00Z">
            <w:rPr>
              <w:sz w:val="24"/>
            </w:rPr>
          </w:rPrChange>
        </w:rPr>
        <w:t xml:space="preserve">, </w:t>
      </w:r>
      <w:r w:rsidR="0090008D" w:rsidRPr="00586623">
        <w:rPr>
          <w:rPrChange w:id="110" w:author="Marcos Junior" w:date="2015-06-17T18:28:00Z">
            <w:rPr>
              <w:sz w:val="24"/>
            </w:rPr>
          </w:rPrChange>
        </w:rPr>
        <w:t>aos meus familiares</w:t>
      </w:r>
      <w:r w:rsidR="007B4E28" w:rsidRPr="00586623">
        <w:rPr>
          <w:rPrChange w:id="111" w:author="Marcos Junior" w:date="2015-06-17T18:28:00Z">
            <w:rPr>
              <w:sz w:val="24"/>
            </w:rPr>
          </w:rPrChange>
        </w:rPr>
        <w:t xml:space="preserve"> por sempre me apoiarem, aos meus amigos por proporcionarem momentos de descontração</w:t>
      </w:r>
      <w:r w:rsidR="00DD347F" w:rsidRPr="00586623">
        <w:rPr>
          <w:rPrChange w:id="112" w:author="Marcos Junior" w:date="2015-06-17T18:28:00Z">
            <w:rPr>
              <w:sz w:val="24"/>
            </w:rPr>
          </w:rPrChange>
        </w:rPr>
        <w:t xml:space="preserve">, </w:t>
      </w:r>
      <w:r w:rsidR="00E86952" w:rsidRPr="00586623">
        <w:rPr>
          <w:rPrChange w:id="113" w:author="Marcos Junior" w:date="2015-06-17T18:28:00Z">
            <w:rPr>
              <w:sz w:val="24"/>
            </w:rPr>
          </w:rPrChange>
        </w:rPr>
        <w:t xml:space="preserve">meu amigo Wellington que me fez enxergar o potencial deste trabalho </w:t>
      </w:r>
      <w:r w:rsidR="007B4E28" w:rsidRPr="00586623">
        <w:rPr>
          <w:rPrChange w:id="114" w:author="Marcos Junior" w:date="2015-06-17T18:28:00Z">
            <w:rPr>
              <w:sz w:val="24"/>
            </w:rPr>
          </w:rPrChange>
        </w:rPr>
        <w:t xml:space="preserve">e ao meu orientador Carlos Mar que </w:t>
      </w:r>
      <w:r w:rsidR="00295CAE" w:rsidRPr="00586623">
        <w:rPr>
          <w:rPrChange w:id="115" w:author="Marcos Junior" w:date="2015-06-17T18:28:00Z">
            <w:rPr>
              <w:sz w:val="24"/>
            </w:rPr>
          </w:rPrChange>
        </w:rPr>
        <w:t xml:space="preserve">acreditou que seria possível e </w:t>
      </w:r>
      <w:r w:rsidR="007B4E28" w:rsidRPr="00586623">
        <w:rPr>
          <w:rPrChange w:id="116" w:author="Marcos Junior" w:date="2015-06-17T18:28:00Z">
            <w:rPr>
              <w:sz w:val="24"/>
            </w:rPr>
          </w:rPrChange>
        </w:rPr>
        <w:t>muito ajudou</w:t>
      </w:r>
      <w:r w:rsidR="00295CAE" w:rsidRPr="00586623">
        <w:rPr>
          <w:rPrChange w:id="117" w:author="Marcos Junior" w:date="2015-06-17T18:28:00Z">
            <w:rPr>
              <w:sz w:val="24"/>
            </w:rPr>
          </w:rPrChange>
        </w:rPr>
        <w:t xml:space="preserve"> </w:t>
      </w:r>
      <w:r w:rsidR="007B4E28" w:rsidRPr="00586623">
        <w:rPr>
          <w:rPrChange w:id="118" w:author="Marcos Junior" w:date="2015-06-17T18:28:00Z">
            <w:rPr>
              <w:sz w:val="24"/>
            </w:rPr>
          </w:rPrChange>
        </w:rPr>
        <w:t>na concretização deste trabalho.</w:t>
      </w:r>
    </w:p>
    <w:p w:rsidR="001006B0" w:rsidRDefault="001006B0" w:rsidP="006E68F4">
      <w:pPr>
        <w:pStyle w:val="MONCAP"/>
        <w:numPr>
          <w:ilvl w:val="0"/>
          <w:numId w:val="0"/>
        </w:numPr>
        <w:jc w:val="center"/>
        <w:rPr>
          <w:ins w:id="119" w:author="Marcos Junior" w:date="2015-06-17T18:28:00Z"/>
          <w:rFonts w:ascii="Times-Bold" w:eastAsia="Times New Roman" w:hAnsi="Times-Bold" w:cs="Times-Bold"/>
          <w:bCs/>
        </w:rPr>
      </w:pPr>
    </w:p>
    <w:p w:rsidR="00586623" w:rsidRDefault="00586623" w:rsidP="006E68F4">
      <w:pPr>
        <w:pStyle w:val="MONCAP"/>
        <w:numPr>
          <w:ilvl w:val="0"/>
          <w:numId w:val="0"/>
        </w:numPr>
        <w:jc w:val="center"/>
        <w:rPr>
          <w:ins w:id="120" w:author="Marcos Junior" w:date="2015-06-17T18:28:00Z"/>
          <w:rFonts w:ascii="Times-Bold" w:eastAsia="Times New Roman" w:hAnsi="Times-Bold" w:cs="Times-Bold"/>
          <w:bCs/>
        </w:rPr>
      </w:pPr>
    </w:p>
    <w:p w:rsidR="00586623" w:rsidRDefault="00586623" w:rsidP="006E68F4">
      <w:pPr>
        <w:pStyle w:val="MONCAP"/>
        <w:numPr>
          <w:ilvl w:val="0"/>
          <w:numId w:val="0"/>
        </w:numPr>
        <w:jc w:val="center"/>
        <w:rPr>
          <w:ins w:id="121" w:author="Marcos Junior" w:date="2015-06-17T18:28:00Z"/>
          <w:rFonts w:ascii="Times-Bold" w:eastAsia="Times New Roman" w:hAnsi="Times-Bold" w:cs="Times-Bold"/>
          <w:bCs/>
        </w:rPr>
      </w:pPr>
    </w:p>
    <w:p w:rsidR="00586623" w:rsidRDefault="00586623" w:rsidP="006E68F4">
      <w:pPr>
        <w:pStyle w:val="MONCAP"/>
        <w:numPr>
          <w:ilvl w:val="0"/>
          <w:numId w:val="0"/>
        </w:numPr>
        <w:jc w:val="center"/>
        <w:rPr>
          <w:ins w:id="122" w:author="Marcos Junior" w:date="2015-06-17T18:28:00Z"/>
          <w:rFonts w:ascii="Times-Bold" w:eastAsia="Times New Roman" w:hAnsi="Times-Bold" w:cs="Times-Bold"/>
          <w:bCs/>
        </w:rPr>
      </w:pPr>
    </w:p>
    <w:p w:rsidR="00586623" w:rsidRDefault="00586623" w:rsidP="006E68F4">
      <w:pPr>
        <w:pStyle w:val="MONCAP"/>
        <w:numPr>
          <w:ilvl w:val="0"/>
          <w:numId w:val="0"/>
        </w:numPr>
        <w:jc w:val="center"/>
        <w:rPr>
          <w:ins w:id="123" w:author="Marcos Junior" w:date="2015-06-17T18:28:00Z"/>
          <w:rFonts w:ascii="Times-Bold" w:eastAsia="Times New Roman" w:hAnsi="Times-Bold" w:cs="Times-Bold"/>
          <w:bCs/>
        </w:rPr>
      </w:pPr>
    </w:p>
    <w:p w:rsidR="00586623" w:rsidRDefault="00586623" w:rsidP="006E68F4">
      <w:pPr>
        <w:pStyle w:val="MONCAP"/>
        <w:numPr>
          <w:ilvl w:val="0"/>
          <w:numId w:val="0"/>
        </w:numPr>
        <w:jc w:val="center"/>
        <w:rPr>
          <w:ins w:id="124" w:author="Marcos Junior" w:date="2015-06-17T18:28:00Z"/>
          <w:rFonts w:ascii="Times-Bold" w:eastAsia="Times New Roman" w:hAnsi="Times-Bold" w:cs="Times-Bold"/>
          <w:bCs/>
        </w:rPr>
      </w:pPr>
    </w:p>
    <w:p w:rsidR="00586623" w:rsidRDefault="00586623" w:rsidP="006E68F4">
      <w:pPr>
        <w:pStyle w:val="MONCAP"/>
        <w:numPr>
          <w:ilvl w:val="0"/>
          <w:numId w:val="0"/>
        </w:numPr>
        <w:jc w:val="center"/>
        <w:rPr>
          <w:ins w:id="125" w:author="Marcos Junior" w:date="2015-06-17T18:28:00Z"/>
          <w:rFonts w:ascii="Times-Bold" w:eastAsia="Times New Roman" w:hAnsi="Times-Bold" w:cs="Times-Bold"/>
          <w:bCs/>
        </w:rPr>
      </w:pPr>
    </w:p>
    <w:p w:rsidR="00586623" w:rsidRDefault="00586623" w:rsidP="006E68F4">
      <w:pPr>
        <w:pStyle w:val="MONCAP"/>
        <w:numPr>
          <w:ilvl w:val="0"/>
          <w:numId w:val="0"/>
        </w:numPr>
        <w:jc w:val="center"/>
        <w:rPr>
          <w:ins w:id="126" w:author="Marcos Junior" w:date="2015-06-17T18:28:00Z"/>
          <w:rFonts w:ascii="Times-Bold" w:eastAsia="Times New Roman" w:hAnsi="Times-Bold" w:cs="Times-Bold"/>
          <w:bCs/>
        </w:rPr>
      </w:pPr>
    </w:p>
    <w:p w:rsidR="00586623" w:rsidRDefault="00586623" w:rsidP="006E68F4">
      <w:pPr>
        <w:pStyle w:val="MONCAP"/>
        <w:numPr>
          <w:ilvl w:val="0"/>
          <w:numId w:val="0"/>
        </w:numPr>
        <w:jc w:val="center"/>
        <w:rPr>
          <w:ins w:id="127" w:author="Marcos Junior" w:date="2015-06-17T18:28:00Z"/>
          <w:rFonts w:ascii="Times-Bold" w:eastAsia="Times New Roman" w:hAnsi="Times-Bold" w:cs="Times-Bold"/>
          <w:bCs/>
        </w:rPr>
      </w:pPr>
    </w:p>
    <w:p w:rsidR="00586623" w:rsidRDefault="00586623" w:rsidP="006E68F4">
      <w:pPr>
        <w:pStyle w:val="MONCAP"/>
        <w:numPr>
          <w:ilvl w:val="0"/>
          <w:numId w:val="0"/>
        </w:numPr>
        <w:jc w:val="center"/>
        <w:rPr>
          <w:ins w:id="128" w:author="Marcos Junior" w:date="2015-06-17T18:28:00Z"/>
          <w:rFonts w:ascii="Times-Bold" w:eastAsia="Times New Roman" w:hAnsi="Times-Bold" w:cs="Times-Bold"/>
          <w:bCs/>
        </w:rPr>
      </w:pPr>
    </w:p>
    <w:p w:rsidR="00586623" w:rsidRDefault="00586623" w:rsidP="006E68F4">
      <w:pPr>
        <w:pStyle w:val="MONCAP"/>
        <w:numPr>
          <w:ilvl w:val="0"/>
          <w:numId w:val="0"/>
        </w:numPr>
        <w:jc w:val="center"/>
        <w:rPr>
          <w:ins w:id="129" w:author="Marcos Junior" w:date="2015-06-17T18:28:00Z"/>
          <w:rFonts w:ascii="Times-Bold" w:eastAsia="Times New Roman" w:hAnsi="Times-Bold" w:cs="Times-Bold"/>
          <w:bCs/>
        </w:rPr>
      </w:pPr>
    </w:p>
    <w:p w:rsidR="00586623" w:rsidRDefault="00586623" w:rsidP="006E68F4">
      <w:pPr>
        <w:pStyle w:val="MONCAP"/>
        <w:numPr>
          <w:ilvl w:val="0"/>
          <w:numId w:val="0"/>
        </w:numPr>
        <w:jc w:val="center"/>
        <w:rPr>
          <w:ins w:id="130" w:author="Marcos Junior" w:date="2015-06-17T18:28:00Z"/>
          <w:rFonts w:ascii="Times-Bold" w:eastAsia="Times New Roman" w:hAnsi="Times-Bold" w:cs="Times-Bold"/>
          <w:bCs/>
        </w:rPr>
      </w:pPr>
    </w:p>
    <w:p w:rsidR="00586623" w:rsidRDefault="00586623" w:rsidP="006E68F4">
      <w:pPr>
        <w:pStyle w:val="MONCAP"/>
        <w:numPr>
          <w:ilvl w:val="0"/>
          <w:numId w:val="0"/>
        </w:numPr>
        <w:jc w:val="center"/>
        <w:rPr>
          <w:ins w:id="131" w:author="Marcos Junior" w:date="2015-06-17T18:28:00Z"/>
          <w:rFonts w:ascii="Times-Bold" w:eastAsia="Times New Roman" w:hAnsi="Times-Bold" w:cs="Times-Bold"/>
          <w:bCs/>
        </w:rPr>
      </w:pPr>
    </w:p>
    <w:p w:rsidR="00586623" w:rsidRDefault="00586623" w:rsidP="006E68F4">
      <w:pPr>
        <w:pStyle w:val="MONCAP"/>
        <w:numPr>
          <w:ilvl w:val="0"/>
          <w:numId w:val="0"/>
        </w:numPr>
        <w:jc w:val="center"/>
        <w:rPr>
          <w:ins w:id="132" w:author="Marcos Junior" w:date="2015-06-17T18:28:00Z"/>
          <w:rFonts w:ascii="Times-Bold" w:eastAsia="Times New Roman" w:hAnsi="Times-Bold" w:cs="Times-Bold"/>
          <w:bCs/>
        </w:rPr>
      </w:pPr>
    </w:p>
    <w:p w:rsidR="00586623" w:rsidRDefault="00586623" w:rsidP="006E68F4">
      <w:pPr>
        <w:pStyle w:val="MONCAP"/>
        <w:numPr>
          <w:ilvl w:val="0"/>
          <w:numId w:val="0"/>
        </w:numPr>
        <w:jc w:val="center"/>
        <w:rPr>
          <w:ins w:id="133" w:author="Marcos Junior" w:date="2015-06-17T18:28:00Z"/>
          <w:rFonts w:ascii="Times-Bold" w:eastAsia="Times New Roman" w:hAnsi="Times-Bold" w:cs="Times-Bold"/>
          <w:bCs/>
        </w:rPr>
      </w:pPr>
    </w:p>
    <w:p w:rsidR="00586623" w:rsidRDefault="00586623" w:rsidP="006E68F4">
      <w:pPr>
        <w:pStyle w:val="MONCAP"/>
        <w:numPr>
          <w:ilvl w:val="0"/>
          <w:numId w:val="0"/>
        </w:numPr>
        <w:jc w:val="center"/>
        <w:rPr>
          <w:ins w:id="134" w:author="Marcos Junior" w:date="2015-06-17T18:28:00Z"/>
          <w:rFonts w:ascii="Times-Bold" w:eastAsia="Times New Roman" w:hAnsi="Times-Bold" w:cs="Times-Bold"/>
          <w:bCs/>
        </w:rPr>
      </w:pPr>
    </w:p>
    <w:p w:rsidR="00586623" w:rsidRDefault="00586623" w:rsidP="006E68F4">
      <w:pPr>
        <w:pStyle w:val="MONCAP"/>
        <w:numPr>
          <w:ilvl w:val="0"/>
          <w:numId w:val="0"/>
        </w:numPr>
        <w:jc w:val="center"/>
        <w:rPr>
          <w:ins w:id="135" w:author="Marcos Junior" w:date="2015-06-17T18:28:00Z"/>
          <w:rFonts w:ascii="Times-Bold" w:eastAsia="Times New Roman" w:hAnsi="Times-Bold" w:cs="Times-Bold"/>
          <w:bCs/>
        </w:rPr>
      </w:pPr>
    </w:p>
    <w:p w:rsidR="00586623" w:rsidRDefault="00586623" w:rsidP="006E68F4">
      <w:pPr>
        <w:pStyle w:val="MONCAP"/>
        <w:numPr>
          <w:ilvl w:val="0"/>
          <w:numId w:val="0"/>
        </w:numPr>
        <w:jc w:val="center"/>
        <w:rPr>
          <w:ins w:id="136" w:author="Marcos Junior" w:date="2015-06-17T18:28:00Z"/>
          <w:rFonts w:ascii="Times-Bold" w:eastAsia="Times New Roman" w:hAnsi="Times-Bold" w:cs="Times-Bold"/>
          <w:bCs/>
        </w:rPr>
      </w:pPr>
    </w:p>
    <w:p w:rsidR="00586623" w:rsidRDefault="00586623" w:rsidP="006E68F4">
      <w:pPr>
        <w:pStyle w:val="MONCAP"/>
        <w:numPr>
          <w:ilvl w:val="0"/>
          <w:numId w:val="0"/>
        </w:numPr>
        <w:jc w:val="center"/>
        <w:rPr>
          <w:ins w:id="137" w:author="Marcos Junior" w:date="2015-06-17T18:28:00Z"/>
          <w:rFonts w:ascii="Times-Bold" w:eastAsia="Times New Roman" w:hAnsi="Times-Bold" w:cs="Times-Bold"/>
          <w:bCs/>
        </w:rPr>
      </w:pPr>
    </w:p>
    <w:p w:rsidR="00586623" w:rsidRDefault="00586623" w:rsidP="006E68F4">
      <w:pPr>
        <w:pStyle w:val="MONCAP"/>
        <w:numPr>
          <w:ilvl w:val="0"/>
          <w:numId w:val="0"/>
        </w:numPr>
        <w:jc w:val="center"/>
        <w:rPr>
          <w:ins w:id="138" w:author="Marcos Junior" w:date="2015-06-17T18:28:00Z"/>
          <w:rFonts w:ascii="Times-Bold" w:eastAsia="Times New Roman" w:hAnsi="Times-Bold" w:cs="Times-Bold"/>
          <w:bCs/>
        </w:rPr>
      </w:pPr>
    </w:p>
    <w:p w:rsidR="00586623" w:rsidRDefault="00586623" w:rsidP="006E68F4">
      <w:pPr>
        <w:pStyle w:val="MONCAP"/>
        <w:numPr>
          <w:ilvl w:val="0"/>
          <w:numId w:val="0"/>
        </w:numPr>
        <w:jc w:val="center"/>
        <w:rPr>
          <w:ins w:id="139" w:author="Marcos Junior" w:date="2015-06-17T18:28:00Z"/>
          <w:rFonts w:ascii="Times-Bold" w:eastAsia="Times New Roman" w:hAnsi="Times-Bold" w:cs="Times-Bold"/>
          <w:bCs/>
        </w:rPr>
      </w:pPr>
    </w:p>
    <w:p w:rsidR="00586623" w:rsidRDefault="00586623" w:rsidP="006E68F4">
      <w:pPr>
        <w:pStyle w:val="MONCAP"/>
        <w:numPr>
          <w:ilvl w:val="0"/>
          <w:numId w:val="0"/>
        </w:numPr>
        <w:jc w:val="center"/>
        <w:rPr>
          <w:ins w:id="140" w:author="Marcos Junior" w:date="2015-06-17T18:28:00Z"/>
          <w:rFonts w:ascii="Times-Bold" w:eastAsia="Times New Roman" w:hAnsi="Times-Bold" w:cs="Times-Bold"/>
          <w:bCs/>
        </w:rPr>
      </w:pPr>
    </w:p>
    <w:p w:rsidR="00586623" w:rsidRDefault="00586623" w:rsidP="006E68F4">
      <w:pPr>
        <w:pStyle w:val="MONCAP"/>
        <w:numPr>
          <w:ilvl w:val="0"/>
          <w:numId w:val="0"/>
        </w:numPr>
        <w:jc w:val="center"/>
        <w:rPr>
          <w:ins w:id="141" w:author="Marcos Junior" w:date="2015-06-17T18:28:00Z"/>
          <w:rFonts w:ascii="Times-Bold" w:eastAsia="Times New Roman" w:hAnsi="Times-Bold" w:cs="Times-Bold"/>
          <w:bCs/>
        </w:rPr>
      </w:pPr>
    </w:p>
    <w:p w:rsidR="00586623" w:rsidRDefault="00586623" w:rsidP="006E68F4">
      <w:pPr>
        <w:pStyle w:val="MONCAP"/>
        <w:numPr>
          <w:ilvl w:val="0"/>
          <w:numId w:val="0"/>
        </w:numPr>
        <w:jc w:val="center"/>
        <w:rPr>
          <w:ins w:id="142" w:author="Marcos Junior" w:date="2015-06-17T18:28:00Z"/>
          <w:rFonts w:ascii="Times-Bold" w:eastAsia="Times New Roman" w:hAnsi="Times-Bold" w:cs="Times-Bold"/>
          <w:bCs/>
        </w:rPr>
      </w:pPr>
    </w:p>
    <w:p w:rsidR="00586623" w:rsidRDefault="00586623" w:rsidP="006E68F4">
      <w:pPr>
        <w:pStyle w:val="MONCAP"/>
        <w:numPr>
          <w:ilvl w:val="0"/>
          <w:numId w:val="0"/>
        </w:numPr>
        <w:jc w:val="center"/>
        <w:rPr>
          <w:rFonts w:ascii="Times-Bold" w:eastAsia="Times New Roman" w:hAnsi="Times-Bold" w:cs="Times-Bold"/>
          <w:bCs/>
        </w:rPr>
      </w:pPr>
    </w:p>
    <w:p w:rsidR="00180668" w:rsidRDefault="00180668" w:rsidP="002B6681">
      <w:pPr>
        <w:pStyle w:val="MONCAP"/>
        <w:numPr>
          <w:ilvl w:val="0"/>
          <w:numId w:val="0"/>
        </w:numPr>
        <w:jc w:val="center"/>
        <w:rPr>
          <w:rFonts w:ascii="Times-Bold" w:eastAsia="Times New Roman" w:hAnsi="Times-Bold" w:cs="Times-Bold"/>
          <w:bCs/>
          <w:sz w:val="28"/>
          <w:szCs w:val="28"/>
        </w:rPr>
      </w:pPr>
    </w:p>
    <w:p w:rsidR="002B6681" w:rsidRPr="00DD347F" w:rsidRDefault="002B6681" w:rsidP="002B6681">
      <w:pPr>
        <w:pStyle w:val="MONCAP"/>
        <w:numPr>
          <w:ilvl w:val="0"/>
          <w:numId w:val="0"/>
        </w:numPr>
        <w:jc w:val="center"/>
        <w:rPr>
          <w:rFonts w:ascii="Times-Bold" w:eastAsia="Times New Roman" w:hAnsi="Times-Bold" w:cs="Times-Bold"/>
          <w:bCs/>
          <w:sz w:val="28"/>
          <w:szCs w:val="28"/>
        </w:rPr>
      </w:pPr>
      <w:r w:rsidRPr="00DD347F">
        <w:rPr>
          <w:rFonts w:ascii="Times-Bold" w:eastAsia="Times New Roman" w:hAnsi="Times-Bold" w:cs="Times-Bold"/>
          <w:bCs/>
          <w:sz w:val="28"/>
          <w:szCs w:val="28"/>
        </w:rPr>
        <w:lastRenderedPageBreak/>
        <w:t>RESUMO</w:t>
      </w:r>
    </w:p>
    <w:p w:rsidR="002B6681" w:rsidRPr="00DD347F" w:rsidRDefault="002B6681" w:rsidP="002B6681">
      <w:pPr>
        <w:pStyle w:val="MONCAP"/>
        <w:numPr>
          <w:ilvl w:val="0"/>
          <w:numId w:val="0"/>
        </w:numPr>
        <w:jc w:val="center"/>
        <w:rPr>
          <w:rFonts w:ascii="Times-Bold" w:eastAsia="Times New Roman" w:hAnsi="Times-Bold" w:cs="Times-Bold"/>
          <w:bCs/>
          <w:sz w:val="28"/>
          <w:szCs w:val="28"/>
        </w:rPr>
      </w:pPr>
    </w:p>
    <w:p w:rsidR="002222DC" w:rsidRPr="002222DC" w:rsidRDefault="006D0682" w:rsidP="006D0682">
      <w:pPr>
        <w:pStyle w:val="Estilocorpodoc"/>
        <w:ind w:firstLine="0"/>
        <w:rPr>
          <w:sz w:val="24"/>
        </w:rPr>
      </w:pPr>
      <w:r>
        <w:rPr>
          <w:sz w:val="24"/>
        </w:rPr>
        <w:t>Este trabalho apresenta u</w:t>
      </w:r>
      <w:r w:rsidR="002222DC" w:rsidRPr="002222DC">
        <w:rPr>
          <w:sz w:val="24"/>
        </w:rPr>
        <w:t xml:space="preserve">m </w:t>
      </w:r>
      <w:r w:rsidR="00A8590B">
        <w:rPr>
          <w:sz w:val="24"/>
        </w:rPr>
        <w:t>dos principais sistemas utiliza</w:t>
      </w:r>
      <w:r w:rsidR="002222DC" w:rsidRPr="002222DC">
        <w:rPr>
          <w:sz w:val="24"/>
        </w:rPr>
        <w:t xml:space="preserve">do para gestão de operações comerciais e controle de execução de serviços </w:t>
      </w:r>
      <w:r w:rsidR="002222DC">
        <w:rPr>
          <w:sz w:val="24"/>
        </w:rPr>
        <w:t>do setor de Saneamento B</w:t>
      </w:r>
      <w:r w:rsidR="002222DC" w:rsidRPr="002222DC">
        <w:rPr>
          <w:sz w:val="24"/>
        </w:rPr>
        <w:t>ásico</w:t>
      </w:r>
      <w:r w:rsidR="002222DC">
        <w:rPr>
          <w:sz w:val="24"/>
        </w:rPr>
        <w:t xml:space="preserve"> Brasileiro</w:t>
      </w:r>
      <w:r w:rsidR="002222DC" w:rsidRPr="002222DC">
        <w:rPr>
          <w:sz w:val="24"/>
        </w:rPr>
        <w:t xml:space="preserve">, </w:t>
      </w:r>
      <w:r>
        <w:rPr>
          <w:sz w:val="24"/>
        </w:rPr>
        <w:t>o</w:t>
      </w:r>
      <w:r w:rsidR="002222DC" w:rsidRPr="002222DC">
        <w:rPr>
          <w:sz w:val="24"/>
        </w:rPr>
        <w:t xml:space="preserve"> sistema GSAN</w:t>
      </w:r>
      <w:r w:rsidR="0095763E">
        <w:rPr>
          <w:sz w:val="24"/>
        </w:rPr>
        <w:t>,</w:t>
      </w:r>
      <w:r w:rsidR="002222DC" w:rsidRPr="002222DC">
        <w:rPr>
          <w:sz w:val="24"/>
        </w:rPr>
        <w:t xml:space="preserve"> </w:t>
      </w:r>
      <w:r w:rsidR="0095763E">
        <w:rPr>
          <w:sz w:val="24"/>
        </w:rPr>
        <w:t xml:space="preserve">com </w:t>
      </w:r>
      <w:r w:rsidR="002222DC" w:rsidRPr="002222DC">
        <w:rPr>
          <w:sz w:val="24"/>
        </w:rPr>
        <w:t xml:space="preserve">melhorias no que diz respeito ao </w:t>
      </w:r>
      <w:r w:rsidR="0080268E">
        <w:rPr>
          <w:sz w:val="24"/>
        </w:rPr>
        <w:t>Atendimento ao P</w:t>
      </w:r>
      <w:r w:rsidR="0095763E">
        <w:rPr>
          <w:sz w:val="24"/>
        </w:rPr>
        <w:t>ú</w:t>
      </w:r>
      <w:r w:rsidR="002222DC" w:rsidRPr="002222DC">
        <w:rPr>
          <w:sz w:val="24"/>
        </w:rPr>
        <w:t xml:space="preserve">blico, </w:t>
      </w:r>
      <w:r w:rsidR="00E75553">
        <w:rPr>
          <w:sz w:val="24"/>
        </w:rPr>
        <w:t>resultado d</w:t>
      </w:r>
      <w:r w:rsidR="002222DC">
        <w:rPr>
          <w:sz w:val="24"/>
        </w:rPr>
        <w:t xml:space="preserve">a </w:t>
      </w:r>
      <w:r w:rsidR="004D53D1">
        <w:rPr>
          <w:sz w:val="24"/>
        </w:rPr>
        <w:t>padronização</w:t>
      </w:r>
      <w:r w:rsidR="002222DC" w:rsidRPr="002222DC">
        <w:rPr>
          <w:sz w:val="24"/>
        </w:rPr>
        <w:t xml:space="preserve"> </w:t>
      </w:r>
      <w:r w:rsidR="002222DC">
        <w:rPr>
          <w:sz w:val="24"/>
        </w:rPr>
        <w:t>d</w:t>
      </w:r>
      <w:r w:rsidR="002222DC" w:rsidRPr="002222DC">
        <w:rPr>
          <w:sz w:val="24"/>
        </w:rPr>
        <w:t>os atendimento</w:t>
      </w:r>
      <w:r w:rsidR="0095763E">
        <w:rPr>
          <w:sz w:val="24"/>
        </w:rPr>
        <w:t>s</w:t>
      </w:r>
      <w:r w:rsidR="002222DC" w:rsidRPr="002222DC">
        <w:rPr>
          <w:sz w:val="24"/>
        </w:rPr>
        <w:t xml:space="preserve"> de</w:t>
      </w:r>
      <w:r w:rsidR="002222DC">
        <w:rPr>
          <w:sz w:val="24"/>
        </w:rPr>
        <w:t xml:space="preserve"> primeiro nível e automatização dos atendimento</w:t>
      </w:r>
      <w:r w:rsidR="0095763E">
        <w:rPr>
          <w:sz w:val="24"/>
        </w:rPr>
        <w:t>s</w:t>
      </w:r>
      <w:r w:rsidR="002222DC">
        <w:rPr>
          <w:sz w:val="24"/>
        </w:rPr>
        <w:t xml:space="preserve"> dos serviços Obter 2ª de C</w:t>
      </w:r>
      <w:r w:rsidR="002222DC" w:rsidRPr="002222DC">
        <w:rPr>
          <w:sz w:val="24"/>
        </w:rPr>
        <w:t xml:space="preserve">onta, </w:t>
      </w:r>
      <w:r w:rsidR="002222DC">
        <w:rPr>
          <w:sz w:val="24"/>
        </w:rPr>
        <w:t>Informar Falta de Á</w:t>
      </w:r>
      <w:r w:rsidR="002222DC" w:rsidRPr="002222DC">
        <w:rPr>
          <w:sz w:val="24"/>
        </w:rPr>
        <w:t xml:space="preserve">gua e </w:t>
      </w:r>
      <w:r w:rsidR="004D53D1">
        <w:rPr>
          <w:sz w:val="24"/>
        </w:rPr>
        <w:t xml:space="preserve">Solicitar </w:t>
      </w:r>
      <w:r w:rsidR="002222DC">
        <w:rPr>
          <w:sz w:val="24"/>
        </w:rPr>
        <w:t>Restabelecimento da L</w:t>
      </w:r>
      <w:r w:rsidR="004D53D1">
        <w:rPr>
          <w:sz w:val="24"/>
        </w:rPr>
        <w:t>igação</w:t>
      </w:r>
      <w:r w:rsidR="0095763E">
        <w:rPr>
          <w:sz w:val="24"/>
        </w:rPr>
        <w:t>,</w:t>
      </w:r>
      <w:r w:rsidR="006B6B76">
        <w:rPr>
          <w:sz w:val="24"/>
        </w:rPr>
        <w:t xml:space="preserve"> integrado</w:t>
      </w:r>
      <w:r w:rsidR="0095763E">
        <w:rPr>
          <w:sz w:val="24"/>
        </w:rPr>
        <w:t>s</w:t>
      </w:r>
      <w:r w:rsidR="006B6B76">
        <w:rPr>
          <w:sz w:val="24"/>
        </w:rPr>
        <w:t xml:space="preserve"> a uma central de atendimento personalizada através da ferramenta Asterisk</w:t>
      </w:r>
      <w:r w:rsidR="0095763E">
        <w:rPr>
          <w:sz w:val="24"/>
        </w:rPr>
        <w:t xml:space="preserve">, </w:t>
      </w:r>
      <w:r w:rsidR="00115377">
        <w:rPr>
          <w:sz w:val="24"/>
        </w:rPr>
        <w:t xml:space="preserve">que </w:t>
      </w:r>
      <w:r w:rsidR="0095763E">
        <w:rPr>
          <w:sz w:val="24"/>
        </w:rPr>
        <w:t xml:space="preserve">permite </w:t>
      </w:r>
      <w:r w:rsidR="00115377">
        <w:rPr>
          <w:sz w:val="24"/>
        </w:rPr>
        <w:t xml:space="preserve">a utilização de </w:t>
      </w:r>
      <w:r w:rsidR="0095763E">
        <w:rPr>
          <w:sz w:val="24"/>
        </w:rPr>
        <w:t>voz sobre IP, além do uso convencional da telefonia pública como meio de comunicação com o cliente.</w:t>
      </w:r>
      <w:r w:rsidR="002222DC" w:rsidRPr="002222DC">
        <w:rPr>
          <w:sz w:val="24"/>
        </w:rPr>
        <w:t xml:space="preserve"> </w:t>
      </w:r>
      <w:r w:rsidR="0095763E">
        <w:rPr>
          <w:sz w:val="24"/>
        </w:rPr>
        <w:t xml:space="preserve">Realizado </w:t>
      </w:r>
      <w:r w:rsidR="00DC393C">
        <w:rPr>
          <w:sz w:val="24"/>
        </w:rPr>
        <w:t xml:space="preserve">para possibilitar a redução dos custos com atendimento ao cliente e </w:t>
      </w:r>
      <w:r w:rsidR="004D53D1">
        <w:rPr>
          <w:sz w:val="24"/>
        </w:rPr>
        <w:t>p</w:t>
      </w:r>
      <w:r w:rsidR="002222DC" w:rsidRPr="002222DC">
        <w:rPr>
          <w:sz w:val="24"/>
        </w:rPr>
        <w:t xml:space="preserve">elo fato das empresas de saneamento serem altamente </w:t>
      </w:r>
      <w:r w:rsidR="00131CED">
        <w:rPr>
          <w:sz w:val="24"/>
        </w:rPr>
        <w:t>damandada</w:t>
      </w:r>
      <w:r w:rsidR="002222DC" w:rsidRPr="002222DC">
        <w:rPr>
          <w:sz w:val="24"/>
        </w:rPr>
        <w:t xml:space="preserve"> pela população </w:t>
      </w:r>
      <w:r w:rsidR="0095763E">
        <w:rPr>
          <w:sz w:val="24"/>
        </w:rPr>
        <w:t>diariamente</w:t>
      </w:r>
      <w:r w:rsidR="002222DC" w:rsidRPr="002222DC">
        <w:rPr>
          <w:sz w:val="24"/>
        </w:rPr>
        <w:t>.</w:t>
      </w:r>
      <w:r w:rsidR="004D53D1">
        <w:rPr>
          <w:sz w:val="24"/>
        </w:rPr>
        <w:t xml:space="preserve"> </w:t>
      </w:r>
      <w:r w:rsidR="00E75553">
        <w:rPr>
          <w:sz w:val="24"/>
        </w:rPr>
        <w:t xml:space="preserve">Após </w:t>
      </w:r>
      <w:r w:rsidR="00424A1A">
        <w:rPr>
          <w:sz w:val="24"/>
        </w:rPr>
        <w:t xml:space="preserve">o estudo aprofundado </w:t>
      </w:r>
      <w:r w:rsidR="002222DC" w:rsidRPr="002222DC">
        <w:rPr>
          <w:sz w:val="24"/>
        </w:rPr>
        <w:t xml:space="preserve">dos sistemas envolvidos, </w:t>
      </w:r>
      <w:r w:rsidR="00E75553">
        <w:rPr>
          <w:sz w:val="24"/>
        </w:rPr>
        <w:t xml:space="preserve">foi possível identificar uma forma de integrar as tecnologias de </w:t>
      </w:r>
      <w:r w:rsidR="00A46AE7">
        <w:rPr>
          <w:sz w:val="24"/>
        </w:rPr>
        <w:t>paradígmas</w:t>
      </w:r>
      <w:r w:rsidR="00E75553">
        <w:rPr>
          <w:sz w:val="24"/>
        </w:rPr>
        <w:t xml:space="preserve"> diferentes,</w:t>
      </w:r>
      <w:r w:rsidR="006B6B76">
        <w:rPr>
          <w:sz w:val="24"/>
        </w:rPr>
        <w:t xml:space="preserve"> </w:t>
      </w:r>
      <w:r w:rsidR="00E75553">
        <w:rPr>
          <w:sz w:val="24"/>
        </w:rPr>
        <w:t xml:space="preserve">com a utilização de </w:t>
      </w:r>
      <w:r w:rsidR="006B6B76">
        <w:rPr>
          <w:sz w:val="24"/>
        </w:rPr>
        <w:t>um agente intermediário</w:t>
      </w:r>
      <w:r w:rsidR="00424A1A">
        <w:rPr>
          <w:sz w:val="24"/>
        </w:rPr>
        <w:t xml:space="preserve"> </w:t>
      </w:r>
      <w:r w:rsidR="00E75553">
        <w:rPr>
          <w:sz w:val="24"/>
        </w:rPr>
        <w:t>responsável</w:t>
      </w:r>
      <w:r w:rsidR="00424A1A">
        <w:rPr>
          <w:sz w:val="24"/>
        </w:rPr>
        <w:t xml:space="preserve"> </w:t>
      </w:r>
      <w:r w:rsidR="00E75553">
        <w:rPr>
          <w:sz w:val="24"/>
        </w:rPr>
        <w:t>pela</w:t>
      </w:r>
      <w:r w:rsidR="00424A1A">
        <w:rPr>
          <w:sz w:val="24"/>
        </w:rPr>
        <w:t xml:space="preserve"> comunicação</w:t>
      </w:r>
      <w:r w:rsidR="00B958CD">
        <w:rPr>
          <w:sz w:val="24"/>
        </w:rPr>
        <w:t xml:space="preserve"> </w:t>
      </w:r>
      <w:r w:rsidR="00E75553">
        <w:rPr>
          <w:sz w:val="24"/>
        </w:rPr>
        <w:t xml:space="preserve">via </w:t>
      </w:r>
      <w:r w:rsidR="00424A1A">
        <w:rPr>
          <w:sz w:val="24"/>
        </w:rPr>
        <w:t>protocolos SOAP e Agi</w:t>
      </w:r>
      <w:r w:rsidR="00A46AE7">
        <w:rPr>
          <w:sz w:val="24"/>
        </w:rPr>
        <w:t>,</w:t>
      </w:r>
      <w:r w:rsidR="00424A1A">
        <w:rPr>
          <w:sz w:val="24"/>
        </w:rPr>
        <w:t xml:space="preserve"> </w:t>
      </w:r>
      <w:r w:rsidR="00A46AE7">
        <w:rPr>
          <w:sz w:val="24"/>
        </w:rPr>
        <w:t xml:space="preserve">respectivamente </w:t>
      </w:r>
      <w:r w:rsidR="00424A1A">
        <w:rPr>
          <w:sz w:val="24"/>
        </w:rPr>
        <w:t>para interligar os sistemas</w:t>
      </w:r>
      <w:r w:rsidR="00E75553">
        <w:rPr>
          <w:sz w:val="24"/>
        </w:rPr>
        <w:t xml:space="preserve"> GSAN e Asterisk</w:t>
      </w:r>
      <w:r w:rsidR="00B958CD">
        <w:rPr>
          <w:sz w:val="24"/>
        </w:rPr>
        <w:t xml:space="preserve">. </w:t>
      </w:r>
      <w:r w:rsidR="002222DC" w:rsidRPr="002222DC">
        <w:rPr>
          <w:sz w:val="24"/>
        </w:rPr>
        <w:t xml:space="preserve"> </w:t>
      </w:r>
      <w:r w:rsidR="00B958CD">
        <w:rPr>
          <w:sz w:val="24"/>
        </w:rPr>
        <w:t>Foram realiza</w:t>
      </w:r>
      <w:r w:rsidR="002222DC" w:rsidRPr="002222DC">
        <w:rPr>
          <w:sz w:val="24"/>
        </w:rPr>
        <w:t>do</w:t>
      </w:r>
      <w:r w:rsidR="00B958CD">
        <w:rPr>
          <w:sz w:val="24"/>
        </w:rPr>
        <w:t>s</w:t>
      </w:r>
      <w:r w:rsidR="002222DC" w:rsidRPr="002222DC">
        <w:rPr>
          <w:sz w:val="24"/>
        </w:rPr>
        <w:t xml:space="preserve"> experimentos sobre o prod</w:t>
      </w:r>
      <w:r w:rsidR="00B958CD">
        <w:rPr>
          <w:sz w:val="24"/>
        </w:rPr>
        <w:t>uto gerado, a</w:t>
      </w:r>
      <w:r w:rsidR="002222DC" w:rsidRPr="002222DC">
        <w:rPr>
          <w:sz w:val="24"/>
        </w:rPr>
        <w:t xml:space="preserve">pós a aplicação dos diversos cenários de testes </w:t>
      </w:r>
      <w:r w:rsidR="00F92BDE">
        <w:rPr>
          <w:sz w:val="24"/>
        </w:rPr>
        <w:t>foi demostrado</w:t>
      </w:r>
      <w:r w:rsidR="00B958CD">
        <w:rPr>
          <w:sz w:val="24"/>
        </w:rPr>
        <w:t xml:space="preserve"> </w:t>
      </w:r>
      <w:r w:rsidR="00F92BDE">
        <w:rPr>
          <w:sz w:val="24"/>
        </w:rPr>
        <w:t>uma</w:t>
      </w:r>
      <w:r w:rsidR="002222DC" w:rsidRPr="002222DC">
        <w:rPr>
          <w:sz w:val="24"/>
        </w:rPr>
        <w:t xml:space="preserve"> redução de 20,46% dos registros de atendimentos diários</w:t>
      </w:r>
      <w:r w:rsidR="00F92BDE">
        <w:rPr>
          <w:sz w:val="24"/>
        </w:rPr>
        <w:t>.</w:t>
      </w:r>
    </w:p>
    <w:p w:rsidR="002222DC" w:rsidRPr="00DD347F" w:rsidRDefault="002222DC" w:rsidP="002222DC">
      <w:pPr>
        <w:pStyle w:val="Estilocorpodoc"/>
      </w:pPr>
    </w:p>
    <w:p w:rsidR="002B6681" w:rsidRPr="00DD347F" w:rsidRDefault="002B6681" w:rsidP="002B6681">
      <w:pPr>
        <w:pStyle w:val="MONCAP"/>
        <w:numPr>
          <w:ilvl w:val="0"/>
          <w:numId w:val="0"/>
        </w:numPr>
        <w:jc w:val="left"/>
        <w:rPr>
          <w:rFonts w:ascii="Times-Bold" w:eastAsia="Times New Roman" w:hAnsi="Times-Bold" w:cs="Times-Bold"/>
          <w:b w:val="0"/>
          <w:bCs/>
        </w:rPr>
      </w:pPr>
      <w:r w:rsidRPr="00EB6C13">
        <w:rPr>
          <w:rFonts w:ascii="Times-Bold" w:eastAsia="Times New Roman" w:hAnsi="Times-Bold" w:cs="Times-Bold"/>
          <w:b w:val="0"/>
          <w:bCs/>
        </w:rPr>
        <w:t xml:space="preserve">Palavras-chave: </w:t>
      </w:r>
      <w:r w:rsidR="00AB4A83">
        <w:rPr>
          <w:rFonts w:ascii="Times-Bold" w:eastAsia="Times New Roman" w:hAnsi="Times-Bold" w:cs="Times-Bold"/>
          <w:b w:val="0"/>
          <w:bCs/>
        </w:rPr>
        <w:t xml:space="preserve">GSAN. </w:t>
      </w:r>
      <w:r w:rsidR="00AB4A83" w:rsidRPr="00DD347F">
        <w:rPr>
          <w:rFonts w:ascii="Times-Bold" w:eastAsia="Times New Roman" w:hAnsi="Times-Bold" w:cs="Times-Bold"/>
          <w:b w:val="0"/>
          <w:bCs/>
        </w:rPr>
        <w:t>Asterisk</w:t>
      </w:r>
      <w:r w:rsidR="006D0682" w:rsidRPr="00DD347F">
        <w:rPr>
          <w:rFonts w:ascii="Times-Bold" w:eastAsia="Times New Roman" w:hAnsi="Times-Bold" w:cs="Times-Bold"/>
          <w:b w:val="0"/>
          <w:bCs/>
        </w:rPr>
        <w:t>.</w:t>
      </w:r>
      <w:r w:rsidR="004562C3" w:rsidRPr="00DD347F">
        <w:rPr>
          <w:rFonts w:ascii="Times-Bold" w:eastAsia="Times New Roman" w:hAnsi="Times-Bold" w:cs="Times-Bold"/>
          <w:b w:val="0"/>
          <w:bCs/>
        </w:rPr>
        <w:t xml:space="preserve"> </w:t>
      </w:r>
      <w:r w:rsidR="00CF69C2" w:rsidRPr="00DD347F">
        <w:rPr>
          <w:rFonts w:ascii="Times-Bold" w:eastAsia="Times New Roman" w:hAnsi="Times-Bold" w:cs="Times-Bold"/>
          <w:b w:val="0"/>
          <w:bCs/>
        </w:rPr>
        <w:t>Call C</w:t>
      </w:r>
      <w:r w:rsidR="004562C3" w:rsidRPr="00DD347F">
        <w:rPr>
          <w:rFonts w:ascii="Times-Bold" w:eastAsia="Times New Roman" w:hAnsi="Times-Bold" w:cs="Times-Bold"/>
          <w:b w:val="0"/>
          <w:bCs/>
        </w:rPr>
        <w:t>enter.</w:t>
      </w:r>
      <w:r w:rsidR="008B2149" w:rsidRPr="00DD347F">
        <w:rPr>
          <w:rFonts w:ascii="Times-Bold" w:eastAsia="Times New Roman" w:hAnsi="Times-Bold" w:cs="Times-Bold"/>
          <w:b w:val="0"/>
          <w:bCs/>
        </w:rPr>
        <w:t xml:space="preserve"> Automatização de Serviços.</w:t>
      </w:r>
    </w:p>
    <w:p w:rsidR="002B6681" w:rsidRPr="00DD347F" w:rsidRDefault="002B6681" w:rsidP="006E68F4">
      <w:pPr>
        <w:pStyle w:val="MONCAP"/>
        <w:numPr>
          <w:ilvl w:val="0"/>
          <w:numId w:val="0"/>
        </w:numPr>
        <w:jc w:val="center"/>
        <w:rPr>
          <w:rFonts w:ascii="Times-Bold" w:eastAsia="Times New Roman" w:hAnsi="Times-Bold" w:cs="Times-Bold"/>
          <w:bCs/>
        </w:rPr>
      </w:pPr>
    </w:p>
    <w:p w:rsidR="002B6681" w:rsidRPr="00DD347F" w:rsidRDefault="002B6681" w:rsidP="006E68F4">
      <w:pPr>
        <w:pStyle w:val="MONCAP"/>
        <w:numPr>
          <w:ilvl w:val="0"/>
          <w:numId w:val="0"/>
        </w:numPr>
        <w:jc w:val="center"/>
        <w:rPr>
          <w:rFonts w:ascii="Times-Bold" w:eastAsia="Times New Roman" w:hAnsi="Times-Bold" w:cs="Times-Bold"/>
          <w:bCs/>
        </w:rPr>
      </w:pPr>
    </w:p>
    <w:p w:rsidR="002B6681" w:rsidRPr="00DD347F" w:rsidRDefault="002B6681" w:rsidP="006E68F4">
      <w:pPr>
        <w:pStyle w:val="MONCAP"/>
        <w:numPr>
          <w:ilvl w:val="0"/>
          <w:numId w:val="0"/>
        </w:numPr>
        <w:jc w:val="center"/>
        <w:rPr>
          <w:rFonts w:ascii="Times-Bold" w:eastAsia="Times New Roman" w:hAnsi="Times-Bold" w:cs="Times-Bold"/>
          <w:bCs/>
        </w:rPr>
      </w:pPr>
    </w:p>
    <w:p w:rsidR="002B6681" w:rsidRPr="00DD347F" w:rsidRDefault="002B6681" w:rsidP="006E68F4">
      <w:pPr>
        <w:pStyle w:val="MONCAP"/>
        <w:numPr>
          <w:ilvl w:val="0"/>
          <w:numId w:val="0"/>
        </w:numPr>
        <w:jc w:val="center"/>
        <w:rPr>
          <w:rFonts w:ascii="Times-Bold" w:eastAsia="Times New Roman" w:hAnsi="Times-Bold" w:cs="Times-Bold"/>
          <w:bCs/>
        </w:rPr>
      </w:pPr>
    </w:p>
    <w:p w:rsidR="002B6681" w:rsidRPr="00DD347F" w:rsidRDefault="002B6681" w:rsidP="006E68F4">
      <w:pPr>
        <w:pStyle w:val="MONCAP"/>
        <w:numPr>
          <w:ilvl w:val="0"/>
          <w:numId w:val="0"/>
        </w:numPr>
        <w:jc w:val="center"/>
        <w:rPr>
          <w:rFonts w:ascii="Times-Bold" w:eastAsia="Times New Roman" w:hAnsi="Times-Bold" w:cs="Times-Bold"/>
          <w:bCs/>
        </w:rPr>
      </w:pPr>
    </w:p>
    <w:p w:rsidR="002B6681" w:rsidRPr="00DD347F" w:rsidRDefault="002B6681" w:rsidP="006E68F4">
      <w:pPr>
        <w:pStyle w:val="MONCAP"/>
        <w:numPr>
          <w:ilvl w:val="0"/>
          <w:numId w:val="0"/>
        </w:numPr>
        <w:jc w:val="center"/>
        <w:rPr>
          <w:rFonts w:ascii="Times-Bold" w:eastAsia="Times New Roman" w:hAnsi="Times-Bold" w:cs="Times-Bold"/>
          <w:bCs/>
        </w:rPr>
      </w:pPr>
    </w:p>
    <w:p w:rsidR="002B6681" w:rsidRPr="00DD347F" w:rsidRDefault="002B6681" w:rsidP="006E68F4">
      <w:pPr>
        <w:pStyle w:val="MONCAP"/>
        <w:numPr>
          <w:ilvl w:val="0"/>
          <w:numId w:val="0"/>
        </w:numPr>
        <w:jc w:val="center"/>
        <w:rPr>
          <w:rFonts w:ascii="Times-Bold" w:eastAsia="Times New Roman" w:hAnsi="Times-Bold" w:cs="Times-Bold"/>
          <w:bCs/>
        </w:rPr>
      </w:pPr>
    </w:p>
    <w:p w:rsidR="002B6681" w:rsidRPr="00DD347F" w:rsidRDefault="002B6681" w:rsidP="006E68F4">
      <w:pPr>
        <w:pStyle w:val="MONCAP"/>
        <w:numPr>
          <w:ilvl w:val="0"/>
          <w:numId w:val="0"/>
        </w:numPr>
        <w:jc w:val="center"/>
        <w:rPr>
          <w:rFonts w:ascii="Times-Bold" w:eastAsia="Times New Roman" w:hAnsi="Times-Bold" w:cs="Times-Bold"/>
          <w:bCs/>
        </w:rPr>
      </w:pPr>
    </w:p>
    <w:p w:rsidR="002B6681" w:rsidRPr="00DD347F" w:rsidRDefault="002B6681" w:rsidP="006E68F4">
      <w:pPr>
        <w:pStyle w:val="MONCAP"/>
        <w:numPr>
          <w:ilvl w:val="0"/>
          <w:numId w:val="0"/>
        </w:numPr>
        <w:jc w:val="center"/>
        <w:rPr>
          <w:rFonts w:ascii="Times-Bold" w:eastAsia="Times New Roman" w:hAnsi="Times-Bold" w:cs="Times-Bold"/>
          <w:bCs/>
        </w:rPr>
      </w:pPr>
    </w:p>
    <w:p w:rsidR="002B6681" w:rsidRPr="00DD347F" w:rsidRDefault="002B6681" w:rsidP="006E68F4">
      <w:pPr>
        <w:pStyle w:val="MONCAP"/>
        <w:numPr>
          <w:ilvl w:val="0"/>
          <w:numId w:val="0"/>
        </w:numPr>
        <w:jc w:val="center"/>
        <w:rPr>
          <w:rFonts w:ascii="Times-Bold" w:eastAsia="Times New Roman" w:hAnsi="Times-Bold" w:cs="Times-Bold"/>
          <w:bCs/>
        </w:rPr>
      </w:pPr>
    </w:p>
    <w:p w:rsidR="002B6681" w:rsidRPr="00DD347F" w:rsidRDefault="002B6681" w:rsidP="006E68F4">
      <w:pPr>
        <w:pStyle w:val="MONCAP"/>
        <w:numPr>
          <w:ilvl w:val="0"/>
          <w:numId w:val="0"/>
        </w:numPr>
        <w:jc w:val="center"/>
        <w:rPr>
          <w:rFonts w:ascii="Times-Bold" w:eastAsia="Times New Roman" w:hAnsi="Times-Bold" w:cs="Times-Bold"/>
          <w:bCs/>
        </w:rPr>
      </w:pPr>
    </w:p>
    <w:p w:rsidR="002B6681" w:rsidRPr="00DD347F" w:rsidRDefault="002B6681" w:rsidP="006E68F4">
      <w:pPr>
        <w:pStyle w:val="MONCAP"/>
        <w:numPr>
          <w:ilvl w:val="0"/>
          <w:numId w:val="0"/>
        </w:numPr>
        <w:jc w:val="center"/>
        <w:rPr>
          <w:rFonts w:ascii="Times-Bold" w:eastAsia="Times New Roman" w:hAnsi="Times-Bold" w:cs="Times-Bold"/>
          <w:bCs/>
        </w:rPr>
      </w:pPr>
    </w:p>
    <w:p w:rsidR="002B6681" w:rsidRDefault="002B6681" w:rsidP="002B6681">
      <w:pPr>
        <w:pStyle w:val="MONCAP"/>
        <w:numPr>
          <w:ilvl w:val="0"/>
          <w:numId w:val="0"/>
        </w:numPr>
        <w:jc w:val="center"/>
        <w:rPr>
          <w:rFonts w:ascii="Times-Bold" w:eastAsia="Times New Roman" w:hAnsi="Times-Bold" w:cs="Times-Bold"/>
          <w:bCs/>
          <w:sz w:val="28"/>
          <w:szCs w:val="28"/>
          <w:lang w:val="en-US"/>
        </w:rPr>
      </w:pPr>
      <w:r w:rsidRPr="008B2149">
        <w:rPr>
          <w:rFonts w:ascii="Times-Bold" w:eastAsia="Times New Roman" w:hAnsi="Times-Bold" w:cs="Times-Bold"/>
          <w:bCs/>
          <w:sz w:val="28"/>
          <w:szCs w:val="28"/>
          <w:lang w:val="en-US"/>
        </w:rPr>
        <w:lastRenderedPageBreak/>
        <w:t>ABSTRACT</w:t>
      </w:r>
    </w:p>
    <w:p w:rsidR="00E8770D" w:rsidRPr="008B2149" w:rsidRDefault="00E8770D" w:rsidP="002B6681">
      <w:pPr>
        <w:pStyle w:val="MONCAP"/>
        <w:numPr>
          <w:ilvl w:val="0"/>
          <w:numId w:val="0"/>
        </w:numPr>
        <w:jc w:val="center"/>
        <w:rPr>
          <w:rFonts w:ascii="Times-Bold" w:eastAsia="Times New Roman" w:hAnsi="Times-Bold" w:cs="Times-Bold"/>
          <w:bCs/>
          <w:sz w:val="28"/>
          <w:szCs w:val="28"/>
          <w:lang w:val="en-US"/>
        </w:rPr>
      </w:pPr>
    </w:p>
    <w:p w:rsidR="00AB4A83" w:rsidRDefault="00AB4A83" w:rsidP="002B6681">
      <w:pPr>
        <w:pStyle w:val="MONCAP"/>
        <w:numPr>
          <w:ilvl w:val="0"/>
          <w:numId w:val="0"/>
        </w:numPr>
        <w:rPr>
          <w:rFonts w:ascii="Arial" w:eastAsia="Batang" w:hAnsi="Arial"/>
          <w:b w:val="0"/>
          <w:lang w:val="en-US" w:eastAsia="ko-KR"/>
        </w:rPr>
      </w:pPr>
      <w:r w:rsidRPr="00AB4A83">
        <w:rPr>
          <w:rFonts w:ascii="Arial" w:eastAsia="Batang" w:hAnsi="Arial"/>
          <w:b w:val="0"/>
          <w:lang w:val="en-US" w:eastAsia="ko-KR"/>
        </w:rPr>
        <w:t xml:space="preserve">This </w:t>
      </w:r>
      <w:r w:rsidR="00A922E1">
        <w:rPr>
          <w:rFonts w:ascii="Arial" w:eastAsia="Batang" w:hAnsi="Arial"/>
          <w:b w:val="0"/>
          <w:lang w:val="en-US" w:eastAsia="ko-KR"/>
        </w:rPr>
        <w:t>work</w:t>
      </w:r>
      <w:r w:rsidRPr="00AB4A83">
        <w:rPr>
          <w:rFonts w:ascii="Arial" w:eastAsia="Batang" w:hAnsi="Arial"/>
          <w:b w:val="0"/>
          <w:lang w:val="en-US" w:eastAsia="ko-KR"/>
        </w:rPr>
        <w:t xml:space="preserve"> presents one of the main systems used for managing business operations and execution control services of the Brazilian basic sanitation sector, GSAN system, with improvements with regard to the Public Service as a result of standardization of top-level visits and automation of care services </w:t>
      </w:r>
      <w:r w:rsidR="004932CA" w:rsidRPr="004932CA">
        <w:rPr>
          <w:rFonts w:ascii="Arial" w:eastAsia="Batang" w:hAnsi="Arial"/>
          <w:b w:val="0"/>
          <w:lang w:val="en-US" w:eastAsia="ko-KR"/>
        </w:rPr>
        <w:t>second copy account</w:t>
      </w:r>
      <w:r w:rsidRPr="00AB4A83">
        <w:rPr>
          <w:rFonts w:ascii="Arial" w:eastAsia="Batang" w:hAnsi="Arial"/>
          <w:b w:val="0"/>
          <w:lang w:val="en-US" w:eastAsia="ko-KR"/>
        </w:rPr>
        <w:t>, Inform Water Lack and Request Restoration of connection, integrated to a central personalized service through Asterisk tool, which allows the use of voice over IP in addition to the conventional use of public telephony as a means communication with the client. Carried out to enable the reduction of customer service costs and because the sanitation companies are highly requested by the population daily. After thorough study of the systems involved, it was possible to identify a way to integrate the different paradigms technologies, using an intermediary agent responsible for communic</w:t>
      </w:r>
      <w:r w:rsidR="0031476E">
        <w:rPr>
          <w:rFonts w:ascii="Arial" w:eastAsia="Batang" w:hAnsi="Arial"/>
          <w:b w:val="0"/>
          <w:lang w:val="en-US" w:eastAsia="ko-KR"/>
        </w:rPr>
        <w:t>ating via SOAP protocols and AGI</w:t>
      </w:r>
      <w:r w:rsidRPr="00AB4A83">
        <w:rPr>
          <w:rFonts w:ascii="Arial" w:eastAsia="Batang" w:hAnsi="Arial"/>
          <w:b w:val="0"/>
          <w:lang w:val="en-US" w:eastAsia="ko-KR"/>
        </w:rPr>
        <w:t xml:space="preserve"> respectively to interconnect GSAN and Asterisk systems. Experiments were carried out on the product generated after the implementation of the various scenarios testing was demonstrated a reduction of 20.46% of daily attendance records.</w:t>
      </w:r>
    </w:p>
    <w:p w:rsidR="00AB4A83" w:rsidRDefault="00AB4A83" w:rsidP="002B6681">
      <w:pPr>
        <w:pStyle w:val="MONCAP"/>
        <w:numPr>
          <w:ilvl w:val="0"/>
          <w:numId w:val="0"/>
        </w:numPr>
        <w:rPr>
          <w:rFonts w:ascii="Arial" w:eastAsia="Batang" w:hAnsi="Arial"/>
          <w:b w:val="0"/>
          <w:lang w:val="en-US" w:eastAsia="ko-KR"/>
        </w:rPr>
      </w:pPr>
    </w:p>
    <w:p w:rsidR="002B6681" w:rsidRPr="00DC393C" w:rsidRDefault="002B6681" w:rsidP="002B6681">
      <w:pPr>
        <w:pStyle w:val="MONCAP"/>
        <w:numPr>
          <w:ilvl w:val="0"/>
          <w:numId w:val="0"/>
        </w:numPr>
        <w:rPr>
          <w:rFonts w:eastAsia="Times New Roman"/>
          <w:b w:val="0"/>
          <w:bCs/>
          <w:lang w:val="en-US"/>
        </w:rPr>
      </w:pPr>
      <w:r w:rsidRPr="00DC393C">
        <w:rPr>
          <w:rFonts w:eastAsia="Times New Roman"/>
          <w:b w:val="0"/>
          <w:bCs/>
          <w:lang w:val="en-US"/>
        </w:rPr>
        <w:t xml:space="preserve">Keywords: </w:t>
      </w:r>
      <w:r w:rsidR="00AB4A83">
        <w:rPr>
          <w:rFonts w:ascii="Times-Bold" w:eastAsia="Times New Roman" w:hAnsi="Times-Bold" w:cs="Times-Bold"/>
          <w:b w:val="0"/>
          <w:bCs/>
          <w:lang w:val="en-US"/>
        </w:rPr>
        <w:t xml:space="preserve">GSAN. </w:t>
      </w:r>
      <w:proofErr w:type="gramStart"/>
      <w:r w:rsidR="00AB4A83">
        <w:rPr>
          <w:rFonts w:ascii="Times-Bold" w:eastAsia="Times New Roman" w:hAnsi="Times-Bold" w:cs="Times-Bold"/>
          <w:b w:val="0"/>
          <w:bCs/>
          <w:lang w:val="en-US"/>
        </w:rPr>
        <w:t>Asterisk</w:t>
      </w:r>
      <w:r w:rsidR="006D0682" w:rsidRPr="00DC393C">
        <w:rPr>
          <w:rFonts w:ascii="Times-Bold" w:eastAsia="Times New Roman" w:hAnsi="Times-Bold" w:cs="Times-Bold"/>
          <w:b w:val="0"/>
          <w:bCs/>
          <w:lang w:val="en-US"/>
        </w:rPr>
        <w:t>.</w:t>
      </w:r>
      <w:proofErr w:type="gramEnd"/>
      <w:r w:rsidR="00A2761F" w:rsidRPr="00DC393C">
        <w:rPr>
          <w:rFonts w:ascii="Times-Bold" w:eastAsia="Times New Roman" w:hAnsi="Times-Bold" w:cs="Times-Bold"/>
          <w:b w:val="0"/>
          <w:bCs/>
          <w:lang w:val="en-US"/>
        </w:rPr>
        <w:t xml:space="preserve"> </w:t>
      </w:r>
      <w:proofErr w:type="gramStart"/>
      <w:r w:rsidR="00A2761F" w:rsidRPr="00DC393C">
        <w:rPr>
          <w:rFonts w:ascii="Times-Bold" w:eastAsia="Times New Roman" w:hAnsi="Times-Bold" w:cs="Times-Bold"/>
          <w:b w:val="0"/>
          <w:bCs/>
          <w:lang w:val="en-US"/>
        </w:rPr>
        <w:t>Call Center.</w:t>
      </w:r>
      <w:proofErr w:type="gramEnd"/>
      <w:r w:rsidR="008B2149">
        <w:rPr>
          <w:rFonts w:ascii="Times-Bold" w:eastAsia="Times New Roman" w:hAnsi="Times-Bold" w:cs="Times-Bold"/>
          <w:b w:val="0"/>
          <w:bCs/>
          <w:lang w:val="en-US"/>
        </w:rPr>
        <w:t xml:space="preserve"> </w:t>
      </w:r>
      <w:proofErr w:type="gramStart"/>
      <w:r w:rsidR="008B2149">
        <w:rPr>
          <w:rFonts w:ascii="Times-Bold" w:eastAsia="Times New Roman" w:hAnsi="Times-Bold" w:cs="Times-Bold"/>
          <w:b w:val="0"/>
          <w:bCs/>
          <w:lang w:val="en-US"/>
        </w:rPr>
        <w:t>Automation of Services.</w:t>
      </w:r>
      <w:proofErr w:type="gramEnd"/>
    </w:p>
    <w:p w:rsidR="002B6681" w:rsidRPr="00DC393C" w:rsidRDefault="002B6681" w:rsidP="002B6681">
      <w:pPr>
        <w:pStyle w:val="MONCAP"/>
        <w:numPr>
          <w:ilvl w:val="0"/>
          <w:numId w:val="0"/>
        </w:numPr>
        <w:jc w:val="center"/>
        <w:rPr>
          <w:rFonts w:ascii="Times-Bold" w:eastAsia="Times New Roman" w:hAnsi="Times-Bold" w:cs="Times-Bold"/>
          <w:bCs/>
          <w:sz w:val="28"/>
          <w:szCs w:val="28"/>
          <w:lang w:val="en-US"/>
        </w:rPr>
      </w:pPr>
    </w:p>
    <w:p w:rsidR="002B6681" w:rsidRPr="00DC393C" w:rsidRDefault="002B6681" w:rsidP="002B6681">
      <w:pPr>
        <w:pStyle w:val="MONCAP"/>
        <w:numPr>
          <w:ilvl w:val="0"/>
          <w:numId w:val="0"/>
        </w:numPr>
        <w:jc w:val="center"/>
        <w:rPr>
          <w:rFonts w:ascii="Times-Bold" w:eastAsia="Times New Roman" w:hAnsi="Times-Bold" w:cs="Times-Bold"/>
          <w:bCs/>
          <w:sz w:val="28"/>
          <w:szCs w:val="28"/>
          <w:lang w:val="en-US"/>
        </w:rPr>
      </w:pPr>
    </w:p>
    <w:p w:rsidR="002B6681" w:rsidRPr="00DC393C" w:rsidRDefault="002B6681" w:rsidP="006E68F4">
      <w:pPr>
        <w:pStyle w:val="MONCAP"/>
        <w:numPr>
          <w:ilvl w:val="0"/>
          <w:numId w:val="0"/>
        </w:numPr>
        <w:jc w:val="center"/>
        <w:rPr>
          <w:rFonts w:ascii="Times-Bold" w:eastAsia="Times New Roman" w:hAnsi="Times-Bold" w:cs="Times-Bold"/>
          <w:bCs/>
          <w:lang w:val="en-US"/>
        </w:rPr>
      </w:pPr>
    </w:p>
    <w:p w:rsidR="002B6681" w:rsidRPr="00DC393C" w:rsidRDefault="002B6681" w:rsidP="006E68F4">
      <w:pPr>
        <w:pStyle w:val="MONCAP"/>
        <w:numPr>
          <w:ilvl w:val="0"/>
          <w:numId w:val="0"/>
        </w:numPr>
        <w:jc w:val="center"/>
        <w:rPr>
          <w:rFonts w:ascii="Times-Bold" w:eastAsia="Times New Roman" w:hAnsi="Times-Bold" w:cs="Times-Bold"/>
          <w:bCs/>
          <w:lang w:val="en-US"/>
        </w:rPr>
      </w:pPr>
    </w:p>
    <w:p w:rsidR="002B6681" w:rsidRPr="00DC393C" w:rsidRDefault="002B6681" w:rsidP="006E68F4">
      <w:pPr>
        <w:pStyle w:val="MONCAP"/>
        <w:numPr>
          <w:ilvl w:val="0"/>
          <w:numId w:val="0"/>
        </w:numPr>
        <w:jc w:val="center"/>
        <w:rPr>
          <w:rFonts w:ascii="Times-Bold" w:eastAsia="Times New Roman" w:hAnsi="Times-Bold" w:cs="Times-Bold"/>
          <w:bCs/>
          <w:lang w:val="en-US"/>
        </w:rPr>
      </w:pPr>
    </w:p>
    <w:p w:rsidR="002B6681" w:rsidRPr="00DC393C" w:rsidRDefault="002B6681" w:rsidP="006E68F4">
      <w:pPr>
        <w:pStyle w:val="MONCAP"/>
        <w:numPr>
          <w:ilvl w:val="0"/>
          <w:numId w:val="0"/>
        </w:numPr>
        <w:jc w:val="center"/>
        <w:rPr>
          <w:rFonts w:ascii="Times-Bold" w:eastAsia="Times New Roman" w:hAnsi="Times-Bold" w:cs="Times-Bold"/>
          <w:bCs/>
          <w:lang w:val="en-US"/>
        </w:rPr>
      </w:pPr>
    </w:p>
    <w:p w:rsidR="002B6681" w:rsidRPr="00DC393C" w:rsidRDefault="002B6681" w:rsidP="006E68F4">
      <w:pPr>
        <w:pStyle w:val="MONCAP"/>
        <w:numPr>
          <w:ilvl w:val="0"/>
          <w:numId w:val="0"/>
        </w:numPr>
        <w:jc w:val="center"/>
        <w:rPr>
          <w:rFonts w:ascii="Times-Bold" w:eastAsia="Times New Roman" w:hAnsi="Times-Bold" w:cs="Times-Bold"/>
          <w:bCs/>
          <w:lang w:val="en-US"/>
        </w:rPr>
      </w:pPr>
    </w:p>
    <w:p w:rsidR="002B6681" w:rsidRDefault="002B6681" w:rsidP="006E68F4">
      <w:pPr>
        <w:pStyle w:val="MONCAP"/>
        <w:numPr>
          <w:ilvl w:val="0"/>
          <w:numId w:val="0"/>
        </w:numPr>
        <w:jc w:val="center"/>
        <w:rPr>
          <w:rFonts w:ascii="Times-Bold" w:eastAsia="Times New Roman" w:hAnsi="Times-Bold" w:cs="Times-Bold"/>
          <w:bCs/>
          <w:lang w:val="en-US"/>
        </w:rPr>
      </w:pPr>
    </w:p>
    <w:p w:rsidR="009B6370" w:rsidRDefault="009B6370" w:rsidP="006E68F4">
      <w:pPr>
        <w:pStyle w:val="MONCAP"/>
        <w:numPr>
          <w:ilvl w:val="0"/>
          <w:numId w:val="0"/>
        </w:numPr>
        <w:jc w:val="center"/>
        <w:rPr>
          <w:rFonts w:ascii="Times-Bold" w:eastAsia="Times New Roman" w:hAnsi="Times-Bold" w:cs="Times-Bold"/>
          <w:bCs/>
          <w:lang w:val="en-US"/>
        </w:rPr>
      </w:pPr>
    </w:p>
    <w:p w:rsidR="009B6370" w:rsidRDefault="009B6370" w:rsidP="006E68F4">
      <w:pPr>
        <w:pStyle w:val="MONCAP"/>
        <w:numPr>
          <w:ilvl w:val="0"/>
          <w:numId w:val="0"/>
        </w:numPr>
        <w:jc w:val="center"/>
        <w:rPr>
          <w:rFonts w:ascii="Times-Bold" w:eastAsia="Times New Roman" w:hAnsi="Times-Bold" w:cs="Times-Bold"/>
          <w:bCs/>
          <w:lang w:val="en-US"/>
        </w:rPr>
      </w:pPr>
    </w:p>
    <w:p w:rsidR="00811815" w:rsidRDefault="00811815" w:rsidP="006E68F4">
      <w:pPr>
        <w:pStyle w:val="MONCAP"/>
        <w:numPr>
          <w:ilvl w:val="0"/>
          <w:numId w:val="0"/>
        </w:numPr>
        <w:jc w:val="center"/>
        <w:rPr>
          <w:rFonts w:ascii="Times-Bold" w:eastAsia="Times New Roman" w:hAnsi="Times-Bold" w:cs="Times-Bold"/>
          <w:bCs/>
          <w:lang w:val="en-US"/>
        </w:rPr>
      </w:pPr>
    </w:p>
    <w:p w:rsidR="00811815" w:rsidRDefault="00811815" w:rsidP="006E68F4">
      <w:pPr>
        <w:pStyle w:val="MONCAP"/>
        <w:numPr>
          <w:ilvl w:val="0"/>
          <w:numId w:val="0"/>
        </w:numPr>
        <w:jc w:val="center"/>
        <w:rPr>
          <w:rFonts w:ascii="Times-Bold" w:eastAsia="Times New Roman" w:hAnsi="Times-Bold" w:cs="Times-Bold"/>
          <w:bCs/>
          <w:lang w:val="en-US"/>
        </w:rPr>
      </w:pPr>
    </w:p>
    <w:p w:rsidR="00811815" w:rsidRPr="00DC393C" w:rsidRDefault="00811815" w:rsidP="006E68F4">
      <w:pPr>
        <w:pStyle w:val="MONCAP"/>
        <w:numPr>
          <w:ilvl w:val="0"/>
          <w:numId w:val="0"/>
        </w:numPr>
        <w:jc w:val="center"/>
        <w:rPr>
          <w:rFonts w:ascii="Times-Bold" w:eastAsia="Times New Roman" w:hAnsi="Times-Bold" w:cs="Times-Bold"/>
          <w:bCs/>
          <w:lang w:val="en-US"/>
        </w:rPr>
      </w:pPr>
    </w:p>
    <w:p w:rsidR="002B6681" w:rsidRDefault="002B6681" w:rsidP="006E68F4">
      <w:pPr>
        <w:pStyle w:val="MONCAP"/>
        <w:numPr>
          <w:ilvl w:val="0"/>
          <w:numId w:val="0"/>
        </w:numPr>
        <w:jc w:val="center"/>
        <w:rPr>
          <w:rFonts w:ascii="Times-Bold" w:eastAsia="Times New Roman" w:hAnsi="Times-Bold" w:cs="Times-Bold"/>
          <w:bCs/>
          <w:lang w:val="en-US"/>
        </w:rPr>
      </w:pPr>
    </w:p>
    <w:p w:rsidR="002116F8" w:rsidRPr="00180668" w:rsidRDefault="002116F8" w:rsidP="002116F8">
      <w:pPr>
        <w:autoSpaceDE w:val="0"/>
        <w:autoSpaceDN w:val="0"/>
        <w:adjustRightInd w:val="0"/>
        <w:spacing w:after="0" w:line="240" w:lineRule="auto"/>
        <w:jc w:val="center"/>
        <w:rPr>
          <w:rFonts w:ascii="Arial" w:eastAsia="Times New Roman" w:hAnsi="Arial" w:cs="Arial"/>
          <w:b/>
          <w:bCs/>
          <w:sz w:val="24"/>
          <w:szCs w:val="24"/>
          <w:lang w:eastAsia="pt-BR"/>
        </w:rPr>
      </w:pPr>
      <w:r w:rsidRPr="00180668">
        <w:rPr>
          <w:rFonts w:ascii="Arial" w:eastAsia="Times New Roman" w:hAnsi="Arial" w:cs="Arial"/>
          <w:b/>
          <w:bCs/>
          <w:sz w:val="24"/>
          <w:szCs w:val="24"/>
          <w:lang w:eastAsia="pt-BR"/>
        </w:rPr>
        <w:lastRenderedPageBreak/>
        <w:t>LISTA DE FIGURAS</w:t>
      </w:r>
    </w:p>
    <w:p w:rsidR="002116F8" w:rsidRPr="000A19CD" w:rsidRDefault="002116F8" w:rsidP="002116F8">
      <w:pPr>
        <w:autoSpaceDE w:val="0"/>
        <w:autoSpaceDN w:val="0"/>
        <w:adjustRightInd w:val="0"/>
        <w:spacing w:after="0" w:line="240" w:lineRule="auto"/>
        <w:jc w:val="center"/>
        <w:rPr>
          <w:rFonts w:ascii="Times New Roman" w:eastAsia="Times New Roman" w:hAnsi="Times New Roman"/>
          <w:b/>
          <w:bCs/>
          <w:sz w:val="24"/>
          <w:szCs w:val="24"/>
          <w:lang w:eastAsia="pt-BR"/>
        </w:rPr>
      </w:pPr>
    </w:p>
    <w:p w:rsidR="006C5587" w:rsidRDefault="00656F0A">
      <w:pPr>
        <w:pStyle w:val="TableofFigures"/>
        <w:tabs>
          <w:tab w:val="right" w:leader="dot" w:pos="9061"/>
        </w:tabs>
        <w:rPr>
          <w:rFonts w:asciiTheme="minorHAnsi" w:eastAsiaTheme="minorEastAsia" w:hAnsiTheme="minorHAnsi" w:cstheme="minorBidi"/>
          <w:caps w:val="0"/>
          <w:noProof/>
          <w:sz w:val="22"/>
          <w:szCs w:val="22"/>
          <w:lang w:eastAsia="pt-BR"/>
        </w:rPr>
      </w:pPr>
      <w:r>
        <w:rPr>
          <w:rFonts w:ascii="Times-Bold" w:eastAsia="Times New Roman" w:hAnsi="Times-Bold" w:cs="Times-Bold"/>
          <w:b/>
          <w:bCs/>
          <w:sz w:val="24"/>
          <w:szCs w:val="24"/>
          <w:lang w:eastAsia="pt-BR"/>
        </w:rPr>
        <w:fldChar w:fldCharType="begin"/>
      </w:r>
      <w:r w:rsidR="002116F8">
        <w:rPr>
          <w:rFonts w:ascii="Times-Bold" w:eastAsia="Times New Roman" w:hAnsi="Times-Bold" w:cs="Times-Bold"/>
          <w:b/>
          <w:bCs/>
          <w:sz w:val="24"/>
          <w:szCs w:val="24"/>
          <w:lang w:eastAsia="pt-BR"/>
        </w:rPr>
        <w:instrText xml:space="preserve"> TOC \h \z \c "Figura" </w:instrText>
      </w:r>
      <w:r>
        <w:rPr>
          <w:rFonts w:ascii="Times-Bold" w:eastAsia="Times New Roman" w:hAnsi="Times-Bold" w:cs="Times-Bold"/>
          <w:b/>
          <w:bCs/>
          <w:sz w:val="24"/>
          <w:szCs w:val="24"/>
          <w:lang w:eastAsia="pt-BR"/>
        </w:rPr>
        <w:fldChar w:fldCharType="separate"/>
      </w:r>
      <w:hyperlink w:anchor="_Toc421735328" w:history="1">
        <w:r w:rsidR="006C5587" w:rsidRPr="00601C92">
          <w:rPr>
            <w:rStyle w:val="Hyperlink"/>
            <w:noProof/>
          </w:rPr>
          <w:t>Figura 1: Gráfico da Quantidade de Reclamações Mensais da CAJ</w:t>
        </w:r>
        <w:r w:rsidR="006C5587">
          <w:rPr>
            <w:noProof/>
            <w:webHidden/>
          </w:rPr>
          <w:tab/>
        </w:r>
        <w:r>
          <w:rPr>
            <w:noProof/>
            <w:webHidden/>
          </w:rPr>
          <w:fldChar w:fldCharType="begin"/>
        </w:r>
        <w:r w:rsidR="006C5587">
          <w:rPr>
            <w:noProof/>
            <w:webHidden/>
          </w:rPr>
          <w:instrText xml:space="preserve"> PAGEREF _Toc421735328 \h </w:instrText>
        </w:r>
        <w:r>
          <w:rPr>
            <w:noProof/>
            <w:webHidden/>
          </w:rPr>
        </w:r>
        <w:r>
          <w:rPr>
            <w:noProof/>
            <w:webHidden/>
          </w:rPr>
          <w:fldChar w:fldCharType="separate"/>
        </w:r>
        <w:r w:rsidR="000F6A97">
          <w:rPr>
            <w:noProof/>
            <w:webHidden/>
          </w:rPr>
          <w:t>18</w:t>
        </w:r>
        <w:r>
          <w:rPr>
            <w:noProof/>
            <w:webHidden/>
          </w:rPr>
          <w:fldChar w:fldCharType="end"/>
        </w:r>
      </w:hyperlink>
    </w:p>
    <w:p w:rsidR="006C5587"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329" w:history="1">
        <w:r w:rsidR="006C5587" w:rsidRPr="00601C92">
          <w:rPr>
            <w:rStyle w:val="Hyperlink"/>
            <w:noProof/>
          </w:rPr>
          <w:t>Figura 2: Implantações do Sistema GSAN</w:t>
        </w:r>
        <w:r w:rsidR="006C5587">
          <w:rPr>
            <w:noProof/>
            <w:webHidden/>
          </w:rPr>
          <w:tab/>
        </w:r>
        <w:r w:rsidR="00656F0A">
          <w:rPr>
            <w:noProof/>
            <w:webHidden/>
          </w:rPr>
          <w:fldChar w:fldCharType="begin"/>
        </w:r>
        <w:r w:rsidR="006C5587">
          <w:rPr>
            <w:noProof/>
            <w:webHidden/>
          </w:rPr>
          <w:instrText xml:space="preserve"> PAGEREF _Toc421735329 \h </w:instrText>
        </w:r>
        <w:r w:rsidR="00656F0A">
          <w:rPr>
            <w:noProof/>
            <w:webHidden/>
          </w:rPr>
        </w:r>
        <w:r w:rsidR="00656F0A">
          <w:rPr>
            <w:noProof/>
            <w:webHidden/>
          </w:rPr>
          <w:fldChar w:fldCharType="separate"/>
        </w:r>
        <w:r w:rsidR="000F6A97">
          <w:rPr>
            <w:noProof/>
            <w:webHidden/>
          </w:rPr>
          <w:t>24</w:t>
        </w:r>
        <w:r w:rsidR="00656F0A">
          <w:rPr>
            <w:noProof/>
            <w:webHidden/>
          </w:rPr>
          <w:fldChar w:fldCharType="end"/>
        </w:r>
      </w:hyperlink>
    </w:p>
    <w:p w:rsidR="006C5587"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330" w:history="1">
        <w:r w:rsidR="006C5587" w:rsidRPr="00601C92">
          <w:rPr>
            <w:rStyle w:val="Hyperlink"/>
            <w:noProof/>
          </w:rPr>
          <w:t xml:space="preserve">Figura 3: Arquitetura Detalhada do Sistema GSAN </w:t>
        </w:r>
        <w:r w:rsidR="006C5587">
          <w:rPr>
            <w:noProof/>
            <w:webHidden/>
          </w:rPr>
          <w:tab/>
        </w:r>
        <w:r w:rsidR="00656F0A">
          <w:rPr>
            <w:noProof/>
            <w:webHidden/>
          </w:rPr>
          <w:fldChar w:fldCharType="begin"/>
        </w:r>
        <w:r w:rsidR="006C5587">
          <w:rPr>
            <w:noProof/>
            <w:webHidden/>
          </w:rPr>
          <w:instrText xml:space="preserve"> PAGEREF _Toc421735330 \h </w:instrText>
        </w:r>
        <w:r w:rsidR="00656F0A">
          <w:rPr>
            <w:noProof/>
            <w:webHidden/>
          </w:rPr>
        </w:r>
        <w:r w:rsidR="00656F0A">
          <w:rPr>
            <w:noProof/>
            <w:webHidden/>
          </w:rPr>
          <w:fldChar w:fldCharType="separate"/>
        </w:r>
        <w:r w:rsidR="000F6A97">
          <w:rPr>
            <w:noProof/>
            <w:webHidden/>
          </w:rPr>
          <w:t>27</w:t>
        </w:r>
        <w:r w:rsidR="00656F0A">
          <w:rPr>
            <w:noProof/>
            <w:webHidden/>
          </w:rPr>
          <w:fldChar w:fldCharType="end"/>
        </w:r>
      </w:hyperlink>
    </w:p>
    <w:p w:rsidR="006C5587"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331" w:history="1">
        <w:r w:rsidR="006C5587" w:rsidRPr="00601C92">
          <w:rPr>
            <w:rStyle w:val="Hyperlink"/>
            <w:noProof/>
          </w:rPr>
          <w:t xml:space="preserve">Figura 4: Exemplo de configuração do script build </w:t>
        </w:r>
        <w:r w:rsidR="006C5587">
          <w:rPr>
            <w:noProof/>
            <w:webHidden/>
          </w:rPr>
          <w:tab/>
        </w:r>
        <w:r w:rsidR="00656F0A">
          <w:rPr>
            <w:noProof/>
            <w:webHidden/>
          </w:rPr>
          <w:fldChar w:fldCharType="begin"/>
        </w:r>
        <w:r w:rsidR="006C5587">
          <w:rPr>
            <w:noProof/>
            <w:webHidden/>
          </w:rPr>
          <w:instrText xml:space="preserve"> PAGEREF _Toc421735331 \h </w:instrText>
        </w:r>
        <w:r w:rsidR="00656F0A">
          <w:rPr>
            <w:noProof/>
            <w:webHidden/>
          </w:rPr>
        </w:r>
        <w:r w:rsidR="00656F0A">
          <w:rPr>
            <w:noProof/>
            <w:webHidden/>
          </w:rPr>
          <w:fldChar w:fldCharType="separate"/>
        </w:r>
        <w:r w:rsidR="000F6A97">
          <w:rPr>
            <w:noProof/>
            <w:webHidden/>
          </w:rPr>
          <w:t>29</w:t>
        </w:r>
        <w:r w:rsidR="00656F0A">
          <w:rPr>
            <w:noProof/>
            <w:webHidden/>
          </w:rPr>
          <w:fldChar w:fldCharType="end"/>
        </w:r>
      </w:hyperlink>
    </w:p>
    <w:p w:rsidR="006C5587"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332" w:history="1">
        <w:r w:rsidR="006C5587" w:rsidRPr="00601C92">
          <w:rPr>
            <w:rStyle w:val="Hyperlink"/>
            <w:noProof/>
          </w:rPr>
          <w:t xml:space="preserve">Figura 5: Execução do script de build  </w:t>
        </w:r>
        <w:r w:rsidR="006C5587">
          <w:rPr>
            <w:noProof/>
            <w:webHidden/>
          </w:rPr>
          <w:tab/>
        </w:r>
        <w:r w:rsidR="00656F0A">
          <w:rPr>
            <w:noProof/>
            <w:webHidden/>
          </w:rPr>
          <w:fldChar w:fldCharType="begin"/>
        </w:r>
        <w:r w:rsidR="006C5587">
          <w:rPr>
            <w:noProof/>
            <w:webHidden/>
          </w:rPr>
          <w:instrText xml:space="preserve"> PAGEREF _Toc421735332 \h </w:instrText>
        </w:r>
        <w:r w:rsidR="00656F0A">
          <w:rPr>
            <w:noProof/>
            <w:webHidden/>
          </w:rPr>
        </w:r>
        <w:r w:rsidR="00656F0A">
          <w:rPr>
            <w:noProof/>
            <w:webHidden/>
          </w:rPr>
          <w:fldChar w:fldCharType="separate"/>
        </w:r>
        <w:r w:rsidR="000F6A97">
          <w:rPr>
            <w:noProof/>
            <w:webHidden/>
          </w:rPr>
          <w:t>29</w:t>
        </w:r>
        <w:r w:rsidR="00656F0A">
          <w:rPr>
            <w:noProof/>
            <w:webHidden/>
          </w:rPr>
          <w:fldChar w:fldCharType="end"/>
        </w:r>
      </w:hyperlink>
    </w:p>
    <w:p w:rsidR="006C5587"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333" w:history="1">
        <w:r w:rsidR="006C5587" w:rsidRPr="00601C92">
          <w:rPr>
            <w:rStyle w:val="Hyperlink"/>
            <w:noProof/>
          </w:rPr>
          <w:t xml:space="preserve">Figura 6: Executando o sistema GSAN </w:t>
        </w:r>
        <w:r w:rsidR="006C5587">
          <w:rPr>
            <w:noProof/>
            <w:webHidden/>
          </w:rPr>
          <w:tab/>
        </w:r>
        <w:r w:rsidR="00656F0A">
          <w:rPr>
            <w:noProof/>
            <w:webHidden/>
          </w:rPr>
          <w:fldChar w:fldCharType="begin"/>
        </w:r>
        <w:r w:rsidR="006C5587">
          <w:rPr>
            <w:noProof/>
            <w:webHidden/>
          </w:rPr>
          <w:instrText xml:space="preserve"> PAGEREF _Toc421735333 \h </w:instrText>
        </w:r>
        <w:r w:rsidR="00656F0A">
          <w:rPr>
            <w:noProof/>
            <w:webHidden/>
          </w:rPr>
        </w:r>
        <w:r w:rsidR="00656F0A">
          <w:rPr>
            <w:noProof/>
            <w:webHidden/>
          </w:rPr>
          <w:fldChar w:fldCharType="separate"/>
        </w:r>
        <w:r w:rsidR="000F6A97">
          <w:rPr>
            <w:noProof/>
            <w:webHidden/>
          </w:rPr>
          <w:t>30</w:t>
        </w:r>
        <w:r w:rsidR="00656F0A">
          <w:rPr>
            <w:noProof/>
            <w:webHidden/>
          </w:rPr>
          <w:fldChar w:fldCharType="end"/>
        </w:r>
      </w:hyperlink>
    </w:p>
    <w:p w:rsidR="006C5587"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334" w:history="1">
        <w:r w:rsidR="006C5587" w:rsidRPr="00601C92">
          <w:rPr>
            <w:rStyle w:val="Hyperlink"/>
            <w:noProof/>
          </w:rPr>
          <w:t xml:space="preserve">Figura 7: Acessando página inicial do Sistema  </w:t>
        </w:r>
        <w:r w:rsidR="006C5587">
          <w:rPr>
            <w:noProof/>
            <w:webHidden/>
          </w:rPr>
          <w:tab/>
        </w:r>
        <w:r w:rsidR="00656F0A">
          <w:rPr>
            <w:noProof/>
            <w:webHidden/>
          </w:rPr>
          <w:fldChar w:fldCharType="begin"/>
        </w:r>
        <w:r w:rsidR="006C5587">
          <w:rPr>
            <w:noProof/>
            <w:webHidden/>
          </w:rPr>
          <w:instrText xml:space="preserve"> PAGEREF _Toc421735334 \h </w:instrText>
        </w:r>
        <w:r w:rsidR="00656F0A">
          <w:rPr>
            <w:noProof/>
            <w:webHidden/>
          </w:rPr>
        </w:r>
        <w:r w:rsidR="00656F0A">
          <w:rPr>
            <w:noProof/>
            <w:webHidden/>
          </w:rPr>
          <w:fldChar w:fldCharType="separate"/>
        </w:r>
        <w:r w:rsidR="000F6A97">
          <w:rPr>
            <w:noProof/>
            <w:webHidden/>
          </w:rPr>
          <w:t>31</w:t>
        </w:r>
        <w:r w:rsidR="00656F0A">
          <w:rPr>
            <w:noProof/>
            <w:webHidden/>
          </w:rPr>
          <w:fldChar w:fldCharType="end"/>
        </w:r>
      </w:hyperlink>
    </w:p>
    <w:p w:rsidR="006C5587"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335" w:history="1">
        <w:r w:rsidR="006C5587" w:rsidRPr="00601C92">
          <w:rPr>
            <w:rStyle w:val="Hyperlink"/>
            <w:noProof/>
          </w:rPr>
          <w:t xml:space="preserve">Figura 8: Acessando página inicial da Interface WEB do Disc-OS </w:t>
        </w:r>
        <w:r w:rsidR="006C5587">
          <w:rPr>
            <w:noProof/>
            <w:webHidden/>
          </w:rPr>
          <w:tab/>
        </w:r>
        <w:r w:rsidR="00656F0A">
          <w:rPr>
            <w:noProof/>
            <w:webHidden/>
          </w:rPr>
          <w:fldChar w:fldCharType="begin"/>
        </w:r>
        <w:r w:rsidR="006C5587">
          <w:rPr>
            <w:noProof/>
            <w:webHidden/>
          </w:rPr>
          <w:instrText xml:space="preserve"> PAGEREF _Toc421735335 \h </w:instrText>
        </w:r>
        <w:r w:rsidR="00656F0A">
          <w:rPr>
            <w:noProof/>
            <w:webHidden/>
          </w:rPr>
        </w:r>
        <w:r w:rsidR="00656F0A">
          <w:rPr>
            <w:noProof/>
            <w:webHidden/>
          </w:rPr>
          <w:fldChar w:fldCharType="separate"/>
        </w:r>
        <w:r w:rsidR="000F6A97">
          <w:rPr>
            <w:noProof/>
            <w:webHidden/>
          </w:rPr>
          <w:t>34</w:t>
        </w:r>
        <w:r w:rsidR="00656F0A">
          <w:rPr>
            <w:noProof/>
            <w:webHidden/>
          </w:rPr>
          <w:fldChar w:fldCharType="end"/>
        </w:r>
      </w:hyperlink>
    </w:p>
    <w:p w:rsidR="006C5587" w:rsidRDefault="00656F0A">
      <w:pPr>
        <w:pStyle w:val="TableofFigures"/>
        <w:tabs>
          <w:tab w:val="right" w:leader="dot" w:pos="9061"/>
        </w:tabs>
        <w:rPr>
          <w:rFonts w:asciiTheme="minorHAnsi" w:eastAsiaTheme="minorEastAsia" w:hAnsiTheme="minorHAnsi" w:cstheme="minorBidi"/>
          <w:caps w:val="0"/>
          <w:noProof/>
          <w:sz w:val="22"/>
          <w:szCs w:val="22"/>
          <w:lang w:eastAsia="pt-BR"/>
        </w:rPr>
      </w:pPr>
      <w:r>
        <w:fldChar w:fldCharType="begin"/>
      </w:r>
      <w:r w:rsidR="00EA40A4">
        <w:instrText>HYPERLINK \l "_Toc421735336"</w:instrText>
      </w:r>
      <w:r>
        <w:fldChar w:fldCharType="separate"/>
      </w:r>
      <w:r w:rsidR="006C5587" w:rsidRPr="00601C92">
        <w:rPr>
          <w:rStyle w:val="Hyperlink"/>
          <w:noProof/>
        </w:rPr>
        <w:t xml:space="preserve">Figura 9: Diagrama de </w:t>
      </w:r>
      <w:del w:id="143" w:author="Marcos Junior" w:date="2015-06-12T14:22:00Z">
        <w:r w:rsidR="006C5587" w:rsidRPr="00601C92" w:rsidDel="00E72B50">
          <w:rPr>
            <w:rStyle w:val="Hyperlink"/>
            <w:noProof/>
          </w:rPr>
          <w:delText xml:space="preserve">deploy </w:delText>
        </w:r>
      </w:del>
      <w:ins w:id="144" w:author="Marcos Junior" w:date="2015-06-12T14:22:00Z">
        <w:r w:rsidR="00E72B50">
          <w:rPr>
            <w:rStyle w:val="Hyperlink"/>
            <w:noProof/>
          </w:rPr>
          <w:t>IMPLANTAÇÃO</w:t>
        </w:r>
        <w:r w:rsidR="00E72B50" w:rsidRPr="00601C92">
          <w:rPr>
            <w:rStyle w:val="Hyperlink"/>
            <w:noProof/>
          </w:rPr>
          <w:t xml:space="preserve"> </w:t>
        </w:r>
      </w:ins>
      <w:r w:rsidR="006C5587" w:rsidRPr="00601C92">
        <w:rPr>
          <w:rStyle w:val="Hyperlink"/>
          <w:noProof/>
        </w:rPr>
        <w:t xml:space="preserve">da solução </w:t>
      </w:r>
      <w:r w:rsidR="006C5587">
        <w:rPr>
          <w:noProof/>
          <w:webHidden/>
        </w:rPr>
        <w:tab/>
      </w:r>
      <w:r>
        <w:rPr>
          <w:noProof/>
          <w:webHidden/>
        </w:rPr>
        <w:fldChar w:fldCharType="begin"/>
      </w:r>
      <w:r w:rsidR="006C5587">
        <w:rPr>
          <w:noProof/>
          <w:webHidden/>
        </w:rPr>
        <w:instrText xml:space="preserve"> PAGEREF _Toc421735336 \h </w:instrText>
      </w:r>
      <w:r>
        <w:rPr>
          <w:noProof/>
          <w:webHidden/>
        </w:rPr>
      </w:r>
      <w:r>
        <w:rPr>
          <w:noProof/>
          <w:webHidden/>
        </w:rPr>
        <w:fldChar w:fldCharType="separate"/>
      </w:r>
      <w:r w:rsidR="000F6A97">
        <w:rPr>
          <w:noProof/>
          <w:webHidden/>
        </w:rPr>
        <w:t>39</w:t>
      </w:r>
      <w:r>
        <w:rPr>
          <w:noProof/>
          <w:webHidden/>
        </w:rPr>
        <w:fldChar w:fldCharType="end"/>
      </w:r>
      <w:r>
        <w:fldChar w:fldCharType="end"/>
      </w:r>
    </w:p>
    <w:p w:rsidR="006C5587"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337" w:history="1">
        <w:r w:rsidR="006C5587" w:rsidRPr="00601C92">
          <w:rPr>
            <w:rStyle w:val="Hyperlink"/>
            <w:noProof/>
          </w:rPr>
          <w:t xml:space="preserve">Figura 10: Interface dos serviços automatizados.  </w:t>
        </w:r>
        <w:r w:rsidR="006C5587">
          <w:rPr>
            <w:noProof/>
            <w:webHidden/>
          </w:rPr>
          <w:tab/>
        </w:r>
        <w:r w:rsidR="00656F0A">
          <w:rPr>
            <w:noProof/>
            <w:webHidden/>
          </w:rPr>
          <w:fldChar w:fldCharType="begin"/>
        </w:r>
        <w:r w:rsidR="006C5587">
          <w:rPr>
            <w:noProof/>
            <w:webHidden/>
          </w:rPr>
          <w:instrText xml:space="preserve"> PAGEREF _Toc421735337 \h </w:instrText>
        </w:r>
        <w:r w:rsidR="00656F0A">
          <w:rPr>
            <w:noProof/>
            <w:webHidden/>
          </w:rPr>
        </w:r>
        <w:r w:rsidR="00656F0A">
          <w:rPr>
            <w:noProof/>
            <w:webHidden/>
          </w:rPr>
          <w:fldChar w:fldCharType="separate"/>
        </w:r>
        <w:r w:rsidR="000F6A97">
          <w:rPr>
            <w:noProof/>
            <w:webHidden/>
          </w:rPr>
          <w:t>42</w:t>
        </w:r>
        <w:r w:rsidR="00656F0A">
          <w:rPr>
            <w:noProof/>
            <w:webHidden/>
          </w:rPr>
          <w:fldChar w:fldCharType="end"/>
        </w:r>
      </w:hyperlink>
    </w:p>
    <w:p w:rsidR="006C5587"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338" w:history="1">
        <w:r w:rsidR="006C5587" w:rsidRPr="00601C92">
          <w:rPr>
            <w:rStyle w:val="Hyperlink"/>
            <w:noProof/>
          </w:rPr>
          <w:t xml:space="preserve">Figura 11:  Declaração da </w:t>
        </w:r>
        <w:r w:rsidR="006C5587" w:rsidRPr="00601C92">
          <w:rPr>
            <w:rStyle w:val="Hyperlink"/>
            <w:i/>
            <w:noProof/>
          </w:rPr>
          <w:t>servlet</w:t>
        </w:r>
        <w:r w:rsidR="006C5587" w:rsidRPr="00601C92">
          <w:rPr>
            <w:rStyle w:val="Hyperlink"/>
            <w:noProof/>
          </w:rPr>
          <w:t xml:space="preserve"> do </w:t>
        </w:r>
        <w:r w:rsidR="006C5587" w:rsidRPr="00601C92">
          <w:rPr>
            <w:rStyle w:val="Hyperlink"/>
            <w:i/>
            <w:noProof/>
          </w:rPr>
          <w:t>WebService</w:t>
        </w:r>
        <w:r w:rsidR="006C5587" w:rsidRPr="00601C92">
          <w:rPr>
            <w:rStyle w:val="Hyperlink"/>
            <w:noProof/>
          </w:rPr>
          <w:t xml:space="preserve"> </w:t>
        </w:r>
        <w:r w:rsidR="006C5587">
          <w:rPr>
            <w:noProof/>
            <w:webHidden/>
          </w:rPr>
          <w:tab/>
        </w:r>
        <w:r w:rsidR="00656F0A">
          <w:rPr>
            <w:noProof/>
            <w:webHidden/>
          </w:rPr>
          <w:fldChar w:fldCharType="begin"/>
        </w:r>
        <w:r w:rsidR="006C5587">
          <w:rPr>
            <w:noProof/>
            <w:webHidden/>
          </w:rPr>
          <w:instrText xml:space="preserve"> PAGEREF _Toc421735338 \h </w:instrText>
        </w:r>
        <w:r w:rsidR="00656F0A">
          <w:rPr>
            <w:noProof/>
            <w:webHidden/>
          </w:rPr>
        </w:r>
        <w:r w:rsidR="00656F0A">
          <w:rPr>
            <w:noProof/>
            <w:webHidden/>
          </w:rPr>
          <w:fldChar w:fldCharType="separate"/>
        </w:r>
        <w:r w:rsidR="000F6A97">
          <w:rPr>
            <w:noProof/>
            <w:webHidden/>
          </w:rPr>
          <w:t>42</w:t>
        </w:r>
        <w:r w:rsidR="00656F0A">
          <w:rPr>
            <w:noProof/>
            <w:webHidden/>
          </w:rPr>
          <w:fldChar w:fldCharType="end"/>
        </w:r>
      </w:hyperlink>
    </w:p>
    <w:p w:rsidR="006C5587"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339" w:history="1">
        <w:r w:rsidR="006C5587" w:rsidRPr="00601C92">
          <w:rPr>
            <w:rStyle w:val="Hyperlink"/>
            <w:noProof/>
          </w:rPr>
          <w:t xml:space="preserve">Figura 12: Declaração do </w:t>
        </w:r>
        <w:r w:rsidR="006C5587" w:rsidRPr="00601C92">
          <w:rPr>
            <w:rStyle w:val="Hyperlink"/>
            <w:i/>
            <w:noProof/>
          </w:rPr>
          <w:t>EndPoint</w:t>
        </w:r>
        <w:r w:rsidR="006C5587" w:rsidRPr="00601C92">
          <w:rPr>
            <w:rStyle w:val="Hyperlink"/>
            <w:noProof/>
          </w:rPr>
          <w:t xml:space="preserve"> dos serviços. </w:t>
        </w:r>
        <w:r w:rsidR="006C5587">
          <w:rPr>
            <w:noProof/>
            <w:webHidden/>
          </w:rPr>
          <w:tab/>
        </w:r>
        <w:r w:rsidR="00656F0A">
          <w:rPr>
            <w:noProof/>
            <w:webHidden/>
          </w:rPr>
          <w:fldChar w:fldCharType="begin"/>
        </w:r>
        <w:r w:rsidR="006C5587">
          <w:rPr>
            <w:noProof/>
            <w:webHidden/>
          </w:rPr>
          <w:instrText xml:space="preserve"> PAGEREF _Toc421735339 \h </w:instrText>
        </w:r>
        <w:r w:rsidR="00656F0A">
          <w:rPr>
            <w:noProof/>
            <w:webHidden/>
          </w:rPr>
        </w:r>
        <w:r w:rsidR="00656F0A">
          <w:rPr>
            <w:noProof/>
            <w:webHidden/>
          </w:rPr>
          <w:fldChar w:fldCharType="separate"/>
        </w:r>
        <w:r w:rsidR="000F6A97">
          <w:rPr>
            <w:noProof/>
            <w:webHidden/>
          </w:rPr>
          <w:t>43</w:t>
        </w:r>
        <w:r w:rsidR="00656F0A">
          <w:rPr>
            <w:noProof/>
            <w:webHidden/>
          </w:rPr>
          <w:fldChar w:fldCharType="end"/>
        </w:r>
      </w:hyperlink>
    </w:p>
    <w:p w:rsidR="006C5587" w:rsidRDefault="004B5176">
      <w:pPr>
        <w:pStyle w:val="TableofFigures"/>
        <w:tabs>
          <w:tab w:val="left" w:pos="5737"/>
          <w:tab w:val="right" w:leader="dot" w:pos="9061"/>
        </w:tabs>
        <w:rPr>
          <w:rFonts w:asciiTheme="minorHAnsi" w:eastAsiaTheme="minorEastAsia" w:hAnsiTheme="minorHAnsi" w:cstheme="minorBidi"/>
          <w:caps w:val="0"/>
          <w:noProof/>
          <w:sz w:val="22"/>
          <w:szCs w:val="22"/>
          <w:lang w:eastAsia="pt-BR"/>
        </w:rPr>
      </w:pPr>
      <w:hyperlink w:anchor="_Toc421735340" w:history="1">
        <w:r w:rsidR="006C5587" w:rsidRPr="00601C92">
          <w:rPr>
            <w:rStyle w:val="Hyperlink"/>
            <w:noProof/>
          </w:rPr>
          <w:t>Figura 13: Mapeamento dos serviços para consumo via Agi</w:t>
        </w:r>
        <w:r w:rsidR="006C5587">
          <w:rPr>
            <w:rFonts w:asciiTheme="minorHAnsi" w:eastAsiaTheme="minorEastAsia" w:hAnsiTheme="minorHAnsi" w:cstheme="minorBidi"/>
            <w:caps w:val="0"/>
            <w:noProof/>
            <w:sz w:val="22"/>
            <w:szCs w:val="22"/>
            <w:lang w:eastAsia="pt-BR"/>
          </w:rPr>
          <w:tab/>
        </w:r>
        <w:r w:rsidR="006C5587" w:rsidRPr="00601C92">
          <w:rPr>
            <w:rStyle w:val="Hyperlink"/>
            <w:noProof/>
          </w:rPr>
          <w:t xml:space="preserve"> </w:t>
        </w:r>
        <w:r w:rsidR="006C5587">
          <w:rPr>
            <w:noProof/>
            <w:webHidden/>
          </w:rPr>
          <w:tab/>
        </w:r>
        <w:r w:rsidR="00656F0A">
          <w:rPr>
            <w:noProof/>
            <w:webHidden/>
          </w:rPr>
          <w:fldChar w:fldCharType="begin"/>
        </w:r>
        <w:r w:rsidR="006C5587">
          <w:rPr>
            <w:noProof/>
            <w:webHidden/>
          </w:rPr>
          <w:instrText xml:space="preserve"> PAGEREF _Toc421735340 \h </w:instrText>
        </w:r>
        <w:r w:rsidR="00656F0A">
          <w:rPr>
            <w:noProof/>
            <w:webHidden/>
          </w:rPr>
        </w:r>
        <w:r w:rsidR="00656F0A">
          <w:rPr>
            <w:noProof/>
            <w:webHidden/>
          </w:rPr>
          <w:fldChar w:fldCharType="separate"/>
        </w:r>
        <w:r w:rsidR="000F6A97">
          <w:rPr>
            <w:noProof/>
            <w:webHidden/>
          </w:rPr>
          <w:t>44</w:t>
        </w:r>
        <w:r w:rsidR="00656F0A">
          <w:rPr>
            <w:noProof/>
            <w:webHidden/>
          </w:rPr>
          <w:fldChar w:fldCharType="end"/>
        </w:r>
      </w:hyperlink>
    </w:p>
    <w:p w:rsidR="006C5587"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341" w:history="1">
        <w:r w:rsidR="006C5587" w:rsidRPr="00601C92">
          <w:rPr>
            <w:rStyle w:val="Hyperlink"/>
            <w:noProof/>
          </w:rPr>
          <w:t xml:space="preserve">Figura 14: Implementação do serviço de identificação do cliente no integrador  </w:t>
        </w:r>
        <w:r w:rsidR="006C5587">
          <w:rPr>
            <w:noProof/>
            <w:webHidden/>
          </w:rPr>
          <w:tab/>
        </w:r>
        <w:r w:rsidR="00656F0A">
          <w:rPr>
            <w:noProof/>
            <w:webHidden/>
          </w:rPr>
          <w:fldChar w:fldCharType="begin"/>
        </w:r>
        <w:r w:rsidR="006C5587">
          <w:rPr>
            <w:noProof/>
            <w:webHidden/>
          </w:rPr>
          <w:instrText xml:space="preserve"> PAGEREF _Toc421735341 \h </w:instrText>
        </w:r>
        <w:r w:rsidR="00656F0A">
          <w:rPr>
            <w:noProof/>
            <w:webHidden/>
          </w:rPr>
        </w:r>
        <w:r w:rsidR="00656F0A">
          <w:rPr>
            <w:noProof/>
            <w:webHidden/>
          </w:rPr>
          <w:fldChar w:fldCharType="separate"/>
        </w:r>
        <w:r w:rsidR="000F6A97">
          <w:rPr>
            <w:noProof/>
            <w:webHidden/>
          </w:rPr>
          <w:t>45</w:t>
        </w:r>
        <w:r w:rsidR="00656F0A">
          <w:rPr>
            <w:noProof/>
            <w:webHidden/>
          </w:rPr>
          <w:fldChar w:fldCharType="end"/>
        </w:r>
      </w:hyperlink>
    </w:p>
    <w:p w:rsidR="006C5587"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342" w:history="1">
        <w:r w:rsidR="006C5587" w:rsidRPr="00601C92">
          <w:rPr>
            <w:rStyle w:val="Hyperlink"/>
            <w:noProof/>
          </w:rPr>
          <w:t xml:space="preserve">Figura 15: Geração do código fonte para consumo do </w:t>
        </w:r>
        <w:r w:rsidR="006C5587" w:rsidRPr="00601C92">
          <w:rPr>
            <w:rStyle w:val="Hyperlink"/>
            <w:i/>
            <w:noProof/>
          </w:rPr>
          <w:t>WebService</w:t>
        </w:r>
        <w:r w:rsidR="006C5587" w:rsidRPr="00601C92">
          <w:rPr>
            <w:rStyle w:val="Hyperlink"/>
            <w:noProof/>
          </w:rPr>
          <w:t xml:space="preserve">  </w:t>
        </w:r>
        <w:r w:rsidR="006C5587">
          <w:rPr>
            <w:noProof/>
            <w:webHidden/>
          </w:rPr>
          <w:tab/>
        </w:r>
        <w:r w:rsidR="00656F0A">
          <w:rPr>
            <w:noProof/>
            <w:webHidden/>
          </w:rPr>
          <w:fldChar w:fldCharType="begin"/>
        </w:r>
        <w:r w:rsidR="006C5587">
          <w:rPr>
            <w:noProof/>
            <w:webHidden/>
          </w:rPr>
          <w:instrText xml:space="preserve"> PAGEREF _Toc421735342 \h </w:instrText>
        </w:r>
        <w:r w:rsidR="00656F0A">
          <w:rPr>
            <w:noProof/>
            <w:webHidden/>
          </w:rPr>
        </w:r>
        <w:r w:rsidR="00656F0A">
          <w:rPr>
            <w:noProof/>
            <w:webHidden/>
          </w:rPr>
          <w:fldChar w:fldCharType="separate"/>
        </w:r>
        <w:r w:rsidR="000F6A97">
          <w:rPr>
            <w:noProof/>
            <w:webHidden/>
          </w:rPr>
          <w:t>45</w:t>
        </w:r>
        <w:r w:rsidR="00656F0A">
          <w:rPr>
            <w:noProof/>
            <w:webHidden/>
          </w:rPr>
          <w:fldChar w:fldCharType="end"/>
        </w:r>
      </w:hyperlink>
    </w:p>
    <w:p w:rsidR="006C5587"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343" w:history="1">
        <w:r w:rsidR="006C5587" w:rsidRPr="00601C92">
          <w:rPr>
            <w:rStyle w:val="Hyperlink"/>
            <w:noProof/>
          </w:rPr>
          <w:t xml:space="preserve">Figura 16: Executando o sistema Integrador  </w:t>
        </w:r>
        <w:r w:rsidR="006C5587">
          <w:rPr>
            <w:noProof/>
            <w:webHidden/>
          </w:rPr>
          <w:tab/>
        </w:r>
        <w:r w:rsidR="00656F0A">
          <w:rPr>
            <w:noProof/>
            <w:webHidden/>
          </w:rPr>
          <w:fldChar w:fldCharType="begin"/>
        </w:r>
        <w:r w:rsidR="006C5587">
          <w:rPr>
            <w:noProof/>
            <w:webHidden/>
          </w:rPr>
          <w:instrText xml:space="preserve"> PAGEREF _Toc421735343 \h </w:instrText>
        </w:r>
        <w:r w:rsidR="00656F0A">
          <w:rPr>
            <w:noProof/>
            <w:webHidden/>
          </w:rPr>
        </w:r>
        <w:r w:rsidR="00656F0A">
          <w:rPr>
            <w:noProof/>
            <w:webHidden/>
          </w:rPr>
          <w:fldChar w:fldCharType="separate"/>
        </w:r>
        <w:r w:rsidR="000F6A97">
          <w:rPr>
            <w:noProof/>
            <w:webHidden/>
          </w:rPr>
          <w:t>46</w:t>
        </w:r>
        <w:r w:rsidR="00656F0A">
          <w:rPr>
            <w:noProof/>
            <w:webHidden/>
          </w:rPr>
          <w:fldChar w:fldCharType="end"/>
        </w:r>
      </w:hyperlink>
    </w:p>
    <w:p w:rsidR="006C5587"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344" w:history="1">
        <w:r w:rsidR="006C5587" w:rsidRPr="00601C92">
          <w:rPr>
            <w:rStyle w:val="Hyperlink"/>
            <w:noProof/>
          </w:rPr>
          <w:t xml:space="preserve">Figura 17: Cadastro de um Ramal SIP  </w:t>
        </w:r>
        <w:r w:rsidR="006C5587">
          <w:rPr>
            <w:noProof/>
            <w:webHidden/>
          </w:rPr>
          <w:tab/>
        </w:r>
        <w:r w:rsidR="00656F0A">
          <w:rPr>
            <w:noProof/>
            <w:webHidden/>
          </w:rPr>
          <w:fldChar w:fldCharType="begin"/>
        </w:r>
        <w:r w:rsidR="006C5587">
          <w:rPr>
            <w:noProof/>
            <w:webHidden/>
          </w:rPr>
          <w:instrText xml:space="preserve"> PAGEREF _Toc421735344 \h </w:instrText>
        </w:r>
        <w:r w:rsidR="00656F0A">
          <w:rPr>
            <w:noProof/>
            <w:webHidden/>
          </w:rPr>
        </w:r>
        <w:r w:rsidR="00656F0A">
          <w:rPr>
            <w:noProof/>
            <w:webHidden/>
          </w:rPr>
          <w:fldChar w:fldCharType="separate"/>
        </w:r>
        <w:r w:rsidR="000F6A97">
          <w:rPr>
            <w:noProof/>
            <w:webHidden/>
          </w:rPr>
          <w:t>47</w:t>
        </w:r>
        <w:r w:rsidR="00656F0A">
          <w:rPr>
            <w:noProof/>
            <w:webHidden/>
          </w:rPr>
          <w:fldChar w:fldCharType="end"/>
        </w:r>
      </w:hyperlink>
    </w:p>
    <w:p w:rsidR="006C5587"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345" w:history="1">
        <w:r w:rsidR="006C5587" w:rsidRPr="00601C92">
          <w:rPr>
            <w:rStyle w:val="Hyperlink"/>
            <w:noProof/>
          </w:rPr>
          <w:t xml:space="preserve">Figura 18: Diagrama do Fluxo da Unidade de Resposta Audível  </w:t>
        </w:r>
        <w:r w:rsidR="006C5587">
          <w:rPr>
            <w:noProof/>
            <w:webHidden/>
          </w:rPr>
          <w:tab/>
        </w:r>
        <w:r w:rsidR="00656F0A">
          <w:rPr>
            <w:noProof/>
            <w:webHidden/>
          </w:rPr>
          <w:fldChar w:fldCharType="begin"/>
        </w:r>
        <w:r w:rsidR="006C5587">
          <w:rPr>
            <w:noProof/>
            <w:webHidden/>
          </w:rPr>
          <w:instrText xml:space="preserve"> PAGEREF _Toc421735345 \h </w:instrText>
        </w:r>
        <w:r w:rsidR="00656F0A">
          <w:rPr>
            <w:noProof/>
            <w:webHidden/>
          </w:rPr>
        </w:r>
        <w:r w:rsidR="00656F0A">
          <w:rPr>
            <w:noProof/>
            <w:webHidden/>
          </w:rPr>
          <w:fldChar w:fldCharType="separate"/>
        </w:r>
        <w:r w:rsidR="000F6A97">
          <w:rPr>
            <w:noProof/>
            <w:webHidden/>
          </w:rPr>
          <w:t>48</w:t>
        </w:r>
        <w:r w:rsidR="00656F0A">
          <w:rPr>
            <w:noProof/>
            <w:webHidden/>
          </w:rPr>
          <w:fldChar w:fldCharType="end"/>
        </w:r>
      </w:hyperlink>
    </w:p>
    <w:p w:rsidR="006C5587"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346" w:history="1">
        <w:r w:rsidR="006C5587" w:rsidRPr="00601C92">
          <w:rPr>
            <w:rStyle w:val="Hyperlink"/>
            <w:noProof/>
          </w:rPr>
          <w:t xml:space="preserve">Figura 19: Softphone Zoiper sendo executado  </w:t>
        </w:r>
        <w:r w:rsidR="006C5587">
          <w:rPr>
            <w:noProof/>
            <w:webHidden/>
          </w:rPr>
          <w:tab/>
        </w:r>
        <w:r w:rsidR="00656F0A">
          <w:rPr>
            <w:noProof/>
            <w:webHidden/>
          </w:rPr>
          <w:fldChar w:fldCharType="begin"/>
        </w:r>
        <w:r w:rsidR="006C5587">
          <w:rPr>
            <w:noProof/>
            <w:webHidden/>
          </w:rPr>
          <w:instrText xml:space="preserve"> PAGEREF _Toc421735346 \h </w:instrText>
        </w:r>
        <w:r w:rsidR="00656F0A">
          <w:rPr>
            <w:noProof/>
            <w:webHidden/>
          </w:rPr>
        </w:r>
        <w:r w:rsidR="00656F0A">
          <w:rPr>
            <w:noProof/>
            <w:webHidden/>
          </w:rPr>
          <w:fldChar w:fldCharType="separate"/>
        </w:r>
        <w:r w:rsidR="000F6A97">
          <w:rPr>
            <w:noProof/>
            <w:webHidden/>
          </w:rPr>
          <w:t>50</w:t>
        </w:r>
        <w:r w:rsidR="00656F0A">
          <w:rPr>
            <w:noProof/>
            <w:webHidden/>
          </w:rPr>
          <w:fldChar w:fldCharType="end"/>
        </w:r>
      </w:hyperlink>
    </w:p>
    <w:p w:rsidR="006C5587"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347" w:history="1">
        <w:r w:rsidR="006C5587" w:rsidRPr="00601C92">
          <w:rPr>
            <w:rStyle w:val="Hyperlink"/>
            <w:noProof/>
          </w:rPr>
          <w:t xml:space="preserve">Figura 20: Configurar Ramal no Zoiper  </w:t>
        </w:r>
        <w:r w:rsidR="006C5587">
          <w:rPr>
            <w:noProof/>
            <w:webHidden/>
          </w:rPr>
          <w:tab/>
        </w:r>
        <w:r w:rsidR="00656F0A">
          <w:rPr>
            <w:noProof/>
            <w:webHidden/>
          </w:rPr>
          <w:fldChar w:fldCharType="begin"/>
        </w:r>
        <w:r w:rsidR="006C5587">
          <w:rPr>
            <w:noProof/>
            <w:webHidden/>
          </w:rPr>
          <w:instrText xml:space="preserve"> PAGEREF _Toc421735347 \h </w:instrText>
        </w:r>
        <w:r w:rsidR="00656F0A">
          <w:rPr>
            <w:noProof/>
            <w:webHidden/>
          </w:rPr>
        </w:r>
        <w:r w:rsidR="00656F0A">
          <w:rPr>
            <w:noProof/>
            <w:webHidden/>
          </w:rPr>
          <w:fldChar w:fldCharType="separate"/>
        </w:r>
        <w:r w:rsidR="000F6A97">
          <w:rPr>
            <w:noProof/>
            <w:webHidden/>
          </w:rPr>
          <w:t>51</w:t>
        </w:r>
        <w:r w:rsidR="00656F0A">
          <w:rPr>
            <w:noProof/>
            <w:webHidden/>
          </w:rPr>
          <w:fldChar w:fldCharType="end"/>
        </w:r>
      </w:hyperlink>
    </w:p>
    <w:p w:rsidR="006C5587"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348" w:history="1">
        <w:r w:rsidR="006C5587" w:rsidRPr="00601C92">
          <w:rPr>
            <w:rStyle w:val="Hyperlink"/>
            <w:noProof/>
          </w:rPr>
          <w:t xml:space="preserve">Figura 21: Média de atendimentos diários em centrais de atendimento da companhias de saneamento   </w:t>
        </w:r>
        <w:r w:rsidR="006C5587">
          <w:rPr>
            <w:noProof/>
            <w:webHidden/>
          </w:rPr>
          <w:tab/>
        </w:r>
        <w:r w:rsidR="00656F0A">
          <w:rPr>
            <w:noProof/>
            <w:webHidden/>
          </w:rPr>
          <w:fldChar w:fldCharType="begin"/>
        </w:r>
        <w:r w:rsidR="006C5587">
          <w:rPr>
            <w:noProof/>
            <w:webHidden/>
          </w:rPr>
          <w:instrText xml:space="preserve"> PAGEREF _Toc421735348 \h </w:instrText>
        </w:r>
        <w:r w:rsidR="00656F0A">
          <w:rPr>
            <w:noProof/>
            <w:webHidden/>
          </w:rPr>
        </w:r>
        <w:r w:rsidR="00656F0A">
          <w:rPr>
            <w:noProof/>
            <w:webHidden/>
          </w:rPr>
          <w:fldChar w:fldCharType="separate"/>
        </w:r>
        <w:r w:rsidR="000F6A97">
          <w:rPr>
            <w:noProof/>
            <w:webHidden/>
          </w:rPr>
          <w:t>53</w:t>
        </w:r>
        <w:r w:rsidR="00656F0A">
          <w:rPr>
            <w:noProof/>
            <w:webHidden/>
          </w:rPr>
          <w:fldChar w:fldCharType="end"/>
        </w:r>
      </w:hyperlink>
    </w:p>
    <w:p w:rsidR="006C5587"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349" w:history="1">
        <w:r w:rsidR="006C5587" w:rsidRPr="00601C92">
          <w:rPr>
            <w:rStyle w:val="Hyperlink"/>
            <w:noProof/>
          </w:rPr>
          <w:t xml:space="preserve">Figura 22: Gráfico de avaliação dos servicos automatizados </w:t>
        </w:r>
        <w:r w:rsidR="006C5587">
          <w:rPr>
            <w:noProof/>
            <w:webHidden/>
          </w:rPr>
          <w:tab/>
        </w:r>
        <w:r w:rsidR="00656F0A">
          <w:rPr>
            <w:noProof/>
            <w:webHidden/>
          </w:rPr>
          <w:fldChar w:fldCharType="begin"/>
        </w:r>
        <w:r w:rsidR="006C5587">
          <w:rPr>
            <w:noProof/>
            <w:webHidden/>
          </w:rPr>
          <w:instrText xml:space="preserve"> PAGEREF _Toc421735349 \h </w:instrText>
        </w:r>
        <w:r w:rsidR="00656F0A">
          <w:rPr>
            <w:noProof/>
            <w:webHidden/>
          </w:rPr>
        </w:r>
        <w:r w:rsidR="00656F0A">
          <w:rPr>
            <w:noProof/>
            <w:webHidden/>
          </w:rPr>
          <w:fldChar w:fldCharType="separate"/>
        </w:r>
        <w:r w:rsidR="000F6A97">
          <w:rPr>
            <w:noProof/>
            <w:webHidden/>
          </w:rPr>
          <w:t>59</w:t>
        </w:r>
        <w:r w:rsidR="00656F0A">
          <w:rPr>
            <w:noProof/>
            <w:webHidden/>
          </w:rPr>
          <w:fldChar w:fldCharType="end"/>
        </w:r>
      </w:hyperlink>
    </w:p>
    <w:p w:rsidR="006C5587"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350" w:history="1">
        <w:r w:rsidR="006C5587" w:rsidRPr="00601C92">
          <w:rPr>
            <w:rStyle w:val="Hyperlink"/>
            <w:noProof/>
          </w:rPr>
          <w:t xml:space="preserve">Figura 23: Selecionar Tipo de JVM  </w:t>
        </w:r>
        <w:r w:rsidR="006C5587">
          <w:rPr>
            <w:noProof/>
            <w:webHidden/>
          </w:rPr>
          <w:tab/>
        </w:r>
        <w:r w:rsidR="00656F0A">
          <w:rPr>
            <w:noProof/>
            <w:webHidden/>
          </w:rPr>
          <w:fldChar w:fldCharType="begin"/>
        </w:r>
        <w:r w:rsidR="006C5587">
          <w:rPr>
            <w:noProof/>
            <w:webHidden/>
          </w:rPr>
          <w:instrText xml:space="preserve"> PAGEREF _Toc421735350 \h </w:instrText>
        </w:r>
        <w:r w:rsidR="00656F0A">
          <w:rPr>
            <w:noProof/>
            <w:webHidden/>
          </w:rPr>
        </w:r>
        <w:r w:rsidR="00656F0A">
          <w:rPr>
            <w:noProof/>
            <w:webHidden/>
          </w:rPr>
          <w:fldChar w:fldCharType="separate"/>
        </w:r>
        <w:r w:rsidR="000F6A97">
          <w:rPr>
            <w:noProof/>
            <w:webHidden/>
          </w:rPr>
          <w:t>63</w:t>
        </w:r>
        <w:r w:rsidR="00656F0A">
          <w:rPr>
            <w:noProof/>
            <w:webHidden/>
          </w:rPr>
          <w:fldChar w:fldCharType="end"/>
        </w:r>
      </w:hyperlink>
    </w:p>
    <w:p w:rsidR="006C5587"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351" w:history="1">
        <w:r w:rsidR="006C5587" w:rsidRPr="00601C92">
          <w:rPr>
            <w:rStyle w:val="Hyperlink"/>
            <w:noProof/>
          </w:rPr>
          <w:t xml:space="preserve">Figura 24: Adicionar nova JRE na IDE </w:t>
        </w:r>
        <w:r w:rsidR="006C5587">
          <w:rPr>
            <w:noProof/>
            <w:webHidden/>
          </w:rPr>
          <w:tab/>
        </w:r>
        <w:r w:rsidR="00656F0A">
          <w:rPr>
            <w:noProof/>
            <w:webHidden/>
          </w:rPr>
          <w:fldChar w:fldCharType="begin"/>
        </w:r>
        <w:r w:rsidR="006C5587">
          <w:rPr>
            <w:noProof/>
            <w:webHidden/>
          </w:rPr>
          <w:instrText xml:space="preserve"> PAGEREF _Toc421735351 \h </w:instrText>
        </w:r>
        <w:r w:rsidR="00656F0A">
          <w:rPr>
            <w:noProof/>
            <w:webHidden/>
          </w:rPr>
        </w:r>
        <w:r w:rsidR="00656F0A">
          <w:rPr>
            <w:noProof/>
            <w:webHidden/>
          </w:rPr>
          <w:fldChar w:fldCharType="separate"/>
        </w:r>
        <w:r w:rsidR="000F6A97">
          <w:rPr>
            <w:noProof/>
            <w:webHidden/>
          </w:rPr>
          <w:t>64</w:t>
        </w:r>
        <w:r w:rsidR="00656F0A">
          <w:rPr>
            <w:noProof/>
            <w:webHidden/>
          </w:rPr>
          <w:fldChar w:fldCharType="end"/>
        </w:r>
      </w:hyperlink>
    </w:p>
    <w:p w:rsidR="006C5587"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352" w:history="1">
        <w:r w:rsidR="006C5587" w:rsidRPr="00601C92">
          <w:rPr>
            <w:rStyle w:val="Hyperlink"/>
            <w:noProof/>
          </w:rPr>
          <w:t xml:space="preserve">Figura 25: Importar Sistema GSAN na IDE  </w:t>
        </w:r>
        <w:r w:rsidR="006C5587">
          <w:rPr>
            <w:noProof/>
            <w:webHidden/>
          </w:rPr>
          <w:tab/>
        </w:r>
        <w:r w:rsidR="00656F0A">
          <w:rPr>
            <w:noProof/>
            <w:webHidden/>
          </w:rPr>
          <w:fldChar w:fldCharType="begin"/>
        </w:r>
        <w:r w:rsidR="006C5587">
          <w:rPr>
            <w:noProof/>
            <w:webHidden/>
          </w:rPr>
          <w:instrText xml:space="preserve"> PAGEREF _Toc421735352 \h </w:instrText>
        </w:r>
        <w:r w:rsidR="00656F0A">
          <w:rPr>
            <w:noProof/>
            <w:webHidden/>
          </w:rPr>
        </w:r>
        <w:r w:rsidR="00656F0A">
          <w:rPr>
            <w:noProof/>
            <w:webHidden/>
          </w:rPr>
          <w:fldChar w:fldCharType="separate"/>
        </w:r>
        <w:r w:rsidR="000F6A97">
          <w:rPr>
            <w:noProof/>
            <w:webHidden/>
          </w:rPr>
          <w:t>65</w:t>
        </w:r>
        <w:r w:rsidR="00656F0A">
          <w:rPr>
            <w:noProof/>
            <w:webHidden/>
          </w:rPr>
          <w:fldChar w:fldCharType="end"/>
        </w:r>
      </w:hyperlink>
    </w:p>
    <w:p w:rsidR="006C5587"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353" w:history="1">
        <w:r w:rsidR="006C5587" w:rsidRPr="00601C92">
          <w:rPr>
            <w:rStyle w:val="Hyperlink"/>
            <w:noProof/>
          </w:rPr>
          <w:t xml:space="preserve">Figura 26: Adicionando variável de ambiente JBOSS_HOME </w:t>
        </w:r>
        <w:r w:rsidR="006C5587">
          <w:rPr>
            <w:noProof/>
            <w:webHidden/>
          </w:rPr>
          <w:tab/>
        </w:r>
        <w:r w:rsidR="00656F0A">
          <w:rPr>
            <w:noProof/>
            <w:webHidden/>
          </w:rPr>
          <w:fldChar w:fldCharType="begin"/>
        </w:r>
        <w:r w:rsidR="006C5587">
          <w:rPr>
            <w:noProof/>
            <w:webHidden/>
          </w:rPr>
          <w:instrText xml:space="preserve"> PAGEREF _Toc421735353 \h </w:instrText>
        </w:r>
        <w:r w:rsidR="00656F0A">
          <w:rPr>
            <w:noProof/>
            <w:webHidden/>
          </w:rPr>
        </w:r>
        <w:r w:rsidR="00656F0A">
          <w:rPr>
            <w:noProof/>
            <w:webHidden/>
          </w:rPr>
          <w:fldChar w:fldCharType="separate"/>
        </w:r>
        <w:r w:rsidR="000F6A97">
          <w:rPr>
            <w:noProof/>
            <w:webHidden/>
          </w:rPr>
          <w:t>65</w:t>
        </w:r>
        <w:r w:rsidR="00656F0A">
          <w:rPr>
            <w:noProof/>
            <w:webHidden/>
          </w:rPr>
          <w:fldChar w:fldCharType="end"/>
        </w:r>
      </w:hyperlink>
    </w:p>
    <w:p w:rsidR="002116F8" w:rsidRDefault="00656F0A" w:rsidP="002116F8">
      <w:pPr>
        <w:autoSpaceDE w:val="0"/>
        <w:autoSpaceDN w:val="0"/>
        <w:adjustRightInd w:val="0"/>
        <w:spacing w:after="0" w:line="240" w:lineRule="auto"/>
        <w:jc w:val="center"/>
        <w:rPr>
          <w:rFonts w:ascii="Times-Bold" w:eastAsia="Times New Roman" w:hAnsi="Times-Bold" w:cs="Times-Bold"/>
          <w:b/>
          <w:bCs/>
          <w:sz w:val="24"/>
          <w:szCs w:val="24"/>
          <w:lang w:eastAsia="pt-BR"/>
        </w:rPr>
      </w:pPr>
      <w:r>
        <w:rPr>
          <w:rFonts w:ascii="Times-Bold" w:eastAsia="Times New Roman" w:hAnsi="Times-Bold" w:cs="Times-Bold"/>
          <w:b/>
          <w:bCs/>
          <w:sz w:val="24"/>
          <w:szCs w:val="24"/>
          <w:lang w:eastAsia="pt-BR"/>
        </w:rPr>
        <w:fldChar w:fldCharType="end"/>
      </w:r>
    </w:p>
    <w:p w:rsidR="002116F8" w:rsidRPr="00180668" w:rsidRDefault="002116F8" w:rsidP="002116F8">
      <w:pPr>
        <w:autoSpaceDE w:val="0"/>
        <w:autoSpaceDN w:val="0"/>
        <w:adjustRightInd w:val="0"/>
        <w:spacing w:after="0" w:line="240" w:lineRule="auto"/>
        <w:jc w:val="center"/>
        <w:rPr>
          <w:rFonts w:ascii="Arial" w:eastAsia="Times New Roman" w:hAnsi="Arial" w:cs="Arial"/>
          <w:b/>
          <w:bCs/>
          <w:sz w:val="24"/>
          <w:szCs w:val="24"/>
          <w:lang w:eastAsia="pt-BR"/>
        </w:rPr>
      </w:pPr>
      <w:r w:rsidRPr="006A0485">
        <w:rPr>
          <w:rFonts w:ascii="Times-Bold" w:eastAsia="Times New Roman" w:hAnsi="Times-Bold" w:cs="Times-Bold"/>
          <w:b/>
          <w:bCs/>
          <w:sz w:val="24"/>
          <w:szCs w:val="24"/>
          <w:lang w:val="en-US" w:eastAsia="pt-BR"/>
        </w:rPr>
        <w:br w:type="page"/>
      </w:r>
      <w:r w:rsidRPr="00180668">
        <w:rPr>
          <w:rFonts w:ascii="Arial" w:eastAsia="Times New Roman" w:hAnsi="Arial" w:cs="Arial"/>
          <w:b/>
          <w:bCs/>
          <w:sz w:val="24"/>
          <w:szCs w:val="24"/>
          <w:lang w:eastAsia="pt-BR"/>
        </w:rPr>
        <w:lastRenderedPageBreak/>
        <w:t>LISTA DE TABELAS</w:t>
      </w:r>
    </w:p>
    <w:p w:rsidR="002116F8" w:rsidRPr="00A5108D" w:rsidRDefault="002116F8" w:rsidP="002116F8">
      <w:pPr>
        <w:autoSpaceDE w:val="0"/>
        <w:autoSpaceDN w:val="0"/>
        <w:adjustRightInd w:val="0"/>
        <w:spacing w:after="0" w:line="240" w:lineRule="auto"/>
        <w:jc w:val="center"/>
        <w:rPr>
          <w:rFonts w:ascii="Times New Roman" w:eastAsia="Times New Roman" w:hAnsi="Times New Roman"/>
          <w:b/>
          <w:bCs/>
          <w:sz w:val="24"/>
          <w:szCs w:val="24"/>
          <w:lang w:eastAsia="pt-BR"/>
        </w:rPr>
      </w:pPr>
    </w:p>
    <w:p w:rsidR="00DF3B35" w:rsidRDefault="00656F0A">
      <w:pPr>
        <w:pStyle w:val="TableofFigures"/>
        <w:tabs>
          <w:tab w:val="right" w:leader="dot" w:pos="9061"/>
        </w:tabs>
        <w:rPr>
          <w:rFonts w:asciiTheme="minorHAnsi" w:eastAsiaTheme="minorEastAsia" w:hAnsiTheme="minorHAnsi" w:cstheme="minorBidi"/>
          <w:caps w:val="0"/>
          <w:noProof/>
          <w:sz w:val="22"/>
          <w:szCs w:val="22"/>
          <w:lang w:eastAsia="pt-BR"/>
        </w:rPr>
      </w:pPr>
      <w:r>
        <w:rPr>
          <w:rFonts w:ascii="Times-Bold" w:eastAsia="Times New Roman" w:hAnsi="Times-Bold" w:cs="Times-Bold"/>
          <w:b/>
          <w:bCs/>
          <w:sz w:val="24"/>
          <w:szCs w:val="24"/>
          <w:lang w:eastAsia="pt-BR"/>
        </w:rPr>
        <w:fldChar w:fldCharType="begin"/>
      </w:r>
      <w:r w:rsidR="002116F8">
        <w:rPr>
          <w:rFonts w:ascii="Times-Bold" w:eastAsia="Times New Roman" w:hAnsi="Times-Bold" w:cs="Times-Bold"/>
          <w:b/>
          <w:bCs/>
          <w:sz w:val="24"/>
          <w:szCs w:val="24"/>
          <w:lang w:eastAsia="pt-BR"/>
        </w:rPr>
        <w:instrText xml:space="preserve"> TOC \h \z \c "Tabela" </w:instrText>
      </w:r>
      <w:r>
        <w:rPr>
          <w:rFonts w:ascii="Times-Bold" w:eastAsia="Times New Roman" w:hAnsi="Times-Bold" w:cs="Times-Bold"/>
          <w:b/>
          <w:bCs/>
          <w:sz w:val="24"/>
          <w:szCs w:val="24"/>
          <w:lang w:eastAsia="pt-BR"/>
        </w:rPr>
        <w:fldChar w:fldCharType="separate"/>
      </w:r>
      <w:hyperlink w:anchor="_Toc421735535" w:history="1">
        <w:r w:rsidR="00DF3B35" w:rsidRPr="008119C5">
          <w:rPr>
            <w:rStyle w:val="Hyperlink"/>
            <w:noProof/>
          </w:rPr>
          <w:t xml:space="preserve">Tabela 1: Cronograma das atividades </w:t>
        </w:r>
        <w:r w:rsidR="00DF3B35">
          <w:rPr>
            <w:noProof/>
            <w:webHidden/>
          </w:rPr>
          <w:tab/>
        </w:r>
        <w:r>
          <w:rPr>
            <w:noProof/>
            <w:webHidden/>
          </w:rPr>
          <w:fldChar w:fldCharType="begin"/>
        </w:r>
        <w:r w:rsidR="00DF3B35">
          <w:rPr>
            <w:noProof/>
            <w:webHidden/>
          </w:rPr>
          <w:instrText xml:space="preserve"> PAGEREF _Toc421735535 \h </w:instrText>
        </w:r>
        <w:r>
          <w:rPr>
            <w:noProof/>
            <w:webHidden/>
          </w:rPr>
        </w:r>
        <w:r>
          <w:rPr>
            <w:noProof/>
            <w:webHidden/>
          </w:rPr>
          <w:fldChar w:fldCharType="separate"/>
        </w:r>
        <w:r w:rsidR="000F6A97">
          <w:rPr>
            <w:noProof/>
            <w:webHidden/>
          </w:rPr>
          <w:t>22</w:t>
        </w:r>
        <w:r>
          <w:rPr>
            <w:noProof/>
            <w:webHidden/>
          </w:rPr>
          <w:fldChar w:fldCharType="end"/>
        </w:r>
      </w:hyperlink>
    </w:p>
    <w:p w:rsidR="00DF3B35"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536" w:history="1">
        <w:r w:rsidR="00DF3B35" w:rsidRPr="008119C5">
          <w:rPr>
            <w:rStyle w:val="Hyperlink"/>
            <w:noProof/>
          </w:rPr>
          <w:t xml:space="preserve">Tabela 2: Principais Atributos do Imovel </w:t>
        </w:r>
        <w:r w:rsidR="00DF3B35">
          <w:rPr>
            <w:noProof/>
            <w:webHidden/>
          </w:rPr>
          <w:tab/>
        </w:r>
        <w:r w:rsidR="00656F0A">
          <w:rPr>
            <w:noProof/>
            <w:webHidden/>
          </w:rPr>
          <w:fldChar w:fldCharType="begin"/>
        </w:r>
        <w:r w:rsidR="00DF3B35">
          <w:rPr>
            <w:noProof/>
            <w:webHidden/>
          </w:rPr>
          <w:instrText xml:space="preserve"> PAGEREF _Toc421735536 \h </w:instrText>
        </w:r>
        <w:r w:rsidR="00656F0A">
          <w:rPr>
            <w:noProof/>
            <w:webHidden/>
          </w:rPr>
        </w:r>
        <w:r w:rsidR="00656F0A">
          <w:rPr>
            <w:noProof/>
            <w:webHidden/>
          </w:rPr>
          <w:fldChar w:fldCharType="separate"/>
        </w:r>
        <w:r w:rsidR="000F6A97">
          <w:rPr>
            <w:noProof/>
            <w:webHidden/>
          </w:rPr>
          <w:t>25</w:t>
        </w:r>
        <w:r w:rsidR="00656F0A">
          <w:rPr>
            <w:noProof/>
            <w:webHidden/>
          </w:rPr>
          <w:fldChar w:fldCharType="end"/>
        </w:r>
      </w:hyperlink>
    </w:p>
    <w:p w:rsidR="00DF3B35"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537" w:history="1">
        <w:r w:rsidR="00DF3B35" w:rsidRPr="008119C5">
          <w:rPr>
            <w:rStyle w:val="Hyperlink"/>
            <w:noProof/>
          </w:rPr>
          <w:t xml:space="preserve">Tabela 3: Tecnologias utilizadas  </w:t>
        </w:r>
        <w:r w:rsidR="00DF3B35">
          <w:rPr>
            <w:noProof/>
            <w:webHidden/>
          </w:rPr>
          <w:tab/>
        </w:r>
        <w:r w:rsidR="00656F0A">
          <w:rPr>
            <w:noProof/>
            <w:webHidden/>
          </w:rPr>
          <w:fldChar w:fldCharType="begin"/>
        </w:r>
        <w:r w:rsidR="00DF3B35">
          <w:rPr>
            <w:noProof/>
            <w:webHidden/>
          </w:rPr>
          <w:instrText xml:space="preserve"> PAGEREF _Toc421735537 \h </w:instrText>
        </w:r>
        <w:r w:rsidR="00656F0A">
          <w:rPr>
            <w:noProof/>
            <w:webHidden/>
          </w:rPr>
        </w:r>
        <w:r w:rsidR="00656F0A">
          <w:rPr>
            <w:noProof/>
            <w:webHidden/>
          </w:rPr>
          <w:fldChar w:fldCharType="separate"/>
        </w:r>
        <w:r w:rsidR="000F6A97">
          <w:rPr>
            <w:noProof/>
            <w:webHidden/>
          </w:rPr>
          <w:t>40</w:t>
        </w:r>
        <w:r w:rsidR="00656F0A">
          <w:rPr>
            <w:noProof/>
            <w:webHidden/>
          </w:rPr>
          <w:fldChar w:fldCharType="end"/>
        </w:r>
      </w:hyperlink>
    </w:p>
    <w:p w:rsidR="00DF3B35"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538" w:history="1">
        <w:r w:rsidR="00DF3B35" w:rsidRPr="008119C5">
          <w:rPr>
            <w:rStyle w:val="Hyperlink"/>
            <w:noProof/>
          </w:rPr>
          <w:t xml:space="preserve">Tabela 4: Avaliação do serviço 2ª via de Conta  </w:t>
        </w:r>
        <w:r w:rsidR="00DF3B35">
          <w:rPr>
            <w:noProof/>
            <w:webHidden/>
          </w:rPr>
          <w:tab/>
        </w:r>
        <w:r w:rsidR="00656F0A">
          <w:rPr>
            <w:noProof/>
            <w:webHidden/>
          </w:rPr>
          <w:fldChar w:fldCharType="begin"/>
        </w:r>
        <w:r w:rsidR="00DF3B35">
          <w:rPr>
            <w:noProof/>
            <w:webHidden/>
          </w:rPr>
          <w:instrText xml:space="preserve"> PAGEREF _Toc421735538 \h </w:instrText>
        </w:r>
        <w:r w:rsidR="00656F0A">
          <w:rPr>
            <w:noProof/>
            <w:webHidden/>
          </w:rPr>
        </w:r>
        <w:r w:rsidR="00656F0A">
          <w:rPr>
            <w:noProof/>
            <w:webHidden/>
          </w:rPr>
          <w:fldChar w:fldCharType="separate"/>
        </w:r>
        <w:r w:rsidR="000F6A97">
          <w:rPr>
            <w:noProof/>
            <w:webHidden/>
          </w:rPr>
          <w:t>57</w:t>
        </w:r>
        <w:r w:rsidR="00656F0A">
          <w:rPr>
            <w:noProof/>
            <w:webHidden/>
          </w:rPr>
          <w:fldChar w:fldCharType="end"/>
        </w:r>
      </w:hyperlink>
    </w:p>
    <w:p w:rsidR="00DF3B35"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539" w:history="1">
        <w:r w:rsidR="00DF3B35" w:rsidRPr="008119C5">
          <w:rPr>
            <w:rStyle w:val="Hyperlink"/>
            <w:noProof/>
          </w:rPr>
          <w:t xml:space="preserve">Tabela 5: Avaliação do serviço Informar Falta de Água  </w:t>
        </w:r>
        <w:r w:rsidR="00DF3B35">
          <w:rPr>
            <w:noProof/>
            <w:webHidden/>
          </w:rPr>
          <w:tab/>
        </w:r>
        <w:r w:rsidR="00656F0A">
          <w:rPr>
            <w:noProof/>
            <w:webHidden/>
          </w:rPr>
          <w:fldChar w:fldCharType="begin"/>
        </w:r>
        <w:r w:rsidR="00DF3B35">
          <w:rPr>
            <w:noProof/>
            <w:webHidden/>
          </w:rPr>
          <w:instrText xml:space="preserve"> PAGEREF _Toc421735539 \h </w:instrText>
        </w:r>
        <w:r w:rsidR="00656F0A">
          <w:rPr>
            <w:noProof/>
            <w:webHidden/>
          </w:rPr>
        </w:r>
        <w:r w:rsidR="00656F0A">
          <w:rPr>
            <w:noProof/>
            <w:webHidden/>
          </w:rPr>
          <w:fldChar w:fldCharType="separate"/>
        </w:r>
        <w:r w:rsidR="000F6A97">
          <w:rPr>
            <w:noProof/>
            <w:webHidden/>
          </w:rPr>
          <w:t>57</w:t>
        </w:r>
        <w:r w:rsidR="00656F0A">
          <w:rPr>
            <w:noProof/>
            <w:webHidden/>
          </w:rPr>
          <w:fldChar w:fldCharType="end"/>
        </w:r>
      </w:hyperlink>
    </w:p>
    <w:p w:rsidR="00DF3B35" w:rsidRDefault="004B5176">
      <w:pPr>
        <w:pStyle w:val="TableofFigures"/>
        <w:tabs>
          <w:tab w:val="right" w:leader="dot" w:pos="9061"/>
        </w:tabs>
        <w:rPr>
          <w:rFonts w:asciiTheme="minorHAnsi" w:eastAsiaTheme="minorEastAsia" w:hAnsiTheme="minorHAnsi" w:cstheme="minorBidi"/>
          <w:caps w:val="0"/>
          <w:noProof/>
          <w:sz w:val="22"/>
          <w:szCs w:val="22"/>
          <w:lang w:eastAsia="pt-BR"/>
        </w:rPr>
      </w:pPr>
      <w:hyperlink w:anchor="_Toc421735540" w:history="1">
        <w:r w:rsidR="00DF3B35" w:rsidRPr="008119C5">
          <w:rPr>
            <w:rStyle w:val="Hyperlink"/>
            <w:noProof/>
          </w:rPr>
          <w:t xml:space="preserve">Tabela 6: Avaliação do serviço Solicitar Restabelecimento da Ligação  </w:t>
        </w:r>
        <w:r w:rsidR="00DF3B35">
          <w:rPr>
            <w:noProof/>
            <w:webHidden/>
          </w:rPr>
          <w:tab/>
        </w:r>
        <w:r w:rsidR="00656F0A">
          <w:rPr>
            <w:noProof/>
            <w:webHidden/>
          </w:rPr>
          <w:fldChar w:fldCharType="begin"/>
        </w:r>
        <w:r w:rsidR="00DF3B35">
          <w:rPr>
            <w:noProof/>
            <w:webHidden/>
          </w:rPr>
          <w:instrText xml:space="preserve"> PAGEREF _Toc421735540 \h </w:instrText>
        </w:r>
        <w:r w:rsidR="00656F0A">
          <w:rPr>
            <w:noProof/>
            <w:webHidden/>
          </w:rPr>
        </w:r>
        <w:r w:rsidR="00656F0A">
          <w:rPr>
            <w:noProof/>
            <w:webHidden/>
          </w:rPr>
          <w:fldChar w:fldCharType="separate"/>
        </w:r>
        <w:r w:rsidR="000F6A97">
          <w:rPr>
            <w:noProof/>
            <w:webHidden/>
          </w:rPr>
          <w:t>58</w:t>
        </w:r>
        <w:r w:rsidR="00656F0A">
          <w:rPr>
            <w:noProof/>
            <w:webHidden/>
          </w:rPr>
          <w:fldChar w:fldCharType="end"/>
        </w:r>
      </w:hyperlink>
    </w:p>
    <w:p w:rsidR="002116F8" w:rsidRDefault="00656F0A" w:rsidP="002116F8">
      <w:pPr>
        <w:autoSpaceDE w:val="0"/>
        <w:autoSpaceDN w:val="0"/>
        <w:adjustRightInd w:val="0"/>
        <w:spacing w:after="0" w:line="240" w:lineRule="auto"/>
        <w:jc w:val="right"/>
        <w:rPr>
          <w:rFonts w:ascii="Times-Bold" w:eastAsia="Times New Roman" w:hAnsi="Times-Bold" w:cs="Times-Bold"/>
          <w:b/>
          <w:bCs/>
          <w:sz w:val="24"/>
          <w:szCs w:val="24"/>
          <w:lang w:eastAsia="pt-BR"/>
        </w:rPr>
      </w:pPr>
      <w:r>
        <w:rPr>
          <w:rFonts w:ascii="Times-Bold" w:eastAsia="Times New Roman" w:hAnsi="Times-Bold" w:cs="Times-Bold"/>
          <w:b/>
          <w:bCs/>
          <w:sz w:val="24"/>
          <w:szCs w:val="24"/>
          <w:lang w:eastAsia="pt-BR"/>
        </w:rPr>
        <w:fldChar w:fldCharType="end"/>
      </w:r>
    </w:p>
    <w:p w:rsidR="002116F8" w:rsidRPr="00EB6C13" w:rsidRDefault="002116F8" w:rsidP="002116F8">
      <w:pPr>
        <w:pStyle w:val="Estilocorpodoc"/>
      </w:pPr>
    </w:p>
    <w:p w:rsidR="002116F8" w:rsidRPr="00EB6C13" w:rsidRDefault="002116F8" w:rsidP="002116F8">
      <w:pPr>
        <w:pStyle w:val="MONCAP"/>
        <w:numPr>
          <w:ilvl w:val="0"/>
          <w:numId w:val="0"/>
        </w:numPr>
        <w:jc w:val="center"/>
        <w:rPr>
          <w:rFonts w:ascii="Times-Bold" w:eastAsia="Times New Roman" w:hAnsi="Times-Bold" w:cs="Times-Bold"/>
          <w:bCs/>
          <w:sz w:val="28"/>
          <w:szCs w:val="28"/>
        </w:rPr>
      </w:pPr>
    </w:p>
    <w:p w:rsidR="002116F8" w:rsidRPr="00EB6C13" w:rsidRDefault="002116F8" w:rsidP="002116F8">
      <w:pPr>
        <w:pStyle w:val="MONCAP"/>
        <w:numPr>
          <w:ilvl w:val="0"/>
          <w:numId w:val="0"/>
        </w:numPr>
        <w:jc w:val="center"/>
        <w:rPr>
          <w:rFonts w:ascii="Times-Bold" w:eastAsia="Times New Roman" w:hAnsi="Times-Bold" w:cs="Times-Bold"/>
          <w:bCs/>
          <w:sz w:val="28"/>
          <w:szCs w:val="28"/>
        </w:rPr>
      </w:pPr>
    </w:p>
    <w:p w:rsidR="002116F8" w:rsidRPr="00EB6C13" w:rsidRDefault="002116F8" w:rsidP="002116F8">
      <w:pPr>
        <w:pStyle w:val="MONCAP"/>
        <w:numPr>
          <w:ilvl w:val="0"/>
          <w:numId w:val="0"/>
        </w:numPr>
        <w:jc w:val="center"/>
        <w:rPr>
          <w:rFonts w:ascii="Times-Bold" w:eastAsia="Times New Roman" w:hAnsi="Times-Bold" w:cs="Times-Bold"/>
          <w:bCs/>
          <w:sz w:val="28"/>
          <w:szCs w:val="28"/>
        </w:rPr>
      </w:pPr>
    </w:p>
    <w:p w:rsidR="002116F8" w:rsidRPr="00EB6C13" w:rsidRDefault="002116F8" w:rsidP="002116F8">
      <w:pPr>
        <w:pStyle w:val="MONCAP"/>
        <w:numPr>
          <w:ilvl w:val="0"/>
          <w:numId w:val="0"/>
        </w:numPr>
        <w:jc w:val="center"/>
        <w:rPr>
          <w:rFonts w:ascii="Times-Bold" w:eastAsia="Times New Roman" w:hAnsi="Times-Bold" w:cs="Times-Bold"/>
          <w:bCs/>
          <w:sz w:val="28"/>
          <w:szCs w:val="28"/>
        </w:rPr>
      </w:pPr>
    </w:p>
    <w:p w:rsidR="002116F8" w:rsidRPr="00EB6C13" w:rsidRDefault="002116F8" w:rsidP="002116F8">
      <w:pPr>
        <w:pStyle w:val="MONCAP"/>
        <w:numPr>
          <w:ilvl w:val="0"/>
          <w:numId w:val="0"/>
        </w:numPr>
        <w:jc w:val="center"/>
        <w:rPr>
          <w:rFonts w:ascii="Times-Bold" w:eastAsia="Times New Roman" w:hAnsi="Times-Bold" w:cs="Times-Bold"/>
          <w:bCs/>
          <w:sz w:val="28"/>
          <w:szCs w:val="28"/>
        </w:rPr>
      </w:pPr>
    </w:p>
    <w:p w:rsidR="002116F8" w:rsidRPr="00EB6C13" w:rsidRDefault="002116F8" w:rsidP="002116F8">
      <w:pPr>
        <w:pStyle w:val="MONCAP"/>
        <w:numPr>
          <w:ilvl w:val="0"/>
          <w:numId w:val="0"/>
        </w:numPr>
        <w:jc w:val="center"/>
        <w:rPr>
          <w:rFonts w:ascii="Times-Bold" w:eastAsia="Times New Roman" w:hAnsi="Times-Bold" w:cs="Times-Bold"/>
          <w:bCs/>
          <w:sz w:val="28"/>
          <w:szCs w:val="28"/>
        </w:rPr>
      </w:pPr>
    </w:p>
    <w:p w:rsidR="002116F8" w:rsidRPr="00EB6C13" w:rsidRDefault="002116F8" w:rsidP="002116F8">
      <w:pPr>
        <w:pStyle w:val="MONCAP"/>
        <w:numPr>
          <w:ilvl w:val="0"/>
          <w:numId w:val="0"/>
        </w:numPr>
        <w:jc w:val="center"/>
        <w:rPr>
          <w:rFonts w:ascii="Times-Bold" w:eastAsia="Times New Roman" w:hAnsi="Times-Bold" w:cs="Times-Bold"/>
          <w:bCs/>
          <w:sz w:val="28"/>
          <w:szCs w:val="28"/>
        </w:rPr>
      </w:pPr>
    </w:p>
    <w:p w:rsidR="002116F8" w:rsidRPr="00EB6C13" w:rsidRDefault="002116F8" w:rsidP="002116F8">
      <w:pPr>
        <w:pStyle w:val="MONCAP"/>
        <w:numPr>
          <w:ilvl w:val="0"/>
          <w:numId w:val="0"/>
        </w:numPr>
        <w:jc w:val="center"/>
        <w:rPr>
          <w:rFonts w:ascii="Times-Bold" w:eastAsia="Times New Roman" w:hAnsi="Times-Bold" w:cs="Times-Bold"/>
          <w:bCs/>
          <w:sz w:val="28"/>
          <w:szCs w:val="28"/>
        </w:rPr>
      </w:pPr>
    </w:p>
    <w:p w:rsidR="002116F8" w:rsidRPr="00EB6C13" w:rsidRDefault="002116F8" w:rsidP="002116F8">
      <w:pPr>
        <w:pStyle w:val="MONCAP"/>
        <w:numPr>
          <w:ilvl w:val="0"/>
          <w:numId w:val="0"/>
        </w:numPr>
        <w:jc w:val="center"/>
        <w:rPr>
          <w:rFonts w:ascii="Times-Bold" w:eastAsia="Times New Roman" w:hAnsi="Times-Bold" w:cs="Times-Bold"/>
          <w:bCs/>
          <w:sz w:val="28"/>
          <w:szCs w:val="28"/>
        </w:rPr>
      </w:pPr>
    </w:p>
    <w:p w:rsidR="002116F8" w:rsidRPr="00EB6C13" w:rsidRDefault="002116F8" w:rsidP="002116F8">
      <w:pPr>
        <w:pStyle w:val="MONCAP"/>
        <w:numPr>
          <w:ilvl w:val="0"/>
          <w:numId w:val="0"/>
        </w:numPr>
        <w:jc w:val="center"/>
        <w:rPr>
          <w:rFonts w:ascii="Times-Bold" w:eastAsia="Times New Roman" w:hAnsi="Times-Bold" w:cs="Times-Bold"/>
          <w:bCs/>
          <w:sz w:val="28"/>
          <w:szCs w:val="28"/>
        </w:rPr>
      </w:pPr>
    </w:p>
    <w:p w:rsidR="002116F8" w:rsidRPr="00EB6C13" w:rsidRDefault="002116F8" w:rsidP="002116F8">
      <w:pPr>
        <w:pStyle w:val="MONCAP"/>
        <w:numPr>
          <w:ilvl w:val="0"/>
          <w:numId w:val="0"/>
        </w:numPr>
        <w:jc w:val="center"/>
        <w:rPr>
          <w:rFonts w:ascii="Times-Bold" w:eastAsia="Times New Roman" w:hAnsi="Times-Bold" w:cs="Times-Bold"/>
          <w:bCs/>
          <w:sz w:val="28"/>
          <w:szCs w:val="28"/>
        </w:rPr>
      </w:pPr>
    </w:p>
    <w:p w:rsidR="002116F8" w:rsidRPr="00EB6C13" w:rsidRDefault="002116F8" w:rsidP="002116F8">
      <w:pPr>
        <w:pStyle w:val="MONCAP"/>
        <w:numPr>
          <w:ilvl w:val="0"/>
          <w:numId w:val="0"/>
        </w:numPr>
        <w:jc w:val="center"/>
        <w:rPr>
          <w:rFonts w:ascii="Times-Bold" w:eastAsia="Times New Roman" w:hAnsi="Times-Bold" w:cs="Times-Bold"/>
          <w:bCs/>
          <w:sz w:val="28"/>
          <w:szCs w:val="28"/>
        </w:rPr>
      </w:pPr>
    </w:p>
    <w:p w:rsidR="002116F8" w:rsidRDefault="002116F8" w:rsidP="002116F8">
      <w:pPr>
        <w:pStyle w:val="MONCAP"/>
        <w:numPr>
          <w:ilvl w:val="0"/>
          <w:numId w:val="0"/>
        </w:numPr>
        <w:jc w:val="center"/>
        <w:rPr>
          <w:rFonts w:ascii="Times-Roman" w:eastAsia="Times New Roman" w:hAnsi="Times-Roman" w:cs="Times-Roman"/>
          <w:lang w:eastAsia="pt-BR"/>
        </w:rPr>
      </w:pPr>
    </w:p>
    <w:p w:rsidR="002116F8" w:rsidRDefault="002116F8" w:rsidP="002116F8">
      <w:pPr>
        <w:pStyle w:val="MONCAP"/>
        <w:numPr>
          <w:ilvl w:val="0"/>
          <w:numId w:val="0"/>
        </w:numPr>
        <w:jc w:val="center"/>
        <w:rPr>
          <w:rFonts w:ascii="Times-Roman" w:eastAsia="Times New Roman" w:hAnsi="Times-Roman" w:cs="Times-Roman"/>
          <w:lang w:eastAsia="pt-BR"/>
        </w:rPr>
      </w:pPr>
    </w:p>
    <w:p w:rsidR="002116F8" w:rsidRDefault="002116F8" w:rsidP="002116F8">
      <w:pPr>
        <w:pStyle w:val="MONCAP"/>
        <w:numPr>
          <w:ilvl w:val="0"/>
          <w:numId w:val="0"/>
        </w:numPr>
        <w:jc w:val="center"/>
        <w:rPr>
          <w:rFonts w:ascii="Times-Roman" w:eastAsia="Times New Roman" w:hAnsi="Times-Roman" w:cs="Times-Roman"/>
          <w:lang w:eastAsia="pt-BR"/>
        </w:rPr>
      </w:pPr>
    </w:p>
    <w:p w:rsidR="002116F8" w:rsidRPr="00EB6C13" w:rsidRDefault="002116F8" w:rsidP="002116F8">
      <w:pPr>
        <w:pStyle w:val="MONCAP"/>
        <w:numPr>
          <w:ilvl w:val="0"/>
          <w:numId w:val="0"/>
        </w:numPr>
        <w:jc w:val="center"/>
        <w:rPr>
          <w:rFonts w:ascii="Times-Bold" w:eastAsia="Times New Roman" w:hAnsi="Times-Bold" w:cs="Times-Bold"/>
          <w:bCs/>
          <w:sz w:val="28"/>
          <w:szCs w:val="28"/>
        </w:rPr>
      </w:pPr>
    </w:p>
    <w:p w:rsidR="002116F8" w:rsidRPr="00EB6C13" w:rsidRDefault="002116F8" w:rsidP="002116F8">
      <w:pPr>
        <w:pStyle w:val="MONCAP"/>
        <w:numPr>
          <w:ilvl w:val="0"/>
          <w:numId w:val="0"/>
        </w:numPr>
        <w:jc w:val="center"/>
        <w:rPr>
          <w:rFonts w:ascii="Times-Bold" w:eastAsia="Times New Roman" w:hAnsi="Times-Bold" w:cs="Times-Bold"/>
          <w:bCs/>
          <w:sz w:val="28"/>
          <w:szCs w:val="28"/>
        </w:rPr>
      </w:pPr>
    </w:p>
    <w:p w:rsidR="002116F8" w:rsidRPr="00EB6C13" w:rsidRDefault="002116F8" w:rsidP="002116F8">
      <w:pPr>
        <w:pStyle w:val="MONCAP"/>
        <w:numPr>
          <w:ilvl w:val="0"/>
          <w:numId w:val="0"/>
        </w:numPr>
        <w:jc w:val="center"/>
        <w:rPr>
          <w:rFonts w:ascii="Times-Bold" w:eastAsia="Times New Roman" w:hAnsi="Times-Bold" w:cs="Times-Bold"/>
          <w:bCs/>
          <w:sz w:val="28"/>
          <w:szCs w:val="28"/>
        </w:rPr>
      </w:pPr>
    </w:p>
    <w:p w:rsidR="002116F8" w:rsidRPr="00EB6C13" w:rsidRDefault="002116F8" w:rsidP="002116F8">
      <w:pPr>
        <w:pStyle w:val="MONCAP"/>
        <w:numPr>
          <w:ilvl w:val="0"/>
          <w:numId w:val="0"/>
        </w:numPr>
        <w:jc w:val="center"/>
        <w:rPr>
          <w:rFonts w:ascii="Times-Bold" w:eastAsia="Times New Roman" w:hAnsi="Times-Bold" w:cs="Times-Bold"/>
          <w:bCs/>
          <w:sz w:val="28"/>
          <w:szCs w:val="28"/>
        </w:rPr>
      </w:pPr>
    </w:p>
    <w:p w:rsidR="002116F8" w:rsidRPr="00EB6C13" w:rsidRDefault="002116F8" w:rsidP="002116F8">
      <w:pPr>
        <w:pStyle w:val="MONCAP"/>
        <w:numPr>
          <w:ilvl w:val="0"/>
          <w:numId w:val="0"/>
        </w:numPr>
        <w:jc w:val="center"/>
        <w:rPr>
          <w:rFonts w:ascii="Times-Bold" w:eastAsia="Times New Roman" w:hAnsi="Times-Bold" w:cs="Times-Bold"/>
          <w:bCs/>
          <w:sz w:val="28"/>
          <w:szCs w:val="28"/>
        </w:rPr>
      </w:pPr>
    </w:p>
    <w:p w:rsidR="002116F8" w:rsidRPr="00EB6C13" w:rsidRDefault="002116F8" w:rsidP="002116F8">
      <w:pPr>
        <w:pStyle w:val="MONCAP"/>
        <w:numPr>
          <w:ilvl w:val="0"/>
          <w:numId w:val="0"/>
        </w:numPr>
        <w:jc w:val="center"/>
        <w:rPr>
          <w:rFonts w:eastAsia="Times New Roman"/>
          <w:bCs/>
        </w:rPr>
      </w:pPr>
    </w:p>
    <w:p w:rsidR="002116F8" w:rsidRPr="00EB6C13" w:rsidRDefault="002116F8" w:rsidP="002116F8">
      <w:pPr>
        <w:pStyle w:val="MONCAP"/>
        <w:numPr>
          <w:ilvl w:val="0"/>
          <w:numId w:val="0"/>
        </w:numPr>
        <w:jc w:val="center"/>
        <w:rPr>
          <w:rFonts w:eastAsia="Times New Roman"/>
          <w:bCs/>
        </w:rPr>
      </w:pPr>
    </w:p>
    <w:p w:rsidR="002116F8" w:rsidRPr="00EB6C13" w:rsidRDefault="002116F8" w:rsidP="002116F8">
      <w:pPr>
        <w:pStyle w:val="MONCAP"/>
        <w:numPr>
          <w:ilvl w:val="0"/>
          <w:numId w:val="0"/>
        </w:numPr>
        <w:jc w:val="center"/>
        <w:rPr>
          <w:rFonts w:eastAsia="Times New Roman"/>
          <w:bCs/>
        </w:rPr>
      </w:pPr>
    </w:p>
    <w:p w:rsidR="002116F8" w:rsidRPr="00180668" w:rsidRDefault="002116F8" w:rsidP="002116F8">
      <w:pPr>
        <w:pStyle w:val="MONCAP"/>
        <w:numPr>
          <w:ilvl w:val="0"/>
          <w:numId w:val="0"/>
        </w:numPr>
        <w:jc w:val="center"/>
        <w:rPr>
          <w:rFonts w:ascii="Arial" w:eastAsia="Times New Roman" w:hAnsi="Arial" w:cs="Arial"/>
          <w:bCs/>
        </w:rPr>
      </w:pPr>
      <w:r>
        <w:rPr>
          <w:rFonts w:eastAsia="Times New Roman"/>
          <w:bCs/>
        </w:rPr>
        <w:br w:type="page"/>
      </w:r>
      <w:r w:rsidRPr="00180668">
        <w:rPr>
          <w:rFonts w:ascii="Arial" w:eastAsia="Times New Roman" w:hAnsi="Arial" w:cs="Arial"/>
          <w:bCs/>
        </w:rPr>
        <w:lastRenderedPageBreak/>
        <w:t>LISTAS DE ABREVIATURAS</w:t>
      </w:r>
    </w:p>
    <w:p w:rsidR="002116F8" w:rsidRPr="00C80267" w:rsidRDefault="002116F8" w:rsidP="002116F8">
      <w:pPr>
        <w:pStyle w:val="Estilocorpodoc"/>
        <w:jc w:val="left"/>
      </w:pPr>
    </w:p>
    <w:p w:rsidR="002116F8" w:rsidRPr="00811815" w:rsidRDefault="002116F8" w:rsidP="002116F8">
      <w:pPr>
        <w:pStyle w:val="Estilocorpodoc"/>
        <w:jc w:val="left"/>
        <w:rPr>
          <w:sz w:val="24"/>
        </w:rPr>
      </w:pPr>
      <w:r w:rsidRPr="00811815">
        <w:rPr>
          <w:sz w:val="24"/>
        </w:rPr>
        <w:t>AGI - Asterisk Gateway Interface</w:t>
      </w:r>
    </w:p>
    <w:p w:rsidR="002116F8" w:rsidRPr="00811815" w:rsidRDefault="002116F8" w:rsidP="002116F8">
      <w:pPr>
        <w:pStyle w:val="Estilocorpodoc"/>
        <w:jc w:val="left"/>
        <w:rPr>
          <w:sz w:val="24"/>
        </w:rPr>
      </w:pPr>
      <w:r w:rsidRPr="00811815">
        <w:rPr>
          <w:sz w:val="24"/>
        </w:rPr>
        <w:t>AMI - Asterisk Manager Interface</w:t>
      </w:r>
    </w:p>
    <w:p w:rsidR="002116F8" w:rsidRPr="00811815" w:rsidRDefault="002116F8" w:rsidP="002116F8">
      <w:pPr>
        <w:pStyle w:val="Estilocorpodoc"/>
        <w:jc w:val="left"/>
        <w:rPr>
          <w:sz w:val="24"/>
        </w:rPr>
      </w:pPr>
      <w:r w:rsidRPr="00811815">
        <w:rPr>
          <w:sz w:val="24"/>
        </w:rPr>
        <w:t>CAER - Companhia de Água e Esgotos de Roraima</w:t>
      </w:r>
    </w:p>
    <w:p w:rsidR="002116F8" w:rsidRPr="00811815" w:rsidRDefault="002116F8" w:rsidP="002116F8">
      <w:pPr>
        <w:pStyle w:val="Estilocorpodoc"/>
        <w:jc w:val="left"/>
        <w:rPr>
          <w:sz w:val="24"/>
        </w:rPr>
      </w:pPr>
      <w:r w:rsidRPr="00811815">
        <w:rPr>
          <w:sz w:val="24"/>
        </w:rPr>
        <w:t>CAERN - Companhia de Água e Esgotos do Rio Grande do Norte</w:t>
      </w:r>
    </w:p>
    <w:p w:rsidR="002116F8" w:rsidRPr="00811815" w:rsidRDefault="002116F8" w:rsidP="002116F8">
      <w:pPr>
        <w:pStyle w:val="Estilocorpodoc"/>
        <w:jc w:val="left"/>
        <w:rPr>
          <w:sz w:val="24"/>
        </w:rPr>
      </w:pPr>
      <w:r w:rsidRPr="00811815">
        <w:rPr>
          <w:sz w:val="24"/>
        </w:rPr>
        <w:t>CAJ - Companhia de Águas de Joinville</w:t>
      </w:r>
    </w:p>
    <w:p w:rsidR="002116F8" w:rsidRDefault="002116F8" w:rsidP="002116F8">
      <w:pPr>
        <w:pStyle w:val="Estilocorpodoc"/>
        <w:jc w:val="left"/>
        <w:rPr>
          <w:ins w:id="145" w:author="Marcos Junior" w:date="2015-06-12T14:28:00Z"/>
          <w:sz w:val="24"/>
        </w:rPr>
      </w:pPr>
      <w:r w:rsidRPr="00811815">
        <w:rPr>
          <w:sz w:val="24"/>
        </w:rPr>
        <w:t>COMPESA - Companhia Pernambucana de Saneamento</w:t>
      </w:r>
    </w:p>
    <w:p w:rsidR="00F61EDA" w:rsidRPr="00811815" w:rsidDel="00F61EDA" w:rsidRDefault="00F61EDA" w:rsidP="002116F8">
      <w:pPr>
        <w:pStyle w:val="Estilocorpodoc"/>
        <w:jc w:val="left"/>
        <w:rPr>
          <w:del w:id="146" w:author="Marcos Junior" w:date="2015-06-12T14:29:00Z"/>
          <w:sz w:val="24"/>
        </w:rPr>
      </w:pPr>
    </w:p>
    <w:p w:rsidR="002116F8" w:rsidRPr="00C605C7" w:rsidRDefault="00656F0A" w:rsidP="002116F8">
      <w:pPr>
        <w:pStyle w:val="Estilocorpodoc"/>
        <w:jc w:val="left"/>
        <w:rPr>
          <w:sz w:val="24"/>
          <w:lang w:val="en-US"/>
          <w:rPrChange w:id="147" w:author="mb250482" w:date="2015-06-16T23:56:00Z">
            <w:rPr>
              <w:sz w:val="24"/>
            </w:rPr>
          </w:rPrChange>
        </w:rPr>
      </w:pPr>
      <w:r w:rsidRPr="00656F0A">
        <w:rPr>
          <w:sz w:val="24"/>
          <w:lang w:val="en-US"/>
          <w:rPrChange w:id="148" w:author="mb250482" w:date="2015-06-16T23:56:00Z">
            <w:rPr>
              <w:sz w:val="24"/>
            </w:rPr>
          </w:rPrChange>
        </w:rPr>
        <w:t>CSS - Cascading Style Sheets</w:t>
      </w:r>
    </w:p>
    <w:p w:rsidR="002116F8" w:rsidRPr="00811815" w:rsidRDefault="002116F8" w:rsidP="002116F8">
      <w:pPr>
        <w:pStyle w:val="Estilocorpodoc"/>
        <w:jc w:val="left"/>
        <w:rPr>
          <w:sz w:val="24"/>
          <w:lang w:val="en-US"/>
        </w:rPr>
      </w:pPr>
      <w:r w:rsidRPr="00811815">
        <w:rPr>
          <w:sz w:val="24"/>
          <w:lang w:val="en-US"/>
        </w:rPr>
        <w:t>EAR - Enterprise Archive</w:t>
      </w:r>
    </w:p>
    <w:p w:rsidR="002116F8" w:rsidRPr="00C605C7" w:rsidRDefault="00656F0A" w:rsidP="002116F8">
      <w:pPr>
        <w:pStyle w:val="Estilocorpodoc"/>
        <w:jc w:val="left"/>
        <w:rPr>
          <w:sz w:val="24"/>
          <w:rPrChange w:id="149" w:author="mb250482" w:date="2015-06-16T23:56:00Z">
            <w:rPr>
              <w:sz w:val="24"/>
              <w:lang w:val="en-US"/>
            </w:rPr>
          </w:rPrChange>
        </w:rPr>
      </w:pPr>
      <w:r w:rsidRPr="00656F0A">
        <w:rPr>
          <w:sz w:val="24"/>
          <w:rPrChange w:id="150" w:author="mb250482" w:date="2015-06-16T23:56:00Z">
            <w:rPr>
              <w:sz w:val="24"/>
              <w:lang w:val="en-US"/>
            </w:rPr>
          </w:rPrChange>
        </w:rPr>
        <w:t>EJB - Enterprise Java Beans</w:t>
      </w:r>
    </w:p>
    <w:p w:rsidR="002116F8" w:rsidRPr="00C605C7" w:rsidRDefault="00656F0A" w:rsidP="002116F8">
      <w:pPr>
        <w:pStyle w:val="Estilocorpodoc"/>
        <w:jc w:val="left"/>
        <w:rPr>
          <w:sz w:val="24"/>
          <w:rPrChange w:id="151" w:author="mb250482" w:date="2015-06-16T23:56:00Z">
            <w:rPr>
              <w:sz w:val="24"/>
              <w:lang w:val="en-US"/>
            </w:rPr>
          </w:rPrChange>
        </w:rPr>
      </w:pPr>
      <w:r w:rsidRPr="00656F0A">
        <w:rPr>
          <w:sz w:val="24"/>
          <w:rPrChange w:id="152" w:author="mb250482" w:date="2015-06-16T23:56:00Z">
            <w:rPr>
              <w:sz w:val="24"/>
              <w:lang w:val="en-US"/>
            </w:rPr>
          </w:rPrChange>
        </w:rPr>
        <w:t>GPL - General Public Lisence</w:t>
      </w:r>
    </w:p>
    <w:p w:rsidR="002116F8" w:rsidRPr="00811815" w:rsidRDefault="002116F8" w:rsidP="002116F8">
      <w:pPr>
        <w:pStyle w:val="Estilocorpodoc"/>
        <w:jc w:val="left"/>
        <w:rPr>
          <w:sz w:val="24"/>
        </w:rPr>
      </w:pPr>
      <w:r w:rsidRPr="00811815">
        <w:rPr>
          <w:sz w:val="24"/>
        </w:rPr>
        <w:t>GSAN - Sistema Integrado de Gestão de Serviços de Saneamento</w:t>
      </w:r>
    </w:p>
    <w:p w:rsidR="002116F8" w:rsidRPr="00811815" w:rsidRDefault="002116F8" w:rsidP="002116F8">
      <w:pPr>
        <w:pStyle w:val="Estilocorpodoc"/>
        <w:jc w:val="left"/>
        <w:rPr>
          <w:sz w:val="24"/>
          <w:lang w:val="en-US"/>
        </w:rPr>
      </w:pPr>
      <w:r w:rsidRPr="00811815">
        <w:rPr>
          <w:sz w:val="24"/>
          <w:lang w:val="en-US"/>
        </w:rPr>
        <w:t xml:space="preserve">IAX- Inter Asterisk </w:t>
      </w:r>
      <w:proofErr w:type="spellStart"/>
      <w:r w:rsidRPr="00811815">
        <w:rPr>
          <w:sz w:val="24"/>
          <w:lang w:val="en-US"/>
        </w:rPr>
        <w:t>eXchange</w:t>
      </w:r>
      <w:proofErr w:type="spellEnd"/>
    </w:p>
    <w:p w:rsidR="002116F8" w:rsidRPr="00811815" w:rsidRDefault="002116F8" w:rsidP="002116F8">
      <w:pPr>
        <w:pStyle w:val="Estilocorpodoc"/>
        <w:jc w:val="left"/>
        <w:rPr>
          <w:sz w:val="24"/>
          <w:lang w:val="en-US"/>
        </w:rPr>
      </w:pPr>
      <w:r w:rsidRPr="00811815">
        <w:rPr>
          <w:sz w:val="24"/>
          <w:lang w:val="en-US"/>
        </w:rPr>
        <w:t>IDE - Integrated Development Environment</w:t>
      </w:r>
    </w:p>
    <w:p w:rsidR="002116F8" w:rsidRPr="00811815" w:rsidRDefault="002116F8" w:rsidP="002116F8">
      <w:pPr>
        <w:pStyle w:val="Estilocorpodoc"/>
        <w:jc w:val="left"/>
        <w:rPr>
          <w:sz w:val="24"/>
          <w:lang w:val="en-US"/>
        </w:rPr>
      </w:pPr>
      <w:r w:rsidRPr="00811815">
        <w:rPr>
          <w:sz w:val="24"/>
          <w:lang w:val="en-US"/>
        </w:rPr>
        <w:t>IP - Internet Protocol</w:t>
      </w:r>
    </w:p>
    <w:p w:rsidR="002116F8" w:rsidRPr="00811815" w:rsidRDefault="002116F8" w:rsidP="002116F8">
      <w:pPr>
        <w:pStyle w:val="Estilocorpodoc"/>
        <w:jc w:val="left"/>
        <w:rPr>
          <w:sz w:val="24"/>
          <w:lang w:val="en-US"/>
        </w:rPr>
      </w:pPr>
      <w:r w:rsidRPr="00811815">
        <w:rPr>
          <w:sz w:val="24"/>
          <w:lang w:val="en-US"/>
        </w:rPr>
        <w:t>JAXB - Java Architecture for XML Binding</w:t>
      </w:r>
    </w:p>
    <w:p w:rsidR="002116F8" w:rsidRPr="00811815" w:rsidRDefault="002116F8" w:rsidP="002116F8">
      <w:pPr>
        <w:pStyle w:val="Estilocorpodoc"/>
        <w:jc w:val="left"/>
        <w:rPr>
          <w:sz w:val="24"/>
          <w:lang w:val="en-US"/>
        </w:rPr>
      </w:pPr>
      <w:r w:rsidRPr="00811815">
        <w:rPr>
          <w:sz w:val="24"/>
          <w:lang w:val="en-US"/>
        </w:rPr>
        <w:t>JAX-WS - Java API for XML-</w:t>
      </w:r>
      <w:proofErr w:type="spellStart"/>
      <w:r w:rsidRPr="00811815">
        <w:rPr>
          <w:sz w:val="24"/>
          <w:lang w:val="en-US"/>
        </w:rPr>
        <w:t>BasedWeb</w:t>
      </w:r>
      <w:proofErr w:type="spellEnd"/>
      <w:r w:rsidRPr="00811815">
        <w:rPr>
          <w:sz w:val="24"/>
          <w:lang w:val="en-US"/>
        </w:rPr>
        <w:t xml:space="preserve"> Services</w:t>
      </w:r>
    </w:p>
    <w:p w:rsidR="002116F8" w:rsidRPr="00811815" w:rsidRDefault="002116F8" w:rsidP="002116F8">
      <w:pPr>
        <w:pStyle w:val="Estilocorpodoc"/>
        <w:jc w:val="left"/>
        <w:rPr>
          <w:sz w:val="24"/>
          <w:lang w:val="en-US"/>
        </w:rPr>
      </w:pPr>
      <w:r w:rsidRPr="00811815">
        <w:rPr>
          <w:sz w:val="24"/>
          <w:lang w:val="en-US"/>
        </w:rPr>
        <w:t>JDK - Java Develop Kit</w:t>
      </w:r>
    </w:p>
    <w:p w:rsidR="002116F8" w:rsidRPr="00811815" w:rsidRDefault="002116F8" w:rsidP="002116F8">
      <w:pPr>
        <w:pStyle w:val="Estilocorpodoc"/>
        <w:jc w:val="left"/>
        <w:rPr>
          <w:sz w:val="24"/>
          <w:lang w:val="en-US"/>
        </w:rPr>
      </w:pPr>
      <w:r w:rsidRPr="00811815">
        <w:rPr>
          <w:sz w:val="24"/>
          <w:lang w:val="en-US"/>
        </w:rPr>
        <w:t>JEE - Java Enterprise Edition</w:t>
      </w:r>
    </w:p>
    <w:p w:rsidR="002116F8" w:rsidRPr="00811815" w:rsidRDefault="002116F8" w:rsidP="002116F8">
      <w:pPr>
        <w:pStyle w:val="Estilocorpodoc"/>
        <w:jc w:val="left"/>
        <w:rPr>
          <w:sz w:val="24"/>
          <w:lang w:val="en-US"/>
        </w:rPr>
      </w:pPr>
      <w:r w:rsidRPr="00811815">
        <w:rPr>
          <w:sz w:val="24"/>
          <w:lang w:val="en-US"/>
        </w:rPr>
        <w:t>JMS - Java Message Service</w:t>
      </w:r>
    </w:p>
    <w:p w:rsidR="002116F8" w:rsidRPr="00811815" w:rsidRDefault="002116F8" w:rsidP="002116F8">
      <w:pPr>
        <w:pStyle w:val="Estilocorpodoc"/>
        <w:jc w:val="left"/>
        <w:rPr>
          <w:sz w:val="24"/>
          <w:lang w:val="en-US"/>
        </w:rPr>
      </w:pPr>
      <w:r w:rsidRPr="00811815">
        <w:rPr>
          <w:sz w:val="24"/>
          <w:lang w:val="en-US"/>
        </w:rPr>
        <w:t>JRE - Java Runtime Environment</w:t>
      </w:r>
    </w:p>
    <w:p w:rsidR="002116F8" w:rsidRPr="00811815" w:rsidRDefault="002116F8" w:rsidP="002116F8">
      <w:pPr>
        <w:pStyle w:val="Estilocorpodoc"/>
        <w:jc w:val="left"/>
        <w:rPr>
          <w:sz w:val="24"/>
        </w:rPr>
      </w:pPr>
      <w:r w:rsidRPr="00811815">
        <w:rPr>
          <w:sz w:val="24"/>
        </w:rPr>
        <w:t>JSP - Java Server Pages</w:t>
      </w:r>
    </w:p>
    <w:p w:rsidR="002116F8" w:rsidRPr="00811815" w:rsidRDefault="002116F8" w:rsidP="002116F8">
      <w:pPr>
        <w:pStyle w:val="Estilocorpodoc"/>
        <w:jc w:val="left"/>
        <w:rPr>
          <w:sz w:val="24"/>
        </w:rPr>
      </w:pPr>
      <w:r w:rsidRPr="00811815">
        <w:rPr>
          <w:sz w:val="24"/>
        </w:rPr>
        <w:t>JVM - Java Virtual Machine</w:t>
      </w:r>
    </w:p>
    <w:p w:rsidR="002116F8" w:rsidRPr="00811815" w:rsidRDefault="002116F8" w:rsidP="002116F8">
      <w:pPr>
        <w:pStyle w:val="Estilocorpodoc"/>
        <w:jc w:val="left"/>
        <w:rPr>
          <w:sz w:val="24"/>
        </w:rPr>
      </w:pPr>
      <w:r w:rsidRPr="00811815">
        <w:rPr>
          <w:sz w:val="24"/>
        </w:rPr>
        <w:t>MC - Ministério das Cidades</w:t>
      </w:r>
    </w:p>
    <w:p w:rsidR="002116F8" w:rsidRPr="00811815" w:rsidRDefault="002116F8" w:rsidP="002116F8">
      <w:pPr>
        <w:pStyle w:val="Estilocorpodoc"/>
        <w:jc w:val="left"/>
        <w:rPr>
          <w:sz w:val="24"/>
        </w:rPr>
      </w:pPr>
      <w:r w:rsidRPr="00811815">
        <w:rPr>
          <w:sz w:val="24"/>
        </w:rPr>
        <w:t>MVC - Model View Controller</w:t>
      </w:r>
    </w:p>
    <w:p w:rsidR="002116F8" w:rsidRPr="00811815" w:rsidRDefault="002116F8" w:rsidP="002116F8">
      <w:pPr>
        <w:pStyle w:val="Estilocorpodoc"/>
        <w:jc w:val="left"/>
        <w:rPr>
          <w:sz w:val="24"/>
          <w:lang w:val="en-US"/>
        </w:rPr>
      </w:pPr>
      <w:r w:rsidRPr="00811815">
        <w:rPr>
          <w:sz w:val="24"/>
          <w:lang w:val="en-US"/>
        </w:rPr>
        <w:t>ORM - Object-relational Mapping</w:t>
      </w:r>
    </w:p>
    <w:p w:rsidR="002116F8" w:rsidRPr="00811815" w:rsidRDefault="002116F8" w:rsidP="002116F8">
      <w:pPr>
        <w:pStyle w:val="Estilocorpodoc"/>
        <w:jc w:val="left"/>
        <w:rPr>
          <w:sz w:val="24"/>
          <w:lang w:val="en-US"/>
        </w:rPr>
      </w:pPr>
      <w:r w:rsidRPr="00811815">
        <w:rPr>
          <w:sz w:val="24"/>
          <w:lang w:val="en-US"/>
        </w:rPr>
        <w:t>OS - Operating System</w:t>
      </w:r>
    </w:p>
    <w:p w:rsidR="002116F8" w:rsidRPr="00811815" w:rsidRDefault="002116F8" w:rsidP="002116F8">
      <w:pPr>
        <w:pStyle w:val="Estilocorpodoc"/>
        <w:jc w:val="left"/>
        <w:rPr>
          <w:sz w:val="24"/>
        </w:rPr>
      </w:pPr>
      <w:r w:rsidRPr="00811815">
        <w:rPr>
          <w:sz w:val="24"/>
        </w:rPr>
        <w:t>OS - Ordem de serviço</w:t>
      </w:r>
    </w:p>
    <w:p w:rsidR="002116F8" w:rsidRPr="00811815" w:rsidRDefault="002116F8" w:rsidP="002116F8">
      <w:pPr>
        <w:pStyle w:val="Estilocorpodoc"/>
        <w:jc w:val="left"/>
        <w:rPr>
          <w:sz w:val="24"/>
        </w:rPr>
      </w:pPr>
      <w:r w:rsidRPr="00811815">
        <w:rPr>
          <w:sz w:val="24"/>
        </w:rPr>
        <w:t>PA - Posto de Atendimento</w:t>
      </w:r>
    </w:p>
    <w:p w:rsidR="002116F8" w:rsidRPr="00811815" w:rsidRDefault="002116F8" w:rsidP="002116F8">
      <w:pPr>
        <w:pStyle w:val="Estilocorpodoc"/>
        <w:jc w:val="left"/>
        <w:rPr>
          <w:sz w:val="24"/>
        </w:rPr>
      </w:pPr>
      <w:r w:rsidRPr="00811815">
        <w:rPr>
          <w:sz w:val="24"/>
        </w:rPr>
        <w:t>PABX - Private Automatic Branch Exchange</w:t>
      </w:r>
    </w:p>
    <w:p w:rsidR="002116F8" w:rsidRPr="00811815" w:rsidRDefault="002116F8" w:rsidP="002116F8">
      <w:pPr>
        <w:pStyle w:val="Estilocorpodoc"/>
        <w:jc w:val="left"/>
        <w:rPr>
          <w:sz w:val="24"/>
        </w:rPr>
      </w:pPr>
      <w:r w:rsidRPr="00811815">
        <w:rPr>
          <w:sz w:val="24"/>
        </w:rPr>
        <w:t>PMSS - Programa de Modernização do Setor de Saneamento</w:t>
      </w:r>
    </w:p>
    <w:p w:rsidR="002116F8" w:rsidRPr="00811815" w:rsidRDefault="002116F8" w:rsidP="002116F8">
      <w:pPr>
        <w:pStyle w:val="Estilocorpodoc"/>
        <w:jc w:val="left"/>
        <w:rPr>
          <w:sz w:val="24"/>
        </w:rPr>
      </w:pPr>
      <w:r w:rsidRPr="00811815">
        <w:rPr>
          <w:sz w:val="24"/>
        </w:rPr>
        <w:t>QoS - Quality of Service</w:t>
      </w:r>
    </w:p>
    <w:p w:rsidR="002116F8" w:rsidRPr="00811815" w:rsidRDefault="002116F8" w:rsidP="002116F8">
      <w:pPr>
        <w:pStyle w:val="Estilocorpodoc"/>
        <w:jc w:val="left"/>
        <w:rPr>
          <w:sz w:val="24"/>
        </w:rPr>
      </w:pPr>
      <w:r w:rsidRPr="00811815">
        <w:rPr>
          <w:sz w:val="24"/>
        </w:rPr>
        <w:t>RA - Registro de Atendimento</w:t>
      </w:r>
    </w:p>
    <w:p w:rsidR="002116F8" w:rsidRPr="00811815" w:rsidRDefault="002116F8" w:rsidP="002116F8">
      <w:pPr>
        <w:pStyle w:val="Estilocorpodoc"/>
        <w:jc w:val="left"/>
        <w:rPr>
          <w:sz w:val="24"/>
        </w:rPr>
      </w:pPr>
      <w:r w:rsidRPr="00811815">
        <w:rPr>
          <w:sz w:val="24"/>
        </w:rPr>
        <w:lastRenderedPageBreak/>
        <w:t>SGBD - Sistema de Gerenciamento de Banco de Dados</w:t>
      </w:r>
    </w:p>
    <w:p w:rsidR="002116F8" w:rsidRPr="00811815" w:rsidRDefault="002116F8" w:rsidP="002116F8">
      <w:pPr>
        <w:pStyle w:val="Estilocorpodoc"/>
        <w:jc w:val="left"/>
        <w:rPr>
          <w:sz w:val="24"/>
        </w:rPr>
      </w:pPr>
      <w:r w:rsidRPr="00811815">
        <w:rPr>
          <w:sz w:val="24"/>
        </w:rPr>
        <w:t>SIP - Session Initiation Protocol</w:t>
      </w:r>
    </w:p>
    <w:p w:rsidR="002116F8" w:rsidRPr="00811815" w:rsidRDefault="002116F8" w:rsidP="002116F8">
      <w:pPr>
        <w:pStyle w:val="Estilocorpodoc"/>
        <w:jc w:val="left"/>
        <w:rPr>
          <w:sz w:val="24"/>
        </w:rPr>
      </w:pPr>
      <w:r w:rsidRPr="00811815">
        <w:rPr>
          <w:sz w:val="24"/>
        </w:rPr>
        <w:t>SNIS - Sistema Nacional de Informações do Setor de Saneamento</w:t>
      </w:r>
    </w:p>
    <w:p w:rsidR="002116F8" w:rsidRPr="00811815" w:rsidRDefault="002116F8" w:rsidP="002116F8">
      <w:pPr>
        <w:pStyle w:val="Estilocorpodoc"/>
        <w:jc w:val="left"/>
        <w:rPr>
          <w:sz w:val="24"/>
        </w:rPr>
      </w:pPr>
      <w:r w:rsidRPr="00811815">
        <w:rPr>
          <w:sz w:val="24"/>
        </w:rPr>
        <w:t>SNSA - Secretaria Nacional de Saneamento Ambiental</w:t>
      </w:r>
    </w:p>
    <w:p w:rsidR="002116F8" w:rsidRPr="00811815" w:rsidRDefault="002116F8" w:rsidP="002116F8">
      <w:pPr>
        <w:pStyle w:val="Estilocorpodoc"/>
        <w:jc w:val="left"/>
        <w:rPr>
          <w:sz w:val="24"/>
        </w:rPr>
      </w:pPr>
      <w:r w:rsidRPr="00811815">
        <w:rPr>
          <w:sz w:val="24"/>
        </w:rPr>
        <w:t>SOAP - Simple Object Access Protocol</w:t>
      </w:r>
    </w:p>
    <w:p w:rsidR="002116F8" w:rsidRPr="00811815" w:rsidRDefault="002116F8" w:rsidP="002116F8">
      <w:pPr>
        <w:pStyle w:val="Estilocorpodoc"/>
        <w:jc w:val="left"/>
        <w:rPr>
          <w:sz w:val="24"/>
        </w:rPr>
      </w:pPr>
      <w:r w:rsidRPr="00811815">
        <w:rPr>
          <w:sz w:val="24"/>
        </w:rPr>
        <w:t>URA - Unidade de Resposta Audível</w:t>
      </w:r>
    </w:p>
    <w:p w:rsidR="002116F8" w:rsidRPr="00811815" w:rsidRDefault="002116F8" w:rsidP="002116F8">
      <w:pPr>
        <w:pStyle w:val="Estilocorpodoc"/>
        <w:jc w:val="left"/>
        <w:rPr>
          <w:sz w:val="24"/>
          <w:lang w:val="en-US"/>
        </w:rPr>
      </w:pPr>
      <w:r w:rsidRPr="00811815">
        <w:rPr>
          <w:sz w:val="24"/>
          <w:lang w:val="en-US"/>
        </w:rPr>
        <w:t>URL - Uniform Resource Locator</w:t>
      </w:r>
    </w:p>
    <w:p w:rsidR="002116F8" w:rsidRPr="00811815" w:rsidRDefault="002116F8" w:rsidP="002116F8">
      <w:pPr>
        <w:pStyle w:val="Estilocorpodoc"/>
        <w:jc w:val="left"/>
        <w:rPr>
          <w:sz w:val="24"/>
          <w:lang w:val="en-US"/>
        </w:rPr>
      </w:pPr>
      <w:r w:rsidRPr="00811815">
        <w:rPr>
          <w:sz w:val="24"/>
          <w:lang w:val="en-US"/>
        </w:rPr>
        <w:t>VoIP - Voice over Internet Protocol</w:t>
      </w:r>
    </w:p>
    <w:p w:rsidR="002116F8" w:rsidRPr="00811815" w:rsidRDefault="002116F8" w:rsidP="002116F8">
      <w:pPr>
        <w:pStyle w:val="Estilocorpodoc"/>
        <w:jc w:val="left"/>
        <w:rPr>
          <w:sz w:val="24"/>
          <w:lang w:val="en-US"/>
        </w:rPr>
      </w:pPr>
      <w:r w:rsidRPr="00811815">
        <w:rPr>
          <w:sz w:val="24"/>
          <w:lang w:val="en-US"/>
        </w:rPr>
        <w:t>WAV - WAVE</w:t>
      </w:r>
    </w:p>
    <w:p w:rsidR="002116F8" w:rsidRPr="00811815" w:rsidRDefault="002116F8" w:rsidP="002116F8">
      <w:pPr>
        <w:pStyle w:val="Estilocorpodoc"/>
        <w:jc w:val="left"/>
        <w:rPr>
          <w:sz w:val="24"/>
          <w:lang w:val="en-US"/>
        </w:rPr>
      </w:pPr>
      <w:r w:rsidRPr="00811815">
        <w:rPr>
          <w:sz w:val="24"/>
          <w:lang w:val="en-US"/>
        </w:rPr>
        <w:t>WEB - World Wide Web</w:t>
      </w:r>
    </w:p>
    <w:p w:rsidR="002116F8" w:rsidRPr="00811815" w:rsidRDefault="002116F8" w:rsidP="002116F8">
      <w:pPr>
        <w:pStyle w:val="Estilocorpodoc"/>
        <w:jc w:val="left"/>
        <w:rPr>
          <w:sz w:val="24"/>
          <w:lang w:val="en-US"/>
        </w:rPr>
      </w:pPr>
      <w:r w:rsidRPr="00811815">
        <w:rPr>
          <w:sz w:val="24"/>
          <w:lang w:val="en-US"/>
        </w:rPr>
        <w:t>WSDL - Web Services Description Language</w:t>
      </w:r>
    </w:p>
    <w:p w:rsidR="002116F8" w:rsidRPr="00811815" w:rsidRDefault="002116F8" w:rsidP="002116F8">
      <w:pPr>
        <w:pStyle w:val="Estilocorpodoc"/>
        <w:jc w:val="left"/>
        <w:rPr>
          <w:sz w:val="24"/>
          <w:lang w:val="en-US"/>
        </w:rPr>
      </w:pPr>
      <w:r w:rsidRPr="00811815">
        <w:rPr>
          <w:sz w:val="24"/>
          <w:lang w:val="en-US"/>
        </w:rPr>
        <w:t xml:space="preserve">XML - </w:t>
      </w:r>
      <w:proofErr w:type="spellStart"/>
      <w:r w:rsidRPr="00811815">
        <w:rPr>
          <w:sz w:val="24"/>
          <w:lang w:val="en-US"/>
        </w:rPr>
        <w:t>eXtensible</w:t>
      </w:r>
      <w:proofErr w:type="spellEnd"/>
      <w:r w:rsidRPr="00811815">
        <w:rPr>
          <w:sz w:val="24"/>
          <w:lang w:val="en-US"/>
        </w:rPr>
        <w:t xml:space="preserve"> Markup Language.</w:t>
      </w:r>
    </w:p>
    <w:p w:rsidR="002116F8" w:rsidRDefault="002116F8" w:rsidP="006E68F4">
      <w:pPr>
        <w:pStyle w:val="MONCAP"/>
        <w:numPr>
          <w:ilvl w:val="0"/>
          <w:numId w:val="0"/>
        </w:numPr>
        <w:jc w:val="center"/>
        <w:rPr>
          <w:rFonts w:ascii="Times-Bold" w:eastAsia="Times New Roman" w:hAnsi="Times-Bold" w:cs="Times-Bold"/>
          <w:bCs/>
          <w:lang w:val="en-US"/>
        </w:rPr>
      </w:pPr>
    </w:p>
    <w:p w:rsidR="002116F8" w:rsidRDefault="002116F8" w:rsidP="006E68F4">
      <w:pPr>
        <w:pStyle w:val="MONCAP"/>
        <w:numPr>
          <w:ilvl w:val="0"/>
          <w:numId w:val="0"/>
        </w:numPr>
        <w:jc w:val="center"/>
        <w:rPr>
          <w:rFonts w:ascii="Times-Bold" w:eastAsia="Times New Roman" w:hAnsi="Times-Bold" w:cs="Times-Bold"/>
          <w:bCs/>
          <w:lang w:val="en-US"/>
        </w:rPr>
      </w:pPr>
    </w:p>
    <w:p w:rsidR="002116F8" w:rsidRDefault="002116F8" w:rsidP="006E68F4">
      <w:pPr>
        <w:pStyle w:val="MONCAP"/>
        <w:numPr>
          <w:ilvl w:val="0"/>
          <w:numId w:val="0"/>
        </w:numPr>
        <w:jc w:val="center"/>
        <w:rPr>
          <w:rFonts w:ascii="Times-Bold" w:eastAsia="Times New Roman" w:hAnsi="Times-Bold" w:cs="Times-Bold"/>
          <w:bCs/>
          <w:lang w:val="en-US"/>
        </w:rPr>
      </w:pPr>
    </w:p>
    <w:p w:rsidR="002116F8" w:rsidRDefault="002116F8" w:rsidP="006E68F4">
      <w:pPr>
        <w:pStyle w:val="MONCAP"/>
        <w:numPr>
          <w:ilvl w:val="0"/>
          <w:numId w:val="0"/>
        </w:numPr>
        <w:jc w:val="center"/>
        <w:rPr>
          <w:rFonts w:ascii="Times-Bold" w:eastAsia="Times New Roman" w:hAnsi="Times-Bold" w:cs="Times-Bold"/>
          <w:bCs/>
          <w:lang w:val="en-US"/>
        </w:rPr>
      </w:pPr>
    </w:p>
    <w:p w:rsidR="002116F8" w:rsidRDefault="002116F8" w:rsidP="006E68F4">
      <w:pPr>
        <w:pStyle w:val="MONCAP"/>
        <w:numPr>
          <w:ilvl w:val="0"/>
          <w:numId w:val="0"/>
        </w:numPr>
        <w:jc w:val="center"/>
        <w:rPr>
          <w:rFonts w:ascii="Times-Bold" w:eastAsia="Times New Roman" w:hAnsi="Times-Bold" w:cs="Times-Bold"/>
          <w:bCs/>
          <w:lang w:val="en-US"/>
        </w:rPr>
      </w:pPr>
    </w:p>
    <w:p w:rsidR="002116F8" w:rsidRDefault="002116F8" w:rsidP="006E68F4">
      <w:pPr>
        <w:pStyle w:val="MONCAP"/>
        <w:numPr>
          <w:ilvl w:val="0"/>
          <w:numId w:val="0"/>
        </w:numPr>
        <w:jc w:val="center"/>
        <w:rPr>
          <w:rFonts w:ascii="Times-Bold" w:eastAsia="Times New Roman" w:hAnsi="Times-Bold" w:cs="Times-Bold"/>
          <w:bCs/>
          <w:lang w:val="en-US"/>
        </w:rPr>
      </w:pPr>
    </w:p>
    <w:p w:rsidR="002116F8" w:rsidRDefault="002116F8" w:rsidP="006E68F4">
      <w:pPr>
        <w:pStyle w:val="MONCAP"/>
        <w:numPr>
          <w:ilvl w:val="0"/>
          <w:numId w:val="0"/>
        </w:numPr>
        <w:jc w:val="center"/>
        <w:rPr>
          <w:rFonts w:ascii="Times-Bold" w:eastAsia="Times New Roman" w:hAnsi="Times-Bold" w:cs="Times-Bold"/>
          <w:bCs/>
          <w:lang w:val="en-US"/>
        </w:rPr>
      </w:pPr>
    </w:p>
    <w:p w:rsidR="002116F8" w:rsidRDefault="002116F8" w:rsidP="006E68F4">
      <w:pPr>
        <w:pStyle w:val="MONCAP"/>
        <w:numPr>
          <w:ilvl w:val="0"/>
          <w:numId w:val="0"/>
        </w:numPr>
        <w:jc w:val="center"/>
        <w:rPr>
          <w:rFonts w:ascii="Times-Bold" w:eastAsia="Times New Roman" w:hAnsi="Times-Bold" w:cs="Times-Bold"/>
          <w:bCs/>
          <w:lang w:val="en-US"/>
        </w:rPr>
      </w:pPr>
    </w:p>
    <w:p w:rsidR="002116F8" w:rsidRDefault="002116F8" w:rsidP="006E68F4">
      <w:pPr>
        <w:pStyle w:val="MONCAP"/>
        <w:numPr>
          <w:ilvl w:val="0"/>
          <w:numId w:val="0"/>
        </w:numPr>
        <w:jc w:val="center"/>
        <w:rPr>
          <w:rFonts w:ascii="Times-Bold" w:eastAsia="Times New Roman" w:hAnsi="Times-Bold" w:cs="Times-Bold"/>
          <w:bCs/>
          <w:lang w:val="en-US"/>
        </w:rPr>
      </w:pPr>
    </w:p>
    <w:p w:rsidR="002116F8" w:rsidRDefault="002116F8" w:rsidP="006E68F4">
      <w:pPr>
        <w:pStyle w:val="MONCAP"/>
        <w:numPr>
          <w:ilvl w:val="0"/>
          <w:numId w:val="0"/>
        </w:numPr>
        <w:jc w:val="center"/>
        <w:rPr>
          <w:rFonts w:ascii="Times-Bold" w:eastAsia="Times New Roman" w:hAnsi="Times-Bold" w:cs="Times-Bold"/>
          <w:bCs/>
          <w:lang w:val="en-US"/>
        </w:rPr>
      </w:pPr>
    </w:p>
    <w:p w:rsidR="002116F8" w:rsidRDefault="002116F8" w:rsidP="006E68F4">
      <w:pPr>
        <w:pStyle w:val="MONCAP"/>
        <w:numPr>
          <w:ilvl w:val="0"/>
          <w:numId w:val="0"/>
        </w:numPr>
        <w:jc w:val="center"/>
        <w:rPr>
          <w:rFonts w:ascii="Times-Bold" w:eastAsia="Times New Roman" w:hAnsi="Times-Bold" w:cs="Times-Bold"/>
          <w:bCs/>
          <w:lang w:val="en-US"/>
        </w:rPr>
      </w:pPr>
    </w:p>
    <w:p w:rsidR="002116F8" w:rsidRDefault="002116F8" w:rsidP="006E68F4">
      <w:pPr>
        <w:pStyle w:val="MONCAP"/>
        <w:numPr>
          <w:ilvl w:val="0"/>
          <w:numId w:val="0"/>
        </w:numPr>
        <w:jc w:val="center"/>
        <w:rPr>
          <w:rFonts w:ascii="Times-Bold" w:eastAsia="Times New Roman" w:hAnsi="Times-Bold" w:cs="Times-Bold"/>
          <w:bCs/>
          <w:lang w:val="en-US"/>
        </w:rPr>
      </w:pPr>
    </w:p>
    <w:p w:rsidR="002116F8" w:rsidRDefault="002116F8" w:rsidP="006E68F4">
      <w:pPr>
        <w:pStyle w:val="MONCAP"/>
        <w:numPr>
          <w:ilvl w:val="0"/>
          <w:numId w:val="0"/>
        </w:numPr>
        <w:jc w:val="center"/>
        <w:rPr>
          <w:rFonts w:ascii="Times-Bold" w:eastAsia="Times New Roman" w:hAnsi="Times-Bold" w:cs="Times-Bold"/>
          <w:bCs/>
          <w:lang w:val="en-US"/>
        </w:rPr>
      </w:pPr>
    </w:p>
    <w:p w:rsidR="002116F8" w:rsidRDefault="002116F8" w:rsidP="006E68F4">
      <w:pPr>
        <w:pStyle w:val="MONCAP"/>
        <w:numPr>
          <w:ilvl w:val="0"/>
          <w:numId w:val="0"/>
        </w:numPr>
        <w:jc w:val="center"/>
        <w:rPr>
          <w:rFonts w:ascii="Times-Bold" w:eastAsia="Times New Roman" w:hAnsi="Times-Bold" w:cs="Times-Bold"/>
          <w:bCs/>
          <w:lang w:val="en-US"/>
        </w:rPr>
      </w:pPr>
    </w:p>
    <w:p w:rsidR="002116F8" w:rsidRDefault="002116F8" w:rsidP="006E68F4">
      <w:pPr>
        <w:pStyle w:val="MONCAP"/>
        <w:numPr>
          <w:ilvl w:val="0"/>
          <w:numId w:val="0"/>
        </w:numPr>
        <w:jc w:val="center"/>
        <w:rPr>
          <w:rFonts w:ascii="Times-Bold" w:eastAsia="Times New Roman" w:hAnsi="Times-Bold" w:cs="Times-Bold"/>
          <w:bCs/>
          <w:lang w:val="en-US"/>
        </w:rPr>
      </w:pPr>
    </w:p>
    <w:p w:rsidR="002116F8" w:rsidRDefault="002116F8" w:rsidP="006E68F4">
      <w:pPr>
        <w:pStyle w:val="MONCAP"/>
        <w:numPr>
          <w:ilvl w:val="0"/>
          <w:numId w:val="0"/>
        </w:numPr>
        <w:jc w:val="center"/>
        <w:rPr>
          <w:rFonts w:ascii="Times-Bold" w:eastAsia="Times New Roman" w:hAnsi="Times-Bold" w:cs="Times-Bold"/>
          <w:bCs/>
          <w:lang w:val="en-US"/>
        </w:rPr>
      </w:pPr>
    </w:p>
    <w:p w:rsidR="002116F8" w:rsidRDefault="002116F8" w:rsidP="006E68F4">
      <w:pPr>
        <w:pStyle w:val="MONCAP"/>
        <w:numPr>
          <w:ilvl w:val="0"/>
          <w:numId w:val="0"/>
        </w:numPr>
        <w:jc w:val="center"/>
        <w:rPr>
          <w:rFonts w:ascii="Times-Bold" w:eastAsia="Times New Roman" w:hAnsi="Times-Bold" w:cs="Times-Bold"/>
          <w:bCs/>
          <w:lang w:val="en-US"/>
        </w:rPr>
      </w:pPr>
    </w:p>
    <w:p w:rsidR="002116F8" w:rsidRDefault="002116F8" w:rsidP="006E68F4">
      <w:pPr>
        <w:pStyle w:val="MONCAP"/>
        <w:numPr>
          <w:ilvl w:val="0"/>
          <w:numId w:val="0"/>
        </w:numPr>
        <w:jc w:val="center"/>
        <w:rPr>
          <w:rFonts w:ascii="Times-Bold" w:eastAsia="Times New Roman" w:hAnsi="Times-Bold" w:cs="Times-Bold"/>
          <w:bCs/>
          <w:lang w:val="en-US"/>
        </w:rPr>
      </w:pPr>
    </w:p>
    <w:p w:rsidR="002116F8" w:rsidRDefault="002116F8" w:rsidP="006E68F4">
      <w:pPr>
        <w:pStyle w:val="MONCAP"/>
        <w:numPr>
          <w:ilvl w:val="0"/>
          <w:numId w:val="0"/>
        </w:numPr>
        <w:jc w:val="center"/>
        <w:rPr>
          <w:rFonts w:ascii="Times-Bold" w:eastAsia="Times New Roman" w:hAnsi="Times-Bold" w:cs="Times-Bold"/>
          <w:bCs/>
          <w:lang w:val="en-US"/>
        </w:rPr>
      </w:pPr>
    </w:p>
    <w:p w:rsidR="002116F8" w:rsidRDefault="002116F8" w:rsidP="006E68F4">
      <w:pPr>
        <w:pStyle w:val="MONCAP"/>
        <w:numPr>
          <w:ilvl w:val="0"/>
          <w:numId w:val="0"/>
        </w:numPr>
        <w:jc w:val="center"/>
        <w:rPr>
          <w:rFonts w:ascii="Times-Bold" w:eastAsia="Times New Roman" w:hAnsi="Times-Bold" w:cs="Times-Bold"/>
          <w:bCs/>
          <w:lang w:val="en-US"/>
        </w:rPr>
      </w:pPr>
    </w:p>
    <w:p w:rsidR="002116F8" w:rsidRDefault="002116F8"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Del="004E515B" w:rsidRDefault="00BF6A71" w:rsidP="006E68F4">
      <w:pPr>
        <w:pStyle w:val="MONCAP"/>
        <w:numPr>
          <w:ilvl w:val="0"/>
          <w:numId w:val="0"/>
        </w:numPr>
        <w:jc w:val="center"/>
        <w:rPr>
          <w:del w:id="153" w:author="mb250482" w:date="2015-06-17T18:14:00Z"/>
          <w:rFonts w:ascii="Times-Bold" w:eastAsia="Times New Roman" w:hAnsi="Times-Bold" w:cs="Times-Bold"/>
          <w:bCs/>
          <w:lang w:val="en-US"/>
        </w:rPr>
      </w:pPr>
    </w:p>
    <w:p w:rsidR="00BF6A71" w:rsidRDefault="00BF6A71" w:rsidP="006E68F4">
      <w:pPr>
        <w:pStyle w:val="MONCAP"/>
        <w:numPr>
          <w:ilvl w:val="0"/>
          <w:numId w:val="0"/>
        </w:numPr>
        <w:jc w:val="center"/>
        <w:rPr>
          <w:rFonts w:ascii="Arial" w:eastAsia="Times New Roman" w:hAnsi="Arial" w:cs="Arial"/>
          <w:bCs/>
        </w:rPr>
      </w:pPr>
      <w:r w:rsidRPr="00180668">
        <w:rPr>
          <w:rFonts w:ascii="Arial" w:eastAsia="Times New Roman" w:hAnsi="Arial" w:cs="Arial"/>
          <w:bCs/>
        </w:rPr>
        <w:t>LISTAS DE A</w:t>
      </w:r>
      <w:r>
        <w:rPr>
          <w:rFonts w:ascii="Arial" w:eastAsia="Times New Roman" w:hAnsi="Arial" w:cs="Arial"/>
          <w:bCs/>
        </w:rPr>
        <w:t>LGORITMOS</w:t>
      </w:r>
    </w:p>
    <w:p w:rsidR="00F61EDA" w:rsidRDefault="00656F0A">
      <w:pPr>
        <w:pStyle w:val="TableofFigures"/>
        <w:tabs>
          <w:tab w:val="right" w:leader="dot" w:pos="9061"/>
        </w:tabs>
        <w:rPr>
          <w:ins w:id="154" w:author="Marcos Junior" w:date="2015-06-12T14:22:00Z"/>
          <w:rFonts w:asciiTheme="minorHAnsi" w:eastAsiaTheme="minorEastAsia" w:hAnsiTheme="minorHAnsi" w:cstheme="minorBidi"/>
          <w:caps w:val="0"/>
          <w:noProof/>
          <w:sz w:val="22"/>
          <w:szCs w:val="22"/>
          <w:lang w:eastAsia="pt-BR"/>
        </w:rPr>
      </w:pPr>
      <w:r>
        <w:rPr>
          <w:rFonts w:ascii="Times-Bold" w:eastAsia="Times New Roman" w:hAnsi="Times-Bold" w:cs="Times-Bold"/>
          <w:bCs/>
          <w:lang w:val="en-US"/>
        </w:rPr>
        <w:fldChar w:fldCharType="begin"/>
      </w:r>
      <w:r w:rsidR="00BF6A71">
        <w:rPr>
          <w:rFonts w:ascii="Times-Bold" w:eastAsia="Times New Roman" w:hAnsi="Times-Bold" w:cs="Times-Bold"/>
          <w:bCs/>
          <w:lang w:val="en-US"/>
        </w:rPr>
        <w:instrText xml:space="preserve"> TOC \h \z \c "Algoritmo" </w:instrText>
      </w:r>
      <w:r>
        <w:rPr>
          <w:rFonts w:ascii="Times-Bold" w:eastAsia="Times New Roman" w:hAnsi="Times-Bold" w:cs="Times-Bold"/>
          <w:bCs/>
          <w:lang w:val="en-US"/>
        </w:rPr>
        <w:fldChar w:fldCharType="separate"/>
      </w:r>
      <w:ins w:id="155" w:author="Marcos Junior" w:date="2015-06-12T14:22:00Z">
        <w:r w:rsidRPr="00CE150C">
          <w:rPr>
            <w:rStyle w:val="Hyperlink"/>
            <w:noProof/>
          </w:rPr>
          <w:fldChar w:fldCharType="begin"/>
        </w:r>
        <w:r w:rsidR="00F61EDA" w:rsidRPr="00CE150C">
          <w:rPr>
            <w:rStyle w:val="Hyperlink"/>
            <w:noProof/>
          </w:rPr>
          <w:instrText xml:space="preserve"> </w:instrText>
        </w:r>
        <w:r w:rsidR="00F61EDA">
          <w:rPr>
            <w:noProof/>
          </w:rPr>
          <w:instrText>HYPERLINK \l "_Toc421882279"</w:instrText>
        </w:r>
        <w:r w:rsidR="00F61EDA" w:rsidRPr="00CE150C">
          <w:rPr>
            <w:rStyle w:val="Hyperlink"/>
            <w:noProof/>
          </w:rPr>
          <w:instrText xml:space="preserve"> </w:instrText>
        </w:r>
        <w:r w:rsidRPr="00CE150C">
          <w:rPr>
            <w:rStyle w:val="Hyperlink"/>
            <w:noProof/>
          </w:rPr>
          <w:fldChar w:fldCharType="separate"/>
        </w:r>
        <w:r w:rsidR="00F61EDA" w:rsidRPr="00CE150C">
          <w:rPr>
            <w:rStyle w:val="Hyperlink"/>
            <w:rFonts w:ascii="Arial" w:hAnsi="Arial" w:cs="Arial"/>
            <w:noProof/>
          </w:rPr>
          <w:t>Algoritmo 1 - Novo serviço de identificação do cliente (</w:t>
        </w:r>
        <w:r w:rsidR="00F61EDA" w:rsidRPr="00CE150C">
          <w:rPr>
            <w:rStyle w:val="Hyperlink"/>
            <w:rFonts w:ascii="Arial" w:hAnsi="Arial" w:cs="Arial"/>
            <w:i/>
            <w:noProof/>
          </w:rPr>
          <w:t>Middleware</w:t>
        </w:r>
        <w:r w:rsidR="00F61EDA" w:rsidRPr="00CE150C">
          <w:rPr>
            <w:rStyle w:val="Hyperlink"/>
            <w:rFonts w:ascii="Arial" w:hAnsi="Arial" w:cs="Arial"/>
            <w:noProof/>
          </w:rPr>
          <w:t>)</w:t>
        </w:r>
        <w:r w:rsidR="00F61EDA">
          <w:rPr>
            <w:noProof/>
            <w:webHidden/>
          </w:rPr>
          <w:tab/>
        </w:r>
        <w:r>
          <w:rPr>
            <w:noProof/>
            <w:webHidden/>
          </w:rPr>
          <w:fldChar w:fldCharType="begin"/>
        </w:r>
        <w:r w:rsidR="00F61EDA">
          <w:rPr>
            <w:noProof/>
            <w:webHidden/>
          </w:rPr>
          <w:instrText xml:space="preserve"> PAGEREF _Toc421882279 \h </w:instrText>
        </w:r>
      </w:ins>
      <w:r>
        <w:rPr>
          <w:noProof/>
          <w:webHidden/>
        </w:rPr>
      </w:r>
      <w:r>
        <w:rPr>
          <w:noProof/>
          <w:webHidden/>
        </w:rPr>
        <w:fldChar w:fldCharType="separate"/>
      </w:r>
      <w:ins w:id="156" w:author="Marcos Junior" w:date="2015-06-12T14:22:00Z">
        <w:r w:rsidR="00F61EDA">
          <w:rPr>
            <w:noProof/>
            <w:webHidden/>
          </w:rPr>
          <w:t>45</w:t>
        </w:r>
        <w:r>
          <w:rPr>
            <w:noProof/>
            <w:webHidden/>
          </w:rPr>
          <w:fldChar w:fldCharType="end"/>
        </w:r>
        <w:r w:rsidRPr="00CE150C">
          <w:rPr>
            <w:rStyle w:val="Hyperlink"/>
            <w:noProof/>
          </w:rPr>
          <w:fldChar w:fldCharType="end"/>
        </w:r>
      </w:ins>
    </w:p>
    <w:p w:rsidR="00F61EDA" w:rsidRDefault="00656F0A">
      <w:pPr>
        <w:pStyle w:val="TableofFigures"/>
        <w:tabs>
          <w:tab w:val="right" w:leader="dot" w:pos="9061"/>
        </w:tabs>
        <w:rPr>
          <w:ins w:id="157" w:author="Marcos Junior" w:date="2015-06-12T14:22:00Z"/>
          <w:rFonts w:asciiTheme="minorHAnsi" w:eastAsiaTheme="minorEastAsia" w:hAnsiTheme="minorHAnsi" w:cstheme="minorBidi"/>
          <w:caps w:val="0"/>
          <w:noProof/>
          <w:sz w:val="22"/>
          <w:szCs w:val="22"/>
          <w:lang w:eastAsia="pt-BR"/>
        </w:rPr>
      </w:pPr>
      <w:ins w:id="158" w:author="Marcos Junior" w:date="2015-06-12T14:22:00Z">
        <w:r w:rsidRPr="00CE150C">
          <w:rPr>
            <w:rStyle w:val="Hyperlink"/>
            <w:noProof/>
          </w:rPr>
          <w:fldChar w:fldCharType="begin"/>
        </w:r>
        <w:r w:rsidR="00F61EDA" w:rsidRPr="00CE150C">
          <w:rPr>
            <w:rStyle w:val="Hyperlink"/>
            <w:noProof/>
          </w:rPr>
          <w:instrText xml:space="preserve"> </w:instrText>
        </w:r>
        <w:r w:rsidR="00F61EDA">
          <w:rPr>
            <w:noProof/>
          </w:rPr>
          <w:instrText>HYPERLINK \l "_Toc421882280"</w:instrText>
        </w:r>
        <w:r w:rsidR="00F61EDA" w:rsidRPr="00CE150C">
          <w:rPr>
            <w:rStyle w:val="Hyperlink"/>
            <w:noProof/>
          </w:rPr>
          <w:instrText xml:space="preserve"> </w:instrText>
        </w:r>
        <w:r w:rsidRPr="00CE150C">
          <w:rPr>
            <w:rStyle w:val="Hyperlink"/>
            <w:noProof/>
          </w:rPr>
          <w:fldChar w:fldCharType="separate"/>
        </w:r>
        <w:r w:rsidR="00F61EDA" w:rsidRPr="00CE150C">
          <w:rPr>
            <w:rStyle w:val="Hyperlink"/>
            <w:rFonts w:ascii="Arial" w:hAnsi="Arial" w:cs="Arial"/>
            <w:noProof/>
          </w:rPr>
          <w:t>Algoritmo 2 – Fluxo de identificação do cliente (</w:t>
        </w:r>
        <w:r w:rsidR="00F61EDA" w:rsidRPr="00CE150C">
          <w:rPr>
            <w:rStyle w:val="Hyperlink"/>
            <w:rFonts w:ascii="Arial" w:hAnsi="Arial" w:cs="Arial"/>
            <w:i/>
            <w:noProof/>
          </w:rPr>
          <w:t>Asterisk</w:t>
        </w:r>
        <w:r w:rsidR="00F61EDA" w:rsidRPr="00CE150C">
          <w:rPr>
            <w:rStyle w:val="Hyperlink"/>
            <w:rFonts w:ascii="Arial" w:hAnsi="Arial" w:cs="Arial"/>
            <w:noProof/>
          </w:rPr>
          <w:t>)</w:t>
        </w:r>
        <w:r w:rsidR="00F61EDA">
          <w:rPr>
            <w:noProof/>
            <w:webHidden/>
          </w:rPr>
          <w:tab/>
        </w:r>
        <w:r>
          <w:rPr>
            <w:noProof/>
            <w:webHidden/>
          </w:rPr>
          <w:fldChar w:fldCharType="begin"/>
        </w:r>
        <w:r w:rsidR="00F61EDA">
          <w:rPr>
            <w:noProof/>
            <w:webHidden/>
          </w:rPr>
          <w:instrText xml:space="preserve"> PAGEREF _Toc421882280 \h </w:instrText>
        </w:r>
      </w:ins>
      <w:r>
        <w:rPr>
          <w:noProof/>
          <w:webHidden/>
        </w:rPr>
      </w:r>
      <w:r>
        <w:rPr>
          <w:noProof/>
          <w:webHidden/>
        </w:rPr>
        <w:fldChar w:fldCharType="separate"/>
      </w:r>
      <w:ins w:id="159" w:author="Marcos Junior" w:date="2015-06-12T14:22:00Z">
        <w:r w:rsidR="00F61EDA">
          <w:rPr>
            <w:noProof/>
            <w:webHidden/>
          </w:rPr>
          <w:t>50</w:t>
        </w:r>
        <w:r>
          <w:rPr>
            <w:noProof/>
            <w:webHidden/>
          </w:rPr>
          <w:fldChar w:fldCharType="end"/>
        </w:r>
        <w:r w:rsidRPr="00CE150C">
          <w:rPr>
            <w:rStyle w:val="Hyperlink"/>
            <w:noProof/>
          </w:rPr>
          <w:fldChar w:fldCharType="end"/>
        </w:r>
      </w:ins>
    </w:p>
    <w:p w:rsidR="00BF6A71" w:rsidDel="00F61EDA" w:rsidRDefault="00656F0A">
      <w:pPr>
        <w:pStyle w:val="TableofFigures"/>
        <w:tabs>
          <w:tab w:val="right" w:leader="dot" w:pos="9061"/>
        </w:tabs>
        <w:rPr>
          <w:del w:id="160" w:author="Marcos Junior" w:date="2015-06-12T14:22:00Z"/>
          <w:rFonts w:asciiTheme="minorHAnsi" w:eastAsiaTheme="minorEastAsia" w:hAnsiTheme="minorHAnsi" w:cstheme="minorBidi"/>
          <w:caps w:val="0"/>
          <w:noProof/>
          <w:sz w:val="22"/>
          <w:szCs w:val="22"/>
          <w:lang w:eastAsia="pt-BR"/>
        </w:rPr>
      </w:pPr>
      <w:del w:id="161" w:author="Marcos Junior" w:date="2015-06-12T14:22:00Z">
        <w:r w:rsidRPr="00656F0A">
          <w:rPr>
            <w:rPrChange w:id="162" w:author="Marcos Junior" w:date="2015-06-12T14:22:00Z">
              <w:rPr>
                <w:rStyle w:val="Hyperlink"/>
                <w:noProof/>
              </w:rPr>
            </w:rPrChange>
          </w:rPr>
          <w:delText>Algoritmo 1 : Fluxo de Pesquisar Cliente da URA</w:delText>
        </w:r>
        <w:r w:rsidR="00BF6A71" w:rsidDel="00F61EDA">
          <w:rPr>
            <w:noProof/>
            <w:webHidden/>
          </w:rPr>
          <w:tab/>
        </w:r>
        <w:r w:rsidR="000F6A97" w:rsidDel="00F61EDA">
          <w:rPr>
            <w:noProof/>
            <w:webHidden/>
          </w:rPr>
          <w:delText>49</w:delText>
        </w:r>
      </w:del>
    </w:p>
    <w:p w:rsidR="00BF6A71" w:rsidRDefault="00656F0A" w:rsidP="006E68F4">
      <w:pPr>
        <w:pStyle w:val="MONCAP"/>
        <w:numPr>
          <w:ilvl w:val="0"/>
          <w:numId w:val="0"/>
        </w:numPr>
        <w:jc w:val="center"/>
        <w:rPr>
          <w:rFonts w:ascii="Times-Bold" w:eastAsia="Times New Roman" w:hAnsi="Times-Bold" w:cs="Times-Bold"/>
          <w:bCs/>
          <w:lang w:val="en-US"/>
        </w:rPr>
      </w:pPr>
      <w:r>
        <w:rPr>
          <w:rFonts w:ascii="Times-Bold" w:eastAsia="Times New Roman" w:hAnsi="Times-Bold" w:cs="Times-Bold"/>
          <w:bCs/>
          <w:lang w:val="en-US"/>
        </w:rPr>
        <w:fldChar w:fldCharType="end"/>
      </w: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rFonts w:ascii="Times-Bold" w:eastAsia="Times New Roman" w:hAnsi="Times-Bold" w:cs="Times-Bold"/>
          <w:bCs/>
          <w:lang w:val="en-US"/>
        </w:rPr>
      </w:pPr>
    </w:p>
    <w:p w:rsidR="00BF6A71" w:rsidRDefault="00BF6A71" w:rsidP="006E68F4">
      <w:pPr>
        <w:pStyle w:val="MONCAP"/>
        <w:numPr>
          <w:ilvl w:val="0"/>
          <w:numId w:val="0"/>
        </w:numPr>
        <w:jc w:val="center"/>
        <w:rPr>
          <w:ins w:id="163" w:author="mb250482" w:date="2015-06-17T18:14:00Z"/>
          <w:rFonts w:ascii="Times-Bold" w:eastAsia="Times New Roman" w:hAnsi="Times-Bold" w:cs="Times-Bold"/>
          <w:bCs/>
          <w:lang w:val="en-US"/>
        </w:rPr>
      </w:pPr>
    </w:p>
    <w:p w:rsidR="004E515B" w:rsidRDefault="004E515B" w:rsidP="006E68F4">
      <w:pPr>
        <w:pStyle w:val="MONCAP"/>
        <w:numPr>
          <w:ilvl w:val="0"/>
          <w:numId w:val="0"/>
        </w:numPr>
        <w:jc w:val="center"/>
        <w:rPr>
          <w:rFonts w:ascii="Times-Bold" w:eastAsia="Times New Roman" w:hAnsi="Times-Bold" w:cs="Times-Bold"/>
          <w:bCs/>
          <w:lang w:val="en-US"/>
        </w:rPr>
      </w:pPr>
    </w:p>
    <w:p w:rsidR="00C41762" w:rsidDel="00C605C7" w:rsidRDefault="00C41762" w:rsidP="00851B66">
      <w:pPr>
        <w:pStyle w:val="MONCAP"/>
        <w:numPr>
          <w:ilvl w:val="0"/>
          <w:numId w:val="0"/>
        </w:numPr>
        <w:jc w:val="center"/>
        <w:rPr>
          <w:del w:id="164" w:author="mb250482" w:date="2015-06-16T23:56:00Z"/>
          <w:rFonts w:ascii="Arial" w:hAnsi="Arial" w:cs="Arial"/>
          <w:lang w:val="en-US"/>
        </w:rPr>
      </w:pPr>
    </w:p>
    <w:p w:rsidR="00416A5E" w:rsidRPr="007A3638" w:rsidRDefault="001B18D0" w:rsidP="00416A5E">
      <w:pPr>
        <w:pStyle w:val="MONCAP"/>
        <w:numPr>
          <w:ilvl w:val="0"/>
          <w:numId w:val="0"/>
        </w:numPr>
        <w:jc w:val="center"/>
        <w:rPr>
          <w:rFonts w:asciiTheme="minorHAnsi" w:eastAsiaTheme="minorEastAsia" w:hAnsiTheme="minorHAnsi" w:cstheme="minorBidi"/>
          <w:noProof/>
          <w:lang w:eastAsia="pt-BR"/>
        </w:rPr>
      </w:pPr>
      <w:r w:rsidRPr="00180668">
        <w:rPr>
          <w:rFonts w:ascii="Arial" w:hAnsi="Arial" w:cs="Arial"/>
          <w:lang w:val="en-US"/>
        </w:rPr>
        <w:t>SUMÁRIO</w:t>
      </w:r>
      <w:r w:rsidR="00477B4C" w:rsidRPr="00180668">
        <w:rPr>
          <w:rFonts w:ascii="Arial" w:hAnsi="Arial" w:cs="Arial"/>
          <w:lang w:val="en-US"/>
        </w:rPr>
        <w:br/>
      </w:r>
      <w:r w:rsidR="00656F0A" w:rsidRPr="007A3638">
        <w:rPr>
          <w:rFonts w:ascii="Arial" w:hAnsi="Arial" w:cs="Arial"/>
        </w:rPr>
        <w:fldChar w:fldCharType="begin"/>
      </w:r>
      <w:r w:rsidR="00477B4C" w:rsidRPr="007A3638">
        <w:rPr>
          <w:rFonts w:ascii="Arial" w:hAnsi="Arial" w:cs="Arial"/>
          <w:lang w:val="en-US"/>
        </w:rPr>
        <w:instrText xml:space="preserve"> TOC \o "1-3" \h \z \u </w:instrText>
      </w:r>
      <w:r w:rsidR="00656F0A" w:rsidRPr="007A3638">
        <w:rPr>
          <w:rFonts w:ascii="Arial" w:hAnsi="Arial" w:cs="Arial"/>
        </w:rPr>
        <w:fldChar w:fldCharType="separate"/>
      </w:r>
    </w:p>
    <w:p w:rsidR="00416A5E" w:rsidRPr="007A3638" w:rsidRDefault="004B5176">
      <w:pPr>
        <w:pStyle w:val="TOC1"/>
        <w:rPr>
          <w:rFonts w:asciiTheme="minorHAnsi" w:eastAsiaTheme="minorEastAsia" w:hAnsiTheme="minorHAnsi" w:cstheme="minorBidi"/>
          <w:noProof/>
          <w:color w:val="auto"/>
          <w:lang w:eastAsia="pt-BR"/>
        </w:rPr>
      </w:pPr>
      <w:hyperlink w:anchor="_Toc421744001" w:history="1">
        <w:r w:rsidR="00416A5E" w:rsidRPr="007A3638">
          <w:rPr>
            <w:rStyle w:val="Hyperlink"/>
            <w:rFonts w:ascii="Arial" w:hAnsi="Arial" w:cs="Arial"/>
            <w:noProof/>
            <w:color w:val="auto"/>
          </w:rPr>
          <w:t>1 INTRODUÇÃO</w:t>
        </w:r>
        <w:r w:rsidR="00416A5E" w:rsidRPr="007A3638">
          <w:rPr>
            <w:noProof/>
            <w:webHidden/>
            <w:color w:val="auto"/>
          </w:rPr>
          <w:tab/>
        </w:r>
        <w:r w:rsidR="00656F0A" w:rsidRPr="007A3638">
          <w:rPr>
            <w:noProof/>
            <w:webHidden/>
            <w:color w:val="auto"/>
          </w:rPr>
          <w:fldChar w:fldCharType="begin"/>
        </w:r>
        <w:r w:rsidR="00416A5E" w:rsidRPr="007A3638">
          <w:rPr>
            <w:noProof/>
            <w:webHidden/>
            <w:color w:val="auto"/>
          </w:rPr>
          <w:instrText xml:space="preserve"> PAGEREF _Toc421744001 \h </w:instrText>
        </w:r>
        <w:r w:rsidR="00656F0A" w:rsidRPr="007A3638">
          <w:rPr>
            <w:noProof/>
            <w:webHidden/>
            <w:color w:val="auto"/>
          </w:rPr>
        </w:r>
        <w:r w:rsidR="00656F0A" w:rsidRPr="007A3638">
          <w:rPr>
            <w:noProof/>
            <w:webHidden/>
            <w:color w:val="auto"/>
          </w:rPr>
          <w:fldChar w:fldCharType="separate"/>
        </w:r>
        <w:r w:rsidR="000F6A97">
          <w:rPr>
            <w:noProof/>
            <w:webHidden/>
            <w:color w:val="auto"/>
          </w:rPr>
          <w:t>15</w:t>
        </w:r>
        <w:r w:rsidR="00656F0A" w:rsidRPr="007A3638">
          <w:rPr>
            <w:noProof/>
            <w:webHidden/>
            <w:color w:val="auto"/>
          </w:rPr>
          <w:fldChar w:fldCharType="end"/>
        </w:r>
      </w:hyperlink>
    </w:p>
    <w:p w:rsidR="00416A5E" w:rsidRPr="007A3638" w:rsidRDefault="004B5176">
      <w:pPr>
        <w:pStyle w:val="TOC1"/>
        <w:rPr>
          <w:rFonts w:asciiTheme="minorHAnsi" w:eastAsiaTheme="minorEastAsia" w:hAnsiTheme="minorHAnsi" w:cstheme="minorBidi"/>
          <w:noProof/>
          <w:color w:val="auto"/>
          <w:lang w:eastAsia="pt-BR"/>
        </w:rPr>
      </w:pPr>
      <w:hyperlink w:anchor="_Toc421744013" w:history="1">
        <w:r w:rsidR="00416A5E" w:rsidRPr="007A3638">
          <w:rPr>
            <w:rStyle w:val="Hyperlink"/>
            <w:rFonts w:ascii="Arial" w:hAnsi="Arial" w:cs="Arial"/>
            <w:noProof/>
            <w:color w:val="auto"/>
          </w:rPr>
          <w:t>2 FUNDAMENTAÇÃO TEÓRICA</w:t>
        </w:r>
        <w:r w:rsidR="00416A5E" w:rsidRPr="007A3638">
          <w:rPr>
            <w:noProof/>
            <w:webHidden/>
            <w:color w:val="auto"/>
          </w:rPr>
          <w:tab/>
        </w:r>
        <w:r w:rsidR="00656F0A" w:rsidRPr="007A3638">
          <w:rPr>
            <w:noProof/>
            <w:webHidden/>
            <w:color w:val="auto"/>
          </w:rPr>
          <w:fldChar w:fldCharType="begin"/>
        </w:r>
        <w:r w:rsidR="00416A5E" w:rsidRPr="007A3638">
          <w:rPr>
            <w:noProof/>
            <w:webHidden/>
            <w:color w:val="auto"/>
          </w:rPr>
          <w:instrText xml:space="preserve"> PAGEREF _Toc421744013 \h </w:instrText>
        </w:r>
        <w:r w:rsidR="00656F0A" w:rsidRPr="007A3638">
          <w:rPr>
            <w:noProof/>
            <w:webHidden/>
            <w:color w:val="auto"/>
          </w:rPr>
        </w:r>
        <w:r w:rsidR="00656F0A" w:rsidRPr="007A3638">
          <w:rPr>
            <w:noProof/>
            <w:webHidden/>
            <w:color w:val="auto"/>
          </w:rPr>
          <w:fldChar w:fldCharType="separate"/>
        </w:r>
        <w:r w:rsidR="000F6A97">
          <w:rPr>
            <w:noProof/>
            <w:webHidden/>
            <w:color w:val="auto"/>
          </w:rPr>
          <w:t>23</w:t>
        </w:r>
        <w:r w:rsidR="00656F0A" w:rsidRPr="007A3638">
          <w:rPr>
            <w:noProof/>
            <w:webHidden/>
            <w:color w:val="auto"/>
          </w:rPr>
          <w:fldChar w:fldCharType="end"/>
        </w:r>
      </w:hyperlink>
    </w:p>
    <w:p w:rsidR="00416A5E" w:rsidRPr="007A3638" w:rsidRDefault="004B5176">
      <w:pPr>
        <w:pStyle w:val="TOC2"/>
        <w:tabs>
          <w:tab w:val="right" w:leader="dot" w:pos="9061"/>
        </w:tabs>
        <w:rPr>
          <w:rFonts w:asciiTheme="minorHAnsi" w:eastAsiaTheme="minorEastAsia" w:hAnsiTheme="minorHAnsi" w:cstheme="minorBidi"/>
          <w:noProof/>
          <w:lang w:eastAsia="pt-BR"/>
        </w:rPr>
      </w:pPr>
      <w:hyperlink w:anchor="_Toc421744014" w:history="1">
        <w:r w:rsidR="00416A5E" w:rsidRPr="007A3638">
          <w:rPr>
            <w:rStyle w:val="Hyperlink"/>
            <w:rFonts w:ascii="Arial" w:hAnsi="Arial" w:cs="Arial"/>
            <w:noProof/>
            <w:color w:val="auto"/>
          </w:rPr>
          <w:t>2.1 GSAN</w:t>
        </w:r>
        <w:r w:rsidR="00416A5E" w:rsidRPr="007A3638">
          <w:rPr>
            <w:noProof/>
            <w:webHidden/>
          </w:rPr>
          <w:tab/>
        </w:r>
        <w:r w:rsidR="00656F0A" w:rsidRPr="007A3638">
          <w:rPr>
            <w:noProof/>
            <w:webHidden/>
          </w:rPr>
          <w:fldChar w:fldCharType="begin"/>
        </w:r>
        <w:r w:rsidR="00416A5E" w:rsidRPr="007A3638">
          <w:rPr>
            <w:noProof/>
            <w:webHidden/>
          </w:rPr>
          <w:instrText xml:space="preserve"> PAGEREF _Toc421744014 \h </w:instrText>
        </w:r>
        <w:r w:rsidR="00656F0A" w:rsidRPr="007A3638">
          <w:rPr>
            <w:noProof/>
            <w:webHidden/>
          </w:rPr>
        </w:r>
        <w:r w:rsidR="00656F0A" w:rsidRPr="007A3638">
          <w:rPr>
            <w:noProof/>
            <w:webHidden/>
          </w:rPr>
          <w:fldChar w:fldCharType="separate"/>
        </w:r>
        <w:r w:rsidR="000F6A97">
          <w:rPr>
            <w:noProof/>
            <w:webHidden/>
          </w:rPr>
          <w:t>23</w:t>
        </w:r>
        <w:r w:rsidR="00656F0A" w:rsidRPr="007A3638">
          <w:rPr>
            <w:noProof/>
            <w:webHidden/>
          </w:rPr>
          <w:fldChar w:fldCharType="end"/>
        </w:r>
      </w:hyperlink>
    </w:p>
    <w:p w:rsidR="00416A5E" w:rsidRPr="007A3638" w:rsidRDefault="004B5176">
      <w:pPr>
        <w:pStyle w:val="TOC3"/>
        <w:tabs>
          <w:tab w:val="right" w:leader="dot" w:pos="9061"/>
        </w:tabs>
        <w:rPr>
          <w:rFonts w:asciiTheme="minorHAnsi" w:eastAsiaTheme="minorEastAsia" w:hAnsiTheme="minorHAnsi" w:cstheme="minorBidi"/>
          <w:noProof/>
          <w:lang w:eastAsia="pt-BR"/>
        </w:rPr>
      </w:pPr>
      <w:hyperlink w:anchor="_Toc421744015" w:history="1">
        <w:r w:rsidR="00416A5E" w:rsidRPr="007A3638">
          <w:rPr>
            <w:rStyle w:val="Hyperlink"/>
            <w:rFonts w:ascii="Arial" w:hAnsi="Arial" w:cs="Arial"/>
            <w:noProof/>
            <w:color w:val="auto"/>
          </w:rPr>
          <w:t>2.1.1 GSAN CONCEITOS</w:t>
        </w:r>
        <w:r w:rsidR="00416A5E" w:rsidRPr="007A3638">
          <w:rPr>
            <w:noProof/>
            <w:webHidden/>
          </w:rPr>
          <w:tab/>
        </w:r>
        <w:r w:rsidR="00656F0A" w:rsidRPr="007A3638">
          <w:rPr>
            <w:noProof/>
            <w:webHidden/>
          </w:rPr>
          <w:fldChar w:fldCharType="begin"/>
        </w:r>
        <w:r w:rsidR="00416A5E" w:rsidRPr="007A3638">
          <w:rPr>
            <w:noProof/>
            <w:webHidden/>
          </w:rPr>
          <w:instrText xml:space="preserve"> PAGEREF _Toc421744015 \h </w:instrText>
        </w:r>
        <w:r w:rsidR="00656F0A" w:rsidRPr="007A3638">
          <w:rPr>
            <w:noProof/>
            <w:webHidden/>
          </w:rPr>
        </w:r>
        <w:r w:rsidR="00656F0A" w:rsidRPr="007A3638">
          <w:rPr>
            <w:noProof/>
            <w:webHidden/>
          </w:rPr>
          <w:fldChar w:fldCharType="separate"/>
        </w:r>
        <w:r w:rsidR="000F6A97">
          <w:rPr>
            <w:noProof/>
            <w:webHidden/>
          </w:rPr>
          <w:t>24</w:t>
        </w:r>
        <w:r w:rsidR="00656F0A" w:rsidRPr="007A3638">
          <w:rPr>
            <w:noProof/>
            <w:webHidden/>
          </w:rPr>
          <w:fldChar w:fldCharType="end"/>
        </w:r>
      </w:hyperlink>
    </w:p>
    <w:p w:rsidR="00416A5E" w:rsidRPr="007A3638" w:rsidRDefault="004B5176">
      <w:pPr>
        <w:pStyle w:val="TOC3"/>
        <w:tabs>
          <w:tab w:val="right" w:leader="dot" w:pos="9061"/>
        </w:tabs>
        <w:rPr>
          <w:rFonts w:asciiTheme="minorHAnsi" w:eastAsiaTheme="minorEastAsia" w:hAnsiTheme="minorHAnsi" w:cstheme="minorBidi"/>
          <w:noProof/>
          <w:lang w:eastAsia="pt-BR"/>
        </w:rPr>
      </w:pPr>
      <w:hyperlink w:anchor="_Toc421744016" w:history="1">
        <w:r w:rsidR="00416A5E" w:rsidRPr="007A3638">
          <w:rPr>
            <w:rStyle w:val="Hyperlink"/>
            <w:rFonts w:ascii="Arial" w:hAnsi="Arial" w:cs="Arial"/>
            <w:noProof/>
            <w:color w:val="auto"/>
          </w:rPr>
          <w:t>2.1.2 GSAN ARQUITETURA</w:t>
        </w:r>
        <w:r w:rsidR="00416A5E" w:rsidRPr="007A3638">
          <w:rPr>
            <w:noProof/>
            <w:webHidden/>
          </w:rPr>
          <w:tab/>
        </w:r>
        <w:r w:rsidR="00656F0A" w:rsidRPr="007A3638">
          <w:rPr>
            <w:noProof/>
            <w:webHidden/>
          </w:rPr>
          <w:fldChar w:fldCharType="begin"/>
        </w:r>
        <w:r w:rsidR="00416A5E" w:rsidRPr="007A3638">
          <w:rPr>
            <w:noProof/>
            <w:webHidden/>
          </w:rPr>
          <w:instrText xml:space="preserve"> PAGEREF _Toc421744016 \h </w:instrText>
        </w:r>
        <w:r w:rsidR="00656F0A" w:rsidRPr="007A3638">
          <w:rPr>
            <w:noProof/>
            <w:webHidden/>
          </w:rPr>
        </w:r>
        <w:r w:rsidR="00656F0A" w:rsidRPr="007A3638">
          <w:rPr>
            <w:noProof/>
            <w:webHidden/>
          </w:rPr>
          <w:fldChar w:fldCharType="separate"/>
        </w:r>
        <w:r w:rsidR="000F6A97">
          <w:rPr>
            <w:noProof/>
            <w:webHidden/>
          </w:rPr>
          <w:t>26</w:t>
        </w:r>
        <w:r w:rsidR="00656F0A" w:rsidRPr="007A3638">
          <w:rPr>
            <w:noProof/>
            <w:webHidden/>
          </w:rPr>
          <w:fldChar w:fldCharType="end"/>
        </w:r>
      </w:hyperlink>
    </w:p>
    <w:p w:rsidR="00416A5E" w:rsidRPr="007A3638" w:rsidRDefault="004B5176">
      <w:pPr>
        <w:pStyle w:val="TOC3"/>
        <w:tabs>
          <w:tab w:val="right" w:leader="dot" w:pos="9061"/>
        </w:tabs>
        <w:rPr>
          <w:rFonts w:asciiTheme="minorHAnsi" w:eastAsiaTheme="minorEastAsia" w:hAnsiTheme="minorHAnsi" w:cstheme="minorBidi"/>
          <w:noProof/>
          <w:lang w:eastAsia="pt-BR"/>
        </w:rPr>
      </w:pPr>
      <w:hyperlink w:anchor="_Toc421744017" w:history="1">
        <w:r w:rsidR="00416A5E" w:rsidRPr="007A3638">
          <w:rPr>
            <w:rStyle w:val="Hyperlink"/>
            <w:rFonts w:ascii="Arial" w:hAnsi="Arial" w:cs="Arial"/>
            <w:noProof/>
            <w:color w:val="auto"/>
          </w:rPr>
          <w:t>2.1.3 GSAN CONFIGURAÇÃO</w:t>
        </w:r>
        <w:r w:rsidR="00416A5E" w:rsidRPr="007A3638">
          <w:rPr>
            <w:noProof/>
            <w:webHidden/>
          </w:rPr>
          <w:tab/>
        </w:r>
        <w:r w:rsidR="00656F0A" w:rsidRPr="007A3638">
          <w:rPr>
            <w:noProof/>
            <w:webHidden/>
          </w:rPr>
          <w:fldChar w:fldCharType="begin"/>
        </w:r>
        <w:r w:rsidR="00416A5E" w:rsidRPr="007A3638">
          <w:rPr>
            <w:noProof/>
            <w:webHidden/>
          </w:rPr>
          <w:instrText xml:space="preserve"> PAGEREF _Toc421744017 \h </w:instrText>
        </w:r>
        <w:r w:rsidR="00656F0A" w:rsidRPr="007A3638">
          <w:rPr>
            <w:noProof/>
            <w:webHidden/>
          </w:rPr>
        </w:r>
        <w:r w:rsidR="00656F0A" w:rsidRPr="007A3638">
          <w:rPr>
            <w:noProof/>
            <w:webHidden/>
          </w:rPr>
          <w:fldChar w:fldCharType="separate"/>
        </w:r>
        <w:r w:rsidR="000F6A97">
          <w:rPr>
            <w:noProof/>
            <w:webHidden/>
          </w:rPr>
          <w:t>28</w:t>
        </w:r>
        <w:r w:rsidR="00656F0A" w:rsidRPr="007A3638">
          <w:rPr>
            <w:noProof/>
            <w:webHidden/>
          </w:rPr>
          <w:fldChar w:fldCharType="end"/>
        </w:r>
      </w:hyperlink>
    </w:p>
    <w:p w:rsidR="00416A5E" w:rsidRPr="007A3638" w:rsidRDefault="004B5176">
      <w:pPr>
        <w:pStyle w:val="TOC2"/>
        <w:tabs>
          <w:tab w:val="right" w:leader="dot" w:pos="9061"/>
        </w:tabs>
        <w:rPr>
          <w:rFonts w:asciiTheme="minorHAnsi" w:eastAsiaTheme="minorEastAsia" w:hAnsiTheme="minorHAnsi" w:cstheme="minorBidi"/>
          <w:noProof/>
          <w:lang w:eastAsia="pt-BR"/>
        </w:rPr>
      </w:pPr>
      <w:hyperlink w:anchor="_Toc421744018" w:history="1">
        <w:r w:rsidR="00416A5E" w:rsidRPr="007A3638">
          <w:rPr>
            <w:rStyle w:val="Hyperlink"/>
            <w:rFonts w:ascii="Arial" w:hAnsi="Arial" w:cs="Arial"/>
            <w:noProof/>
            <w:color w:val="auto"/>
          </w:rPr>
          <w:t>2.2 ASTERISK</w:t>
        </w:r>
        <w:r w:rsidR="00416A5E" w:rsidRPr="007A3638">
          <w:rPr>
            <w:noProof/>
            <w:webHidden/>
          </w:rPr>
          <w:tab/>
        </w:r>
        <w:r w:rsidR="00656F0A" w:rsidRPr="007A3638">
          <w:rPr>
            <w:noProof/>
            <w:webHidden/>
          </w:rPr>
          <w:fldChar w:fldCharType="begin"/>
        </w:r>
        <w:r w:rsidR="00416A5E" w:rsidRPr="007A3638">
          <w:rPr>
            <w:noProof/>
            <w:webHidden/>
          </w:rPr>
          <w:instrText xml:space="preserve"> PAGEREF _Toc421744018 \h </w:instrText>
        </w:r>
        <w:r w:rsidR="00656F0A" w:rsidRPr="007A3638">
          <w:rPr>
            <w:noProof/>
            <w:webHidden/>
          </w:rPr>
        </w:r>
        <w:r w:rsidR="00656F0A" w:rsidRPr="007A3638">
          <w:rPr>
            <w:noProof/>
            <w:webHidden/>
          </w:rPr>
          <w:fldChar w:fldCharType="separate"/>
        </w:r>
        <w:r w:rsidR="000F6A97">
          <w:rPr>
            <w:noProof/>
            <w:webHidden/>
          </w:rPr>
          <w:t>31</w:t>
        </w:r>
        <w:r w:rsidR="00656F0A" w:rsidRPr="007A3638">
          <w:rPr>
            <w:noProof/>
            <w:webHidden/>
          </w:rPr>
          <w:fldChar w:fldCharType="end"/>
        </w:r>
      </w:hyperlink>
    </w:p>
    <w:p w:rsidR="00416A5E" w:rsidRPr="007A3638" w:rsidRDefault="004B5176">
      <w:pPr>
        <w:pStyle w:val="TOC3"/>
        <w:tabs>
          <w:tab w:val="right" w:leader="dot" w:pos="9061"/>
        </w:tabs>
        <w:rPr>
          <w:rFonts w:asciiTheme="minorHAnsi" w:eastAsiaTheme="minorEastAsia" w:hAnsiTheme="minorHAnsi" w:cstheme="minorBidi"/>
          <w:noProof/>
          <w:lang w:eastAsia="pt-BR"/>
        </w:rPr>
      </w:pPr>
      <w:hyperlink w:anchor="_Toc421744019" w:history="1">
        <w:r w:rsidR="00416A5E" w:rsidRPr="007A3638">
          <w:rPr>
            <w:rStyle w:val="Hyperlink"/>
            <w:rFonts w:ascii="Arial" w:hAnsi="Arial" w:cs="Arial"/>
            <w:noProof/>
            <w:color w:val="auto"/>
          </w:rPr>
          <w:t>2.2.1 ASTERISK CONCEITOS</w:t>
        </w:r>
        <w:r w:rsidR="00416A5E" w:rsidRPr="007A3638">
          <w:rPr>
            <w:noProof/>
            <w:webHidden/>
          </w:rPr>
          <w:tab/>
        </w:r>
        <w:r w:rsidR="00656F0A" w:rsidRPr="007A3638">
          <w:rPr>
            <w:noProof/>
            <w:webHidden/>
          </w:rPr>
          <w:fldChar w:fldCharType="begin"/>
        </w:r>
        <w:r w:rsidR="00416A5E" w:rsidRPr="007A3638">
          <w:rPr>
            <w:noProof/>
            <w:webHidden/>
          </w:rPr>
          <w:instrText xml:space="preserve"> PAGEREF _Toc421744019 \h </w:instrText>
        </w:r>
        <w:r w:rsidR="00656F0A" w:rsidRPr="007A3638">
          <w:rPr>
            <w:noProof/>
            <w:webHidden/>
          </w:rPr>
        </w:r>
        <w:r w:rsidR="00656F0A" w:rsidRPr="007A3638">
          <w:rPr>
            <w:noProof/>
            <w:webHidden/>
          </w:rPr>
          <w:fldChar w:fldCharType="separate"/>
        </w:r>
        <w:r w:rsidR="000F6A97">
          <w:rPr>
            <w:noProof/>
            <w:webHidden/>
          </w:rPr>
          <w:t>32</w:t>
        </w:r>
        <w:r w:rsidR="00656F0A" w:rsidRPr="007A3638">
          <w:rPr>
            <w:noProof/>
            <w:webHidden/>
          </w:rPr>
          <w:fldChar w:fldCharType="end"/>
        </w:r>
      </w:hyperlink>
    </w:p>
    <w:p w:rsidR="00416A5E" w:rsidRPr="007A3638" w:rsidRDefault="004B5176">
      <w:pPr>
        <w:pStyle w:val="TOC3"/>
        <w:tabs>
          <w:tab w:val="right" w:leader="dot" w:pos="9061"/>
        </w:tabs>
        <w:rPr>
          <w:rFonts w:asciiTheme="minorHAnsi" w:eastAsiaTheme="minorEastAsia" w:hAnsiTheme="minorHAnsi" w:cstheme="minorBidi"/>
          <w:noProof/>
          <w:lang w:eastAsia="pt-BR"/>
        </w:rPr>
      </w:pPr>
      <w:hyperlink w:anchor="_Toc421744020" w:history="1">
        <w:r w:rsidR="00416A5E" w:rsidRPr="007A3638">
          <w:rPr>
            <w:rStyle w:val="Hyperlink"/>
            <w:rFonts w:ascii="Arial" w:hAnsi="Arial" w:cs="Arial"/>
            <w:noProof/>
            <w:color w:val="auto"/>
          </w:rPr>
          <w:t>2.2.1 ASTERISK  INSTALAÇÃO</w:t>
        </w:r>
        <w:r w:rsidR="00416A5E" w:rsidRPr="007A3638">
          <w:rPr>
            <w:noProof/>
            <w:webHidden/>
          </w:rPr>
          <w:tab/>
        </w:r>
        <w:r w:rsidR="00656F0A" w:rsidRPr="007A3638">
          <w:rPr>
            <w:noProof/>
            <w:webHidden/>
          </w:rPr>
          <w:fldChar w:fldCharType="begin"/>
        </w:r>
        <w:r w:rsidR="00416A5E" w:rsidRPr="007A3638">
          <w:rPr>
            <w:noProof/>
            <w:webHidden/>
          </w:rPr>
          <w:instrText xml:space="preserve"> PAGEREF _Toc421744020 \h </w:instrText>
        </w:r>
        <w:r w:rsidR="00656F0A" w:rsidRPr="007A3638">
          <w:rPr>
            <w:noProof/>
            <w:webHidden/>
          </w:rPr>
        </w:r>
        <w:r w:rsidR="00656F0A" w:rsidRPr="007A3638">
          <w:rPr>
            <w:noProof/>
            <w:webHidden/>
          </w:rPr>
          <w:fldChar w:fldCharType="separate"/>
        </w:r>
        <w:r w:rsidR="000F6A97">
          <w:rPr>
            <w:noProof/>
            <w:webHidden/>
          </w:rPr>
          <w:t>33</w:t>
        </w:r>
        <w:r w:rsidR="00656F0A" w:rsidRPr="007A3638">
          <w:rPr>
            <w:noProof/>
            <w:webHidden/>
          </w:rPr>
          <w:fldChar w:fldCharType="end"/>
        </w:r>
      </w:hyperlink>
    </w:p>
    <w:p w:rsidR="00416A5E" w:rsidRPr="007A3638" w:rsidRDefault="004B5176">
      <w:pPr>
        <w:pStyle w:val="TOC1"/>
        <w:rPr>
          <w:rFonts w:asciiTheme="minorHAnsi" w:eastAsiaTheme="minorEastAsia" w:hAnsiTheme="minorHAnsi" w:cstheme="minorBidi"/>
          <w:noProof/>
          <w:color w:val="auto"/>
          <w:lang w:eastAsia="pt-BR"/>
        </w:rPr>
      </w:pPr>
      <w:hyperlink w:anchor="_Toc421744022" w:history="1">
        <w:r w:rsidR="00416A5E" w:rsidRPr="007A3638">
          <w:rPr>
            <w:rStyle w:val="Hyperlink"/>
            <w:rFonts w:ascii="Arial" w:hAnsi="Arial" w:cs="Arial"/>
            <w:noProof/>
            <w:color w:val="auto"/>
          </w:rPr>
          <w:t>3 REVISÃO BIBLIOGRÁFICA</w:t>
        </w:r>
        <w:r w:rsidR="00416A5E" w:rsidRPr="007A3638">
          <w:rPr>
            <w:noProof/>
            <w:webHidden/>
            <w:color w:val="auto"/>
          </w:rPr>
          <w:tab/>
        </w:r>
        <w:r w:rsidR="00656F0A" w:rsidRPr="007A3638">
          <w:rPr>
            <w:noProof/>
            <w:webHidden/>
            <w:color w:val="auto"/>
          </w:rPr>
          <w:fldChar w:fldCharType="begin"/>
        </w:r>
        <w:r w:rsidR="00416A5E" w:rsidRPr="007A3638">
          <w:rPr>
            <w:noProof/>
            <w:webHidden/>
            <w:color w:val="auto"/>
          </w:rPr>
          <w:instrText xml:space="preserve"> PAGEREF _Toc421744022 \h </w:instrText>
        </w:r>
        <w:r w:rsidR="00656F0A" w:rsidRPr="007A3638">
          <w:rPr>
            <w:noProof/>
            <w:webHidden/>
            <w:color w:val="auto"/>
          </w:rPr>
        </w:r>
        <w:r w:rsidR="00656F0A" w:rsidRPr="007A3638">
          <w:rPr>
            <w:noProof/>
            <w:webHidden/>
            <w:color w:val="auto"/>
          </w:rPr>
          <w:fldChar w:fldCharType="separate"/>
        </w:r>
        <w:r w:rsidR="000F6A97">
          <w:rPr>
            <w:noProof/>
            <w:webHidden/>
            <w:color w:val="auto"/>
          </w:rPr>
          <w:t>35</w:t>
        </w:r>
        <w:r w:rsidR="00656F0A" w:rsidRPr="007A3638">
          <w:rPr>
            <w:noProof/>
            <w:webHidden/>
            <w:color w:val="auto"/>
          </w:rPr>
          <w:fldChar w:fldCharType="end"/>
        </w:r>
      </w:hyperlink>
    </w:p>
    <w:p w:rsidR="00416A5E" w:rsidRPr="007A3638" w:rsidRDefault="004B5176">
      <w:pPr>
        <w:pStyle w:val="TOC1"/>
        <w:rPr>
          <w:rFonts w:asciiTheme="minorHAnsi" w:eastAsiaTheme="minorEastAsia" w:hAnsiTheme="minorHAnsi" w:cstheme="minorBidi"/>
          <w:noProof/>
          <w:color w:val="auto"/>
          <w:lang w:eastAsia="pt-BR"/>
        </w:rPr>
      </w:pPr>
      <w:hyperlink w:anchor="_Toc421744024" w:history="1">
        <w:r w:rsidR="00416A5E" w:rsidRPr="007A3638">
          <w:rPr>
            <w:rStyle w:val="Hyperlink"/>
            <w:rFonts w:ascii="Arial" w:hAnsi="Arial" w:cs="Arial"/>
            <w:noProof/>
            <w:color w:val="auto"/>
          </w:rPr>
          <w:t>4 PROCESSO DE INTEGRAÇÃO</w:t>
        </w:r>
        <w:r w:rsidR="00416A5E" w:rsidRPr="007A3638">
          <w:rPr>
            <w:noProof/>
            <w:webHidden/>
            <w:color w:val="auto"/>
          </w:rPr>
          <w:tab/>
        </w:r>
        <w:r w:rsidR="00656F0A" w:rsidRPr="007A3638">
          <w:rPr>
            <w:noProof/>
            <w:webHidden/>
            <w:color w:val="auto"/>
          </w:rPr>
          <w:fldChar w:fldCharType="begin"/>
        </w:r>
        <w:r w:rsidR="00416A5E" w:rsidRPr="007A3638">
          <w:rPr>
            <w:noProof/>
            <w:webHidden/>
            <w:color w:val="auto"/>
          </w:rPr>
          <w:instrText xml:space="preserve"> PAGEREF _Toc421744024 \h </w:instrText>
        </w:r>
        <w:r w:rsidR="00656F0A" w:rsidRPr="007A3638">
          <w:rPr>
            <w:noProof/>
            <w:webHidden/>
            <w:color w:val="auto"/>
          </w:rPr>
        </w:r>
        <w:r w:rsidR="00656F0A" w:rsidRPr="007A3638">
          <w:rPr>
            <w:noProof/>
            <w:webHidden/>
            <w:color w:val="auto"/>
          </w:rPr>
          <w:fldChar w:fldCharType="separate"/>
        </w:r>
        <w:r w:rsidR="000F6A97">
          <w:rPr>
            <w:noProof/>
            <w:webHidden/>
            <w:color w:val="auto"/>
          </w:rPr>
          <w:t>38</w:t>
        </w:r>
        <w:r w:rsidR="00656F0A" w:rsidRPr="007A3638">
          <w:rPr>
            <w:noProof/>
            <w:webHidden/>
            <w:color w:val="auto"/>
          </w:rPr>
          <w:fldChar w:fldCharType="end"/>
        </w:r>
      </w:hyperlink>
    </w:p>
    <w:p w:rsidR="00416A5E" w:rsidRPr="007A3638" w:rsidRDefault="004B5176">
      <w:pPr>
        <w:pStyle w:val="TOC2"/>
        <w:tabs>
          <w:tab w:val="right" w:leader="dot" w:pos="9061"/>
        </w:tabs>
        <w:rPr>
          <w:rFonts w:asciiTheme="minorHAnsi" w:eastAsiaTheme="minorEastAsia" w:hAnsiTheme="minorHAnsi" w:cstheme="minorBidi"/>
          <w:noProof/>
          <w:lang w:eastAsia="pt-BR"/>
        </w:rPr>
      </w:pPr>
      <w:hyperlink w:anchor="_Toc421744025" w:history="1">
        <w:r w:rsidR="00416A5E" w:rsidRPr="007A3638">
          <w:rPr>
            <w:rStyle w:val="Hyperlink"/>
            <w:rFonts w:ascii="Arial" w:hAnsi="Arial" w:cs="Arial"/>
            <w:noProof/>
            <w:color w:val="auto"/>
          </w:rPr>
          <w:t>4.1 DEFINIÇÃO DA SOLUÇÃO</w:t>
        </w:r>
        <w:r w:rsidR="00416A5E" w:rsidRPr="007A3638">
          <w:rPr>
            <w:noProof/>
            <w:webHidden/>
          </w:rPr>
          <w:tab/>
        </w:r>
        <w:r w:rsidR="00656F0A" w:rsidRPr="007A3638">
          <w:rPr>
            <w:noProof/>
            <w:webHidden/>
          </w:rPr>
          <w:fldChar w:fldCharType="begin"/>
        </w:r>
        <w:r w:rsidR="00416A5E" w:rsidRPr="007A3638">
          <w:rPr>
            <w:noProof/>
            <w:webHidden/>
          </w:rPr>
          <w:instrText xml:space="preserve"> PAGEREF _Toc421744025 \h </w:instrText>
        </w:r>
        <w:r w:rsidR="00656F0A" w:rsidRPr="007A3638">
          <w:rPr>
            <w:noProof/>
            <w:webHidden/>
          </w:rPr>
        </w:r>
        <w:r w:rsidR="00656F0A" w:rsidRPr="007A3638">
          <w:rPr>
            <w:noProof/>
            <w:webHidden/>
          </w:rPr>
          <w:fldChar w:fldCharType="separate"/>
        </w:r>
        <w:r w:rsidR="000F6A97">
          <w:rPr>
            <w:noProof/>
            <w:webHidden/>
          </w:rPr>
          <w:t>38</w:t>
        </w:r>
        <w:r w:rsidR="00656F0A" w:rsidRPr="007A3638">
          <w:rPr>
            <w:noProof/>
            <w:webHidden/>
          </w:rPr>
          <w:fldChar w:fldCharType="end"/>
        </w:r>
      </w:hyperlink>
    </w:p>
    <w:p w:rsidR="00416A5E" w:rsidRPr="007A3638" w:rsidRDefault="004B5176">
      <w:pPr>
        <w:pStyle w:val="TOC2"/>
        <w:tabs>
          <w:tab w:val="right" w:leader="dot" w:pos="9061"/>
        </w:tabs>
        <w:rPr>
          <w:rFonts w:asciiTheme="minorHAnsi" w:eastAsiaTheme="minorEastAsia" w:hAnsiTheme="minorHAnsi" w:cstheme="minorBidi"/>
          <w:noProof/>
          <w:lang w:eastAsia="pt-BR"/>
        </w:rPr>
      </w:pPr>
      <w:hyperlink w:anchor="_Toc421744026" w:history="1">
        <w:r w:rsidR="00416A5E" w:rsidRPr="007A3638">
          <w:rPr>
            <w:rStyle w:val="Hyperlink"/>
            <w:rFonts w:ascii="Arial" w:hAnsi="Arial" w:cs="Arial"/>
            <w:noProof/>
            <w:color w:val="auto"/>
          </w:rPr>
          <w:t>4.2 TECNOLOGIAS UTILIZADAS</w:t>
        </w:r>
        <w:r w:rsidR="00416A5E" w:rsidRPr="007A3638">
          <w:rPr>
            <w:noProof/>
            <w:webHidden/>
          </w:rPr>
          <w:tab/>
        </w:r>
        <w:r w:rsidR="00656F0A" w:rsidRPr="007A3638">
          <w:rPr>
            <w:noProof/>
            <w:webHidden/>
          </w:rPr>
          <w:fldChar w:fldCharType="begin"/>
        </w:r>
        <w:r w:rsidR="00416A5E" w:rsidRPr="007A3638">
          <w:rPr>
            <w:noProof/>
            <w:webHidden/>
          </w:rPr>
          <w:instrText xml:space="preserve"> PAGEREF _Toc421744026 \h </w:instrText>
        </w:r>
        <w:r w:rsidR="00656F0A" w:rsidRPr="007A3638">
          <w:rPr>
            <w:noProof/>
            <w:webHidden/>
          </w:rPr>
        </w:r>
        <w:r w:rsidR="00656F0A" w:rsidRPr="007A3638">
          <w:rPr>
            <w:noProof/>
            <w:webHidden/>
          </w:rPr>
          <w:fldChar w:fldCharType="separate"/>
        </w:r>
        <w:r w:rsidR="000F6A97">
          <w:rPr>
            <w:noProof/>
            <w:webHidden/>
          </w:rPr>
          <w:t>39</w:t>
        </w:r>
        <w:r w:rsidR="00656F0A" w:rsidRPr="007A3638">
          <w:rPr>
            <w:noProof/>
            <w:webHidden/>
          </w:rPr>
          <w:fldChar w:fldCharType="end"/>
        </w:r>
      </w:hyperlink>
    </w:p>
    <w:p w:rsidR="00416A5E" w:rsidRPr="007A3638" w:rsidRDefault="004B5176">
      <w:pPr>
        <w:pStyle w:val="TOC2"/>
        <w:tabs>
          <w:tab w:val="right" w:leader="dot" w:pos="9061"/>
        </w:tabs>
        <w:rPr>
          <w:rFonts w:asciiTheme="minorHAnsi" w:eastAsiaTheme="minorEastAsia" w:hAnsiTheme="minorHAnsi" w:cstheme="minorBidi"/>
          <w:noProof/>
          <w:lang w:eastAsia="pt-BR"/>
        </w:rPr>
      </w:pPr>
      <w:hyperlink w:anchor="_Toc421744027" w:history="1">
        <w:r w:rsidR="00416A5E" w:rsidRPr="007A3638">
          <w:rPr>
            <w:rStyle w:val="Hyperlink"/>
            <w:rFonts w:ascii="Arial" w:hAnsi="Arial" w:cs="Arial"/>
            <w:noProof/>
            <w:color w:val="auto"/>
          </w:rPr>
          <w:t>4.3  DESENVOLVIMENTO DA INTEGRAÇÃO</w:t>
        </w:r>
        <w:r w:rsidR="00416A5E" w:rsidRPr="007A3638">
          <w:rPr>
            <w:noProof/>
            <w:webHidden/>
          </w:rPr>
          <w:tab/>
        </w:r>
        <w:r w:rsidR="00656F0A" w:rsidRPr="007A3638">
          <w:rPr>
            <w:noProof/>
            <w:webHidden/>
          </w:rPr>
          <w:fldChar w:fldCharType="begin"/>
        </w:r>
        <w:r w:rsidR="00416A5E" w:rsidRPr="007A3638">
          <w:rPr>
            <w:noProof/>
            <w:webHidden/>
          </w:rPr>
          <w:instrText xml:space="preserve"> PAGEREF _Toc421744027 \h </w:instrText>
        </w:r>
        <w:r w:rsidR="00656F0A" w:rsidRPr="007A3638">
          <w:rPr>
            <w:noProof/>
            <w:webHidden/>
          </w:rPr>
        </w:r>
        <w:r w:rsidR="00656F0A" w:rsidRPr="007A3638">
          <w:rPr>
            <w:noProof/>
            <w:webHidden/>
          </w:rPr>
          <w:fldChar w:fldCharType="separate"/>
        </w:r>
        <w:r w:rsidR="000F6A97">
          <w:rPr>
            <w:noProof/>
            <w:webHidden/>
          </w:rPr>
          <w:t>40</w:t>
        </w:r>
        <w:r w:rsidR="00656F0A" w:rsidRPr="007A3638">
          <w:rPr>
            <w:noProof/>
            <w:webHidden/>
          </w:rPr>
          <w:fldChar w:fldCharType="end"/>
        </w:r>
      </w:hyperlink>
    </w:p>
    <w:p w:rsidR="00416A5E" w:rsidRPr="007A3638" w:rsidRDefault="004B5176">
      <w:pPr>
        <w:pStyle w:val="TOC3"/>
        <w:tabs>
          <w:tab w:val="right" w:leader="dot" w:pos="9061"/>
        </w:tabs>
        <w:rPr>
          <w:rFonts w:asciiTheme="minorHAnsi" w:eastAsiaTheme="minorEastAsia" w:hAnsiTheme="minorHAnsi" w:cstheme="minorBidi"/>
          <w:noProof/>
          <w:lang w:eastAsia="pt-BR"/>
        </w:rPr>
      </w:pPr>
      <w:hyperlink w:anchor="_Toc421744028" w:history="1">
        <w:r w:rsidR="00416A5E" w:rsidRPr="007A3638">
          <w:rPr>
            <w:rStyle w:val="Hyperlink"/>
            <w:rFonts w:ascii="Arial" w:hAnsi="Arial" w:cs="Arial"/>
            <w:noProof/>
            <w:color w:val="auto"/>
          </w:rPr>
          <w:t>4.3.1  IMPLEMENTAR  WEBSERVICES</w:t>
        </w:r>
        <w:r w:rsidR="00416A5E" w:rsidRPr="007A3638">
          <w:rPr>
            <w:rStyle w:val="Hyperlink"/>
            <w:rFonts w:ascii="Arial" w:hAnsi="Arial" w:cs="Arial"/>
            <w:i/>
            <w:noProof/>
            <w:color w:val="auto"/>
          </w:rPr>
          <w:t xml:space="preserve"> </w:t>
        </w:r>
        <w:r w:rsidR="00416A5E" w:rsidRPr="007A3638">
          <w:rPr>
            <w:rStyle w:val="Hyperlink"/>
            <w:rFonts w:ascii="Arial" w:hAnsi="Arial" w:cs="Arial"/>
            <w:noProof/>
            <w:color w:val="auto"/>
          </w:rPr>
          <w:t xml:space="preserve"> NO SISTEMA GSAN</w:t>
        </w:r>
        <w:r w:rsidR="00416A5E" w:rsidRPr="007A3638">
          <w:rPr>
            <w:noProof/>
            <w:webHidden/>
          </w:rPr>
          <w:tab/>
        </w:r>
        <w:r w:rsidR="00656F0A" w:rsidRPr="007A3638">
          <w:rPr>
            <w:noProof/>
            <w:webHidden/>
          </w:rPr>
          <w:fldChar w:fldCharType="begin"/>
        </w:r>
        <w:r w:rsidR="00416A5E" w:rsidRPr="007A3638">
          <w:rPr>
            <w:noProof/>
            <w:webHidden/>
          </w:rPr>
          <w:instrText xml:space="preserve"> PAGEREF _Toc421744028 \h </w:instrText>
        </w:r>
        <w:r w:rsidR="00656F0A" w:rsidRPr="007A3638">
          <w:rPr>
            <w:noProof/>
            <w:webHidden/>
          </w:rPr>
        </w:r>
        <w:r w:rsidR="00656F0A" w:rsidRPr="007A3638">
          <w:rPr>
            <w:noProof/>
            <w:webHidden/>
          </w:rPr>
          <w:fldChar w:fldCharType="separate"/>
        </w:r>
        <w:r w:rsidR="000F6A97">
          <w:rPr>
            <w:noProof/>
            <w:webHidden/>
          </w:rPr>
          <w:t>41</w:t>
        </w:r>
        <w:r w:rsidR="00656F0A" w:rsidRPr="007A3638">
          <w:rPr>
            <w:noProof/>
            <w:webHidden/>
          </w:rPr>
          <w:fldChar w:fldCharType="end"/>
        </w:r>
      </w:hyperlink>
    </w:p>
    <w:p w:rsidR="00416A5E" w:rsidRPr="007A3638" w:rsidRDefault="004B5176">
      <w:pPr>
        <w:pStyle w:val="TOC3"/>
        <w:tabs>
          <w:tab w:val="right" w:leader="dot" w:pos="9061"/>
        </w:tabs>
        <w:rPr>
          <w:rFonts w:asciiTheme="minorHAnsi" w:eastAsiaTheme="minorEastAsia" w:hAnsiTheme="minorHAnsi" w:cstheme="minorBidi"/>
          <w:noProof/>
          <w:lang w:eastAsia="pt-BR"/>
        </w:rPr>
      </w:pPr>
      <w:hyperlink w:anchor="_Toc421744029" w:history="1">
        <w:r w:rsidR="00416A5E" w:rsidRPr="007A3638">
          <w:rPr>
            <w:rStyle w:val="Hyperlink"/>
            <w:rFonts w:ascii="Arial" w:hAnsi="Arial" w:cs="Arial"/>
            <w:noProof/>
            <w:color w:val="auto"/>
          </w:rPr>
          <w:t xml:space="preserve">4.3.2 DESENVOLVER </w:t>
        </w:r>
        <w:r w:rsidR="00416A5E" w:rsidRPr="007A3638">
          <w:rPr>
            <w:rStyle w:val="Hyperlink"/>
            <w:rFonts w:ascii="Arial" w:hAnsi="Arial" w:cs="Arial"/>
            <w:i/>
            <w:noProof/>
            <w:color w:val="auto"/>
          </w:rPr>
          <w:t>MIDDLEWARE</w:t>
        </w:r>
        <w:r w:rsidR="00416A5E" w:rsidRPr="007A3638">
          <w:rPr>
            <w:noProof/>
            <w:webHidden/>
          </w:rPr>
          <w:tab/>
        </w:r>
        <w:r w:rsidR="00656F0A" w:rsidRPr="007A3638">
          <w:rPr>
            <w:noProof/>
            <w:webHidden/>
          </w:rPr>
          <w:fldChar w:fldCharType="begin"/>
        </w:r>
        <w:r w:rsidR="00416A5E" w:rsidRPr="007A3638">
          <w:rPr>
            <w:noProof/>
            <w:webHidden/>
          </w:rPr>
          <w:instrText xml:space="preserve"> PAGEREF _Toc421744029 \h </w:instrText>
        </w:r>
        <w:r w:rsidR="00656F0A" w:rsidRPr="007A3638">
          <w:rPr>
            <w:noProof/>
            <w:webHidden/>
          </w:rPr>
        </w:r>
        <w:r w:rsidR="00656F0A" w:rsidRPr="007A3638">
          <w:rPr>
            <w:noProof/>
            <w:webHidden/>
          </w:rPr>
          <w:fldChar w:fldCharType="separate"/>
        </w:r>
        <w:r w:rsidR="000F6A97">
          <w:rPr>
            <w:noProof/>
            <w:webHidden/>
          </w:rPr>
          <w:t>43</w:t>
        </w:r>
        <w:r w:rsidR="00656F0A" w:rsidRPr="007A3638">
          <w:rPr>
            <w:noProof/>
            <w:webHidden/>
          </w:rPr>
          <w:fldChar w:fldCharType="end"/>
        </w:r>
      </w:hyperlink>
    </w:p>
    <w:p w:rsidR="00416A5E" w:rsidRPr="007A3638" w:rsidRDefault="004B5176">
      <w:pPr>
        <w:pStyle w:val="TOC3"/>
        <w:tabs>
          <w:tab w:val="right" w:leader="dot" w:pos="9061"/>
        </w:tabs>
        <w:rPr>
          <w:rFonts w:asciiTheme="minorHAnsi" w:eastAsiaTheme="minorEastAsia" w:hAnsiTheme="minorHAnsi" w:cstheme="minorBidi"/>
          <w:noProof/>
          <w:lang w:eastAsia="pt-BR"/>
        </w:rPr>
      </w:pPr>
      <w:hyperlink w:anchor="_Toc421744030" w:history="1">
        <w:r w:rsidR="00416A5E" w:rsidRPr="007A3638">
          <w:rPr>
            <w:rStyle w:val="Hyperlink"/>
            <w:rFonts w:ascii="Arial" w:hAnsi="Arial" w:cs="Arial"/>
            <w:noProof/>
            <w:color w:val="auto"/>
          </w:rPr>
          <w:t>4.3.3 CUSTOMIZAR ASTERISK</w:t>
        </w:r>
        <w:r w:rsidR="00416A5E" w:rsidRPr="007A3638">
          <w:rPr>
            <w:noProof/>
            <w:webHidden/>
          </w:rPr>
          <w:tab/>
        </w:r>
        <w:r w:rsidR="00656F0A" w:rsidRPr="007A3638">
          <w:rPr>
            <w:noProof/>
            <w:webHidden/>
          </w:rPr>
          <w:fldChar w:fldCharType="begin"/>
        </w:r>
        <w:r w:rsidR="00416A5E" w:rsidRPr="007A3638">
          <w:rPr>
            <w:noProof/>
            <w:webHidden/>
          </w:rPr>
          <w:instrText xml:space="preserve"> PAGEREF _Toc421744030 \h </w:instrText>
        </w:r>
        <w:r w:rsidR="00656F0A" w:rsidRPr="007A3638">
          <w:rPr>
            <w:noProof/>
            <w:webHidden/>
          </w:rPr>
        </w:r>
        <w:r w:rsidR="00656F0A" w:rsidRPr="007A3638">
          <w:rPr>
            <w:noProof/>
            <w:webHidden/>
          </w:rPr>
          <w:fldChar w:fldCharType="separate"/>
        </w:r>
        <w:r w:rsidR="000F6A97">
          <w:rPr>
            <w:noProof/>
            <w:webHidden/>
          </w:rPr>
          <w:t>47</w:t>
        </w:r>
        <w:r w:rsidR="00656F0A" w:rsidRPr="007A3638">
          <w:rPr>
            <w:noProof/>
            <w:webHidden/>
          </w:rPr>
          <w:fldChar w:fldCharType="end"/>
        </w:r>
      </w:hyperlink>
    </w:p>
    <w:p w:rsidR="00416A5E" w:rsidRPr="007A3638" w:rsidRDefault="004B5176">
      <w:pPr>
        <w:pStyle w:val="TOC1"/>
        <w:rPr>
          <w:rFonts w:asciiTheme="minorHAnsi" w:eastAsiaTheme="minorEastAsia" w:hAnsiTheme="minorHAnsi" w:cstheme="minorBidi"/>
          <w:noProof/>
          <w:color w:val="auto"/>
          <w:lang w:eastAsia="pt-BR"/>
        </w:rPr>
      </w:pPr>
      <w:hyperlink w:anchor="_Toc421744032" w:history="1">
        <w:r w:rsidR="00416A5E" w:rsidRPr="007A3638">
          <w:rPr>
            <w:rStyle w:val="Hyperlink"/>
            <w:rFonts w:ascii="Arial" w:hAnsi="Arial" w:cs="Arial"/>
            <w:noProof/>
            <w:color w:val="auto"/>
          </w:rPr>
          <w:t>5 RESULTADOS ALCANÇADOS</w:t>
        </w:r>
        <w:r w:rsidR="00416A5E" w:rsidRPr="007A3638">
          <w:rPr>
            <w:noProof/>
            <w:webHidden/>
            <w:color w:val="auto"/>
          </w:rPr>
          <w:tab/>
        </w:r>
        <w:r w:rsidR="00656F0A" w:rsidRPr="007A3638">
          <w:rPr>
            <w:noProof/>
            <w:webHidden/>
            <w:color w:val="auto"/>
          </w:rPr>
          <w:fldChar w:fldCharType="begin"/>
        </w:r>
        <w:r w:rsidR="00416A5E" w:rsidRPr="007A3638">
          <w:rPr>
            <w:noProof/>
            <w:webHidden/>
            <w:color w:val="auto"/>
          </w:rPr>
          <w:instrText xml:space="preserve"> PAGEREF _Toc421744032 \h </w:instrText>
        </w:r>
        <w:r w:rsidR="00656F0A" w:rsidRPr="007A3638">
          <w:rPr>
            <w:noProof/>
            <w:webHidden/>
            <w:color w:val="auto"/>
          </w:rPr>
        </w:r>
        <w:r w:rsidR="00656F0A" w:rsidRPr="007A3638">
          <w:rPr>
            <w:noProof/>
            <w:webHidden/>
            <w:color w:val="auto"/>
          </w:rPr>
          <w:fldChar w:fldCharType="separate"/>
        </w:r>
        <w:r w:rsidR="000F6A97">
          <w:rPr>
            <w:noProof/>
            <w:webHidden/>
            <w:color w:val="auto"/>
          </w:rPr>
          <w:t>52</w:t>
        </w:r>
        <w:r w:rsidR="00656F0A" w:rsidRPr="007A3638">
          <w:rPr>
            <w:noProof/>
            <w:webHidden/>
            <w:color w:val="auto"/>
          </w:rPr>
          <w:fldChar w:fldCharType="end"/>
        </w:r>
      </w:hyperlink>
    </w:p>
    <w:p w:rsidR="00416A5E" w:rsidRPr="007A3638" w:rsidRDefault="004B5176">
      <w:pPr>
        <w:pStyle w:val="TOC2"/>
        <w:tabs>
          <w:tab w:val="right" w:leader="dot" w:pos="9061"/>
        </w:tabs>
        <w:rPr>
          <w:rFonts w:asciiTheme="minorHAnsi" w:eastAsiaTheme="minorEastAsia" w:hAnsiTheme="minorHAnsi" w:cstheme="minorBidi"/>
          <w:noProof/>
          <w:lang w:eastAsia="pt-BR"/>
        </w:rPr>
      </w:pPr>
      <w:hyperlink w:anchor="_Toc421744033" w:history="1">
        <w:r w:rsidR="00416A5E" w:rsidRPr="007A3638">
          <w:rPr>
            <w:rStyle w:val="Hyperlink"/>
            <w:rFonts w:ascii="Arial" w:hAnsi="Arial" w:cs="Arial"/>
            <w:noProof/>
            <w:color w:val="auto"/>
          </w:rPr>
          <w:t xml:space="preserve">5.1 </w:t>
        </w:r>
        <w:r w:rsidR="00052397">
          <w:rPr>
            <w:rStyle w:val="Hyperlink"/>
            <w:rFonts w:ascii="Arial" w:hAnsi="Arial" w:cs="Arial"/>
            <w:noProof/>
            <w:color w:val="auto"/>
          </w:rPr>
          <w:t>ESTABELECER</w:t>
        </w:r>
        <w:r w:rsidR="00416A5E" w:rsidRPr="007A3638">
          <w:rPr>
            <w:rStyle w:val="Hyperlink"/>
            <w:rFonts w:ascii="Arial" w:hAnsi="Arial" w:cs="Arial"/>
            <w:noProof/>
            <w:color w:val="auto"/>
          </w:rPr>
          <w:t xml:space="preserve"> MÉTRICAS</w:t>
        </w:r>
        <w:r w:rsidR="00416A5E" w:rsidRPr="007A3638">
          <w:rPr>
            <w:noProof/>
            <w:webHidden/>
          </w:rPr>
          <w:tab/>
        </w:r>
        <w:r w:rsidR="00656F0A" w:rsidRPr="007A3638">
          <w:rPr>
            <w:noProof/>
            <w:webHidden/>
          </w:rPr>
          <w:fldChar w:fldCharType="begin"/>
        </w:r>
        <w:r w:rsidR="00416A5E" w:rsidRPr="007A3638">
          <w:rPr>
            <w:noProof/>
            <w:webHidden/>
          </w:rPr>
          <w:instrText xml:space="preserve"> PAGEREF _Toc421744033 \h </w:instrText>
        </w:r>
        <w:r w:rsidR="00656F0A" w:rsidRPr="007A3638">
          <w:rPr>
            <w:noProof/>
            <w:webHidden/>
          </w:rPr>
        </w:r>
        <w:r w:rsidR="00656F0A" w:rsidRPr="007A3638">
          <w:rPr>
            <w:noProof/>
            <w:webHidden/>
          </w:rPr>
          <w:fldChar w:fldCharType="separate"/>
        </w:r>
        <w:r w:rsidR="000F6A97">
          <w:rPr>
            <w:noProof/>
            <w:webHidden/>
          </w:rPr>
          <w:t>52</w:t>
        </w:r>
        <w:r w:rsidR="00656F0A" w:rsidRPr="007A3638">
          <w:rPr>
            <w:noProof/>
            <w:webHidden/>
          </w:rPr>
          <w:fldChar w:fldCharType="end"/>
        </w:r>
      </w:hyperlink>
    </w:p>
    <w:p w:rsidR="00416A5E" w:rsidRPr="007A3638" w:rsidRDefault="004B5176">
      <w:pPr>
        <w:pStyle w:val="TOC2"/>
        <w:tabs>
          <w:tab w:val="right" w:leader="dot" w:pos="9061"/>
        </w:tabs>
        <w:rPr>
          <w:rFonts w:asciiTheme="minorHAnsi" w:eastAsiaTheme="minorEastAsia" w:hAnsiTheme="minorHAnsi" w:cstheme="minorBidi"/>
          <w:noProof/>
          <w:lang w:eastAsia="pt-BR"/>
        </w:rPr>
      </w:pPr>
      <w:hyperlink w:anchor="_Toc421744034" w:history="1">
        <w:r w:rsidR="00416A5E" w:rsidRPr="007A3638">
          <w:rPr>
            <w:rStyle w:val="Hyperlink"/>
            <w:rFonts w:ascii="Arial" w:hAnsi="Arial" w:cs="Arial"/>
            <w:noProof/>
            <w:color w:val="auto"/>
          </w:rPr>
          <w:t>5.2 DESCRIÇÃO DOS POSSÍVEIS CENÁRIOS DE TESTES</w:t>
        </w:r>
        <w:r w:rsidR="00416A5E" w:rsidRPr="007A3638">
          <w:rPr>
            <w:noProof/>
            <w:webHidden/>
          </w:rPr>
          <w:tab/>
        </w:r>
        <w:r w:rsidR="00656F0A" w:rsidRPr="007A3638">
          <w:rPr>
            <w:noProof/>
            <w:webHidden/>
          </w:rPr>
          <w:fldChar w:fldCharType="begin"/>
        </w:r>
        <w:r w:rsidR="00416A5E" w:rsidRPr="007A3638">
          <w:rPr>
            <w:noProof/>
            <w:webHidden/>
          </w:rPr>
          <w:instrText xml:space="preserve"> PAGEREF _Toc421744034 \h </w:instrText>
        </w:r>
        <w:r w:rsidR="00656F0A" w:rsidRPr="007A3638">
          <w:rPr>
            <w:noProof/>
            <w:webHidden/>
          </w:rPr>
        </w:r>
        <w:r w:rsidR="00656F0A" w:rsidRPr="007A3638">
          <w:rPr>
            <w:noProof/>
            <w:webHidden/>
          </w:rPr>
          <w:fldChar w:fldCharType="separate"/>
        </w:r>
        <w:r w:rsidR="000F6A97">
          <w:rPr>
            <w:noProof/>
            <w:webHidden/>
          </w:rPr>
          <w:t>53</w:t>
        </w:r>
        <w:r w:rsidR="00656F0A" w:rsidRPr="007A3638">
          <w:rPr>
            <w:noProof/>
            <w:webHidden/>
          </w:rPr>
          <w:fldChar w:fldCharType="end"/>
        </w:r>
      </w:hyperlink>
    </w:p>
    <w:p w:rsidR="00416A5E" w:rsidRPr="007A3638" w:rsidRDefault="004B5176">
      <w:pPr>
        <w:pStyle w:val="TOC3"/>
        <w:tabs>
          <w:tab w:val="right" w:leader="dot" w:pos="9061"/>
        </w:tabs>
        <w:rPr>
          <w:rFonts w:asciiTheme="minorHAnsi" w:eastAsiaTheme="minorEastAsia" w:hAnsiTheme="minorHAnsi" w:cstheme="minorBidi"/>
          <w:noProof/>
          <w:lang w:eastAsia="pt-BR"/>
        </w:rPr>
      </w:pPr>
      <w:hyperlink w:anchor="_Toc421744035" w:history="1">
        <w:r w:rsidR="00416A5E" w:rsidRPr="007A3638">
          <w:rPr>
            <w:rStyle w:val="Hyperlink"/>
            <w:rFonts w:ascii="Arial" w:hAnsi="Arial" w:cs="Arial"/>
            <w:noProof/>
            <w:color w:val="auto"/>
          </w:rPr>
          <w:t>5.2.1 CENÁRIOS DE TESTE – OBTER 2ª VIA DE CONTA</w:t>
        </w:r>
        <w:r w:rsidR="00416A5E" w:rsidRPr="007A3638">
          <w:rPr>
            <w:noProof/>
            <w:webHidden/>
          </w:rPr>
          <w:tab/>
        </w:r>
        <w:r w:rsidR="00656F0A" w:rsidRPr="007A3638">
          <w:rPr>
            <w:noProof/>
            <w:webHidden/>
          </w:rPr>
          <w:fldChar w:fldCharType="begin"/>
        </w:r>
        <w:r w:rsidR="00416A5E" w:rsidRPr="007A3638">
          <w:rPr>
            <w:noProof/>
            <w:webHidden/>
          </w:rPr>
          <w:instrText xml:space="preserve"> PAGEREF _Toc421744035 \h </w:instrText>
        </w:r>
        <w:r w:rsidR="00656F0A" w:rsidRPr="007A3638">
          <w:rPr>
            <w:noProof/>
            <w:webHidden/>
          </w:rPr>
        </w:r>
        <w:r w:rsidR="00656F0A" w:rsidRPr="007A3638">
          <w:rPr>
            <w:noProof/>
            <w:webHidden/>
          </w:rPr>
          <w:fldChar w:fldCharType="separate"/>
        </w:r>
        <w:r w:rsidR="000F6A97">
          <w:rPr>
            <w:noProof/>
            <w:webHidden/>
          </w:rPr>
          <w:t>54</w:t>
        </w:r>
        <w:r w:rsidR="00656F0A" w:rsidRPr="007A3638">
          <w:rPr>
            <w:noProof/>
            <w:webHidden/>
          </w:rPr>
          <w:fldChar w:fldCharType="end"/>
        </w:r>
      </w:hyperlink>
    </w:p>
    <w:p w:rsidR="00416A5E" w:rsidRPr="007A3638" w:rsidRDefault="004B5176">
      <w:pPr>
        <w:pStyle w:val="TOC3"/>
        <w:tabs>
          <w:tab w:val="right" w:leader="dot" w:pos="9061"/>
        </w:tabs>
        <w:rPr>
          <w:rFonts w:asciiTheme="minorHAnsi" w:eastAsiaTheme="minorEastAsia" w:hAnsiTheme="minorHAnsi" w:cstheme="minorBidi"/>
          <w:noProof/>
          <w:lang w:eastAsia="pt-BR"/>
        </w:rPr>
      </w:pPr>
      <w:hyperlink w:anchor="_Toc421744036" w:history="1">
        <w:r w:rsidR="00416A5E" w:rsidRPr="007A3638">
          <w:rPr>
            <w:rStyle w:val="Hyperlink"/>
            <w:rFonts w:ascii="Arial" w:hAnsi="Arial" w:cs="Arial"/>
            <w:noProof/>
            <w:color w:val="auto"/>
          </w:rPr>
          <w:t>5.2.2 CENÁRIOS DE TESTE – INFORMAR FALTA DE ÁGUA</w:t>
        </w:r>
        <w:r w:rsidR="00416A5E" w:rsidRPr="007A3638">
          <w:rPr>
            <w:noProof/>
            <w:webHidden/>
          </w:rPr>
          <w:tab/>
        </w:r>
        <w:r w:rsidR="00656F0A" w:rsidRPr="007A3638">
          <w:rPr>
            <w:noProof/>
            <w:webHidden/>
          </w:rPr>
          <w:fldChar w:fldCharType="begin"/>
        </w:r>
        <w:r w:rsidR="00416A5E" w:rsidRPr="007A3638">
          <w:rPr>
            <w:noProof/>
            <w:webHidden/>
          </w:rPr>
          <w:instrText xml:space="preserve"> PAGEREF _Toc421744036 \h </w:instrText>
        </w:r>
        <w:r w:rsidR="00656F0A" w:rsidRPr="007A3638">
          <w:rPr>
            <w:noProof/>
            <w:webHidden/>
          </w:rPr>
        </w:r>
        <w:r w:rsidR="00656F0A" w:rsidRPr="007A3638">
          <w:rPr>
            <w:noProof/>
            <w:webHidden/>
          </w:rPr>
          <w:fldChar w:fldCharType="separate"/>
        </w:r>
        <w:r w:rsidR="000F6A97">
          <w:rPr>
            <w:noProof/>
            <w:webHidden/>
          </w:rPr>
          <w:t>55</w:t>
        </w:r>
        <w:r w:rsidR="00656F0A" w:rsidRPr="007A3638">
          <w:rPr>
            <w:noProof/>
            <w:webHidden/>
          </w:rPr>
          <w:fldChar w:fldCharType="end"/>
        </w:r>
      </w:hyperlink>
    </w:p>
    <w:p w:rsidR="00416A5E" w:rsidRPr="007A3638" w:rsidRDefault="004B5176">
      <w:pPr>
        <w:pStyle w:val="TOC3"/>
        <w:tabs>
          <w:tab w:val="right" w:leader="dot" w:pos="9061"/>
        </w:tabs>
        <w:rPr>
          <w:rFonts w:asciiTheme="minorHAnsi" w:eastAsiaTheme="minorEastAsia" w:hAnsiTheme="minorHAnsi" w:cstheme="minorBidi"/>
          <w:noProof/>
          <w:lang w:eastAsia="pt-BR"/>
        </w:rPr>
      </w:pPr>
      <w:hyperlink w:anchor="_Toc421744037" w:history="1">
        <w:r w:rsidR="00416A5E" w:rsidRPr="007A3638">
          <w:rPr>
            <w:rStyle w:val="Hyperlink"/>
            <w:rFonts w:ascii="Arial" w:hAnsi="Arial" w:cs="Arial"/>
            <w:noProof/>
            <w:color w:val="auto"/>
          </w:rPr>
          <w:t>5.2.3</w:t>
        </w:r>
        <w:r w:rsidR="000F6A97">
          <w:rPr>
            <w:rStyle w:val="Hyperlink"/>
            <w:rFonts w:ascii="Arial" w:hAnsi="Arial" w:cs="Arial"/>
            <w:noProof/>
            <w:color w:val="auto"/>
          </w:rPr>
          <w:t xml:space="preserve"> CENÁRIOS DE</w:t>
        </w:r>
        <w:r w:rsidR="00416A5E" w:rsidRPr="007A3638">
          <w:rPr>
            <w:rStyle w:val="Hyperlink"/>
            <w:rFonts w:ascii="Arial" w:hAnsi="Arial" w:cs="Arial"/>
            <w:noProof/>
            <w:color w:val="auto"/>
          </w:rPr>
          <w:t xml:space="preserve"> </w:t>
        </w:r>
        <w:r w:rsidR="000F6A97">
          <w:rPr>
            <w:rStyle w:val="Hyperlink"/>
            <w:rFonts w:ascii="Arial" w:hAnsi="Arial" w:cs="Arial"/>
            <w:noProof/>
            <w:color w:val="auto"/>
          </w:rPr>
          <w:t xml:space="preserve">TESTE </w:t>
        </w:r>
        <w:r w:rsidR="00416A5E" w:rsidRPr="007A3638">
          <w:rPr>
            <w:rStyle w:val="Hyperlink"/>
            <w:rFonts w:ascii="Arial" w:hAnsi="Arial" w:cs="Arial"/>
            <w:noProof/>
            <w:color w:val="auto"/>
          </w:rPr>
          <w:t>– SOLICITAR REST. LIGAÇÃO</w:t>
        </w:r>
        <w:r w:rsidR="00416A5E" w:rsidRPr="007A3638">
          <w:rPr>
            <w:noProof/>
            <w:webHidden/>
          </w:rPr>
          <w:tab/>
        </w:r>
        <w:r w:rsidR="00656F0A" w:rsidRPr="007A3638">
          <w:rPr>
            <w:noProof/>
            <w:webHidden/>
          </w:rPr>
          <w:fldChar w:fldCharType="begin"/>
        </w:r>
        <w:r w:rsidR="00416A5E" w:rsidRPr="007A3638">
          <w:rPr>
            <w:noProof/>
            <w:webHidden/>
          </w:rPr>
          <w:instrText xml:space="preserve"> PAGEREF _Toc421744037 \h </w:instrText>
        </w:r>
        <w:r w:rsidR="00656F0A" w:rsidRPr="007A3638">
          <w:rPr>
            <w:noProof/>
            <w:webHidden/>
          </w:rPr>
        </w:r>
        <w:r w:rsidR="00656F0A" w:rsidRPr="007A3638">
          <w:rPr>
            <w:noProof/>
            <w:webHidden/>
          </w:rPr>
          <w:fldChar w:fldCharType="separate"/>
        </w:r>
        <w:r w:rsidR="000F6A97">
          <w:rPr>
            <w:noProof/>
            <w:webHidden/>
          </w:rPr>
          <w:t>56</w:t>
        </w:r>
        <w:r w:rsidR="00656F0A" w:rsidRPr="007A3638">
          <w:rPr>
            <w:noProof/>
            <w:webHidden/>
          </w:rPr>
          <w:fldChar w:fldCharType="end"/>
        </w:r>
      </w:hyperlink>
    </w:p>
    <w:p w:rsidR="00416A5E" w:rsidRPr="007A3638" w:rsidRDefault="004B5176">
      <w:pPr>
        <w:pStyle w:val="TOC2"/>
        <w:tabs>
          <w:tab w:val="right" w:leader="dot" w:pos="9061"/>
        </w:tabs>
        <w:rPr>
          <w:rFonts w:asciiTheme="minorHAnsi" w:eastAsiaTheme="minorEastAsia" w:hAnsiTheme="minorHAnsi" w:cstheme="minorBidi"/>
          <w:noProof/>
          <w:lang w:eastAsia="pt-BR"/>
        </w:rPr>
      </w:pPr>
      <w:hyperlink w:anchor="_Toc421744038" w:history="1">
        <w:r w:rsidR="00416A5E" w:rsidRPr="007A3638">
          <w:rPr>
            <w:rStyle w:val="Hyperlink"/>
            <w:rFonts w:ascii="Arial" w:hAnsi="Arial" w:cs="Arial"/>
            <w:noProof/>
            <w:color w:val="auto"/>
          </w:rPr>
          <w:t>5.3 VERIFICAÇÃO DOS RESULTADOS OBTIDOS</w:t>
        </w:r>
        <w:r w:rsidR="00416A5E" w:rsidRPr="007A3638">
          <w:rPr>
            <w:noProof/>
            <w:webHidden/>
          </w:rPr>
          <w:tab/>
        </w:r>
        <w:r w:rsidR="00656F0A" w:rsidRPr="007A3638">
          <w:rPr>
            <w:noProof/>
            <w:webHidden/>
          </w:rPr>
          <w:fldChar w:fldCharType="begin"/>
        </w:r>
        <w:r w:rsidR="00416A5E" w:rsidRPr="007A3638">
          <w:rPr>
            <w:noProof/>
            <w:webHidden/>
          </w:rPr>
          <w:instrText xml:space="preserve"> PAGEREF _Toc421744038 \h </w:instrText>
        </w:r>
        <w:r w:rsidR="00656F0A" w:rsidRPr="007A3638">
          <w:rPr>
            <w:noProof/>
            <w:webHidden/>
          </w:rPr>
        </w:r>
        <w:r w:rsidR="00656F0A" w:rsidRPr="007A3638">
          <w:rPr>
            <w:noProof/>
            <w:webHidden/>
          </w:rPr>
          <w:fldChar w:fldCharType="separate"/>
        </w:r>
        <w:r w:rsidR="000F6A97">
          <w:rPr>
            <w:noProof/>
            <w:webHidden/>
          </w:rPr>
          <w:t>57</w:t>
        </w:r>
        <w:r w:rsidR="00656F0A" w:rsidRPr="007A3638">
          <w:rPr>
            <w:noProof/>
            <w:webHidden/>
          </w:rPr>
          <w:fldChar w:fldCharType="end"/>
        </w:r>
      </w:hyperlink>
    </w:p>
    <w:p w:rsidR="00416A5E" w:rsidRPr="007A3638" w:rsidRDefault="004B5176">
      <w:pPr>
        <w:pStyle w:val="TOC2"/>
        <w:tabs>
          <w:tab w:val="right" w:leader="dot" w:pos="9061"/>
        </w:tabs>
        <w:rPr>
          <w:rFonts w:asciiTheme="minorHAnsi" w:eastAsiaTheme="minorEastAsia" w:hAnsiTheme="minorHAnsi" w:cstheme="minorBidi"/>
          <w:noProof/>
          <w:lang w:eastAsia="pt-BR"/>
        </w:rPr>
      </w:pPr>
      <w:hyperlink w:anchor="_Toc421744039" w:history="1">
        <w:r w:rsidR="00416A5E" w:rsidRPr="007A3638">
          <w:rPr>
            <w:rStyle w:val="Hyperlink"/>
            <w:rFonts w:ascii="Arial" w:hAnsi="Arial" w:cs="Arial"/>
            <w:noProof/>
            <w:color w:val="auto"/>
          </w:rPr>
          <w:t>5.4 APRESENTAÇÃO DOS RESULTADOS ALCANÇADOS</w:t>
        </w:r>
        <w:r w:rsidR="00416A5E" w:rsidRPr="007A3638">
          <w:rPr>
            <w:noProof/>
            <w:webHidden/>
          </w:rPr>
          <w:tab/>
        </w:r>
        <w:r w:rsidR="00656F0A" w:rsidRPr="007A3638">
          <w:rPr>
            <w:noProof/>
            <w:webHidden/>
          </w:rPr>
          <w:fldChar w:fldCharType="begin"/>
        </w:r>
        <w:r w:rsidR="00416A5E" w:rsidRPr="007A3638">
          <w:rPr>
            <w:noProof/>
            <w:webHidden/>
          </w:rPr>
          <w:instrText xml:space="preserve"> PAGEREF _Toc421744039 \h </w:instrText>
        </w:r>
        <w:r w:rsidR="00656F0A" w:rsidRPr="007A3638">
          <w:rPr>
            <w:noProof/>
            <w:webHidden/>
          </w:rPr>
        </w:r>
        <w:r w:rsidR="00656F0A" w:rsidRPr="007A3638">
          <w:rPr>
            <w:noProof/>
            <w:webHidden/>
          </w:rPr>
          <w:fldChar w:fldCharType="separate"/>
        </w:r>
        <w:r w:rsidR="000F6A97">
          <w:rPr>
            <w:noProof/>
            <w:webHidden/>
          </w:rPr>
          <w:t>58</w:t>
        </w:r>
        <w:r w:rsidR="00656F0A" w:rsidRPr="007A3638">
          <w:rPr>
            <w:noProof/>
            <w:webHidden/>
          </w:rPr>
          <w:fldChar w:fldCharType="end"/>
        </w:r>
      </w:hyperlink>
    </w:p>
    <w:p w:rsidR="00416A5E" w:rsidRPr="007A3638" w:rsidRDefault="004B5176">
      <w:pPr>
        <w:pStyle w:val="TOC1"/>
        <w:rPr>
          <w:rFonts w:asciiTheme="minorHAnsi" w:eastAsiaTheme="minorEastAsia" w:hAnsiTheme="minorHAnsi" w:cstheme="minorBidi"/>
          <w:noProof/>
          <w:color w:val="auto"/>
          <w:lang w:eastAsia="pt-BR"/>
        </w:rPr>
      </w:pPr>
      <w:hyperlink w:anchor="_Toc421744041" w:history="1">
        <w:r w:rsidR="00416A5E" w:rsidRPr="007A3638">
          <w:rPr>
            <w:rStyle w:val="Hyperlink"/>
            <w:rFonts w:ascii="Arial" w:hAnsi="Arial" w:cs="Arial"/>
            <w:noProof/>
            <w:color w:val="auto"/>
          </w:rPr>
          <w:t>6 CONSIDERAÇÕES FINAIS E TRABALHOS FUTUROS</w:t>
        </w:r>
        <w:r w:rsidR="00416A5E" w:rsidRPr="007A3638">
          <w:rPr>
            <w:noProof/>
            <w:webHidden/>
            <w:color w:val="auto"/>
          </w:rPr>
          <w:tab/>
        </w:r>
        <w:r w:rsidR="00656F0A" w:rsidRPr="007A3638">
          <w:rPr>
            <w:noProof/>
            <w:webHidden/>
            <w:color w:val="auto"/>
          </w:rPr>
          <w:fldChar w:fldCharType="begin"/>
        </w:r>
        <w:r w:rsidR="00416A5E" w:rsidRPr="007A3638">
          <w:rPr>
            <w:noProof/>
            <w:webHidden/>
            <w:color w:val="auto"/>
          </w:rPr>
          <w:instrText xml:space="preserve"> PAGEREF _Toc421744041 \h </w:instrText>
        </w:r>
        <w:r w:rsidR="00656F0A" w:rsidRPr="007A3638">
          <w:rPr>
            <w:noProof/>
            <w:webHidden/>
            <w:color w:val="auto"/>
          </w:rPr>
        </w:r>
        <w:r w:rsidR="00656F0A" w:rsidRPr="007A3638">
          <w:rPr>
            <w:noProof/>
            <w:webHidden/>
            <w:color w:val="auto"/>
          </w:rPr>
          <w:fldChar w:fldCharType="separate"/>
        </w:r>
        <w:r w:rsidR="000F6A97">
          <w:rPr>
            <w:noProof/>
            <w:webHidden/>
            <w:color w:val="auto"/>
          </w:rPr>
          <w:t>60</w:t>
        </w:r>
        <w:r w:rsidR="00656F0A" w:rsidRPr="007A3638">
          <w:rPr>
            <w:noProof/>
            <w:webHidden/>
            <w:color w:val="auto"/>
          </w:rPr>
          <w:fldChar w:fldCharType="end"/>
        </w:r>
      </w:hyperlink>
    </w:p>
    <w:p w:rsidR="00416A5E" w:rsidRPr="007A3638" w:rsidRDefault="004B5176">
      <w:pPr>
        <w:pStyle w:val="TOC1"/>
        <w:rPr>
          <w:rFonts w:asciiTheme="minorHAnsi" w:eastAsiaTheme="minorEastAsia" w:hAnsiTheme="minorHAnsi" w:cstheme="minorBidi"/>
          <w:noProof/>
          <w:color w:val="auto"/>
          <w:lang w:eastAsia="pt-BR"/>
        </w:rPr>
      </w:pPr>
      <w:hyperlink w:anchor="_Toc421744042" w:history="1">
        <w:r w:rsidR="00416A5E" w:rsidRPr="007A3638">
          <w:rPr>
            <w:rStyle w:val="Hyperlink"/>
            <w:rFonts w:ascii="Arial" w:hAnsi="Arial" w:cs="Arial"/>
            <w:noProof/>
            <w:color w:val="auto"/>
          </w:rPr>
          <w:t>REFERÊNCIAS</w:t>
        </w:r>
        <w:r w:rsidR="00416A5E" w:rsidRPr="007A3638">
          <w:rPr>
            <w:noProof/>
            <w:webHidden/>
            <w:color w:val="auto"/>
          </w:rPr>
          <w:tab/>
        </w:r>
        <w:r w:rsidR="00656F0A" w:rsidRPr="007A3638">
          <w:rPr>
            <w:noProof/>
            <w:webHidden/>
            <w:color w:val="auto"/>
          </w:rPr>
          <w:fldChar w:fldCharType="begin"/>
        </w:r>
        <w:r w:rsidR="00416A5E" w:rsidRPr="007A3638">
          <w:rPr>
            <w:noProof/>
            <w:webHidden/>
            <w:color w:val="auto"/>
          </w:rPr>
          <w:instrText xml:space="preserve"> PAGEREF _Toc421744042 \h </w:instrText>
        </w:r>
        <w:r w:rsidR="00656F0A" w:rsidRPr="007A3638">
          <w:rPr>
            <w:noProof/>
            <w:webHidden/>
            <w:color w:val="auto"/>
          </w:rPr>
        </w:r>
        <w:r w:rsidR="00656F0A" w:rsidRPr="007A3638">
          <w:rPr>
            <w:noProof/>
            <w:webHidden/>
            <w:color w:val="auto"/>
          </w:rPr>
          <w:fldChar w:fldCharType="separate"/>
        </w:r>
        <w:r w:rsidR="000F6A97">
          <w:rPr>
            <w:noProof/>
            <w:webHidden/>
            <w:color w:val="auto"/>
          </w:rPr>
          <w:t>61</w:t>
        </w:r>
        <w:r w:rsidR="00656F0A" w:rsidRPr="007A3638">
          <w:rPr>
            <w:noProof/>
            <w:webHidden/>
            <w:color w:val="auto"/>
          </w:rPr>
          <w:fldChar w:fldCharType="end"/>
        </w:r>
      </w:hyperlink>
    </w:p>
    <w:p w:rsidR="00A726ED" w:rsidRPr="007A3638" w:rsidRDefault="004B5176" w:rsidP="00416A5E">
      <w:pPr>
        <w:pStyle w:val="TOC1"/>
        <w:rPr>
          <w:rFonts w:asciiTheme="minorHAnsi" w:eastAsiaTheme="minorEastAsia" w:hAnsiTheme="minorHAnsi" w:cstheme="minorBidi"/>
          <w:noProof/>
          <w:color w:val="auto"/>
          <w:lang w:eastAsia="pt-BR"/>
        </w:rPr>
        <w:sectPr w:rsidR="00A726ED" w:rsidRPr="007A3638" w:rsidSect="006A1252">
          <w:headerReference w:type="even" r:id="rId9"/>
          <w:headerReference w:type="default" r:id="rId10"/>
          <w:pgSz w:w="11906" w:h="16838" w:code="9"/>
          <w:pgMar w:top="1701" w:right="1134" w:bottom="1134" w:left="1701" w:header="709" w:footer="709" w:gutter="0"/>
          <w:pgNumType w:start="1"/>
          <w:cols w:space="708"/>
          <w:docGrid w:linePitch="360"/>
        </w:sectPr>
      </w:pPr>
      <w:hyperlink w:anchor="_Toc421744043" w:history="1">
        <w:r w:rsidR="00416A5E" w:rsidRPr="007A3638">
          <w:rPr>
            <w:rStyle w:val="Hyperlink"/>
            <w:rFonts w:ascii="Arial" w:hAnsi="Arial" w:cs="Arial"/>
            <w:noProof/>
            <w:color w:val="auto"/>
          </w:rPr>
          <w:t>ANEXOS</w:t>
        </w:r>
        <w:r w:rsidR="00416A5E" w:rsidRPr="007A3638">
          <w:rPr>
            <w:noProof/>
            <w:webHidden/>
            <w:color w:val="auto"/>
          </w:rPr>
          <w:tab/>
        </w:r>
        <w:r w:rsidR="00656F0A" w:rsidRPr="007A3638">
          <w:rPr>
            <w:noProof/>
            <w:webHidden/>
            <w:color w:val="auto"/>
          </w:rPr>
          <w:fldChar w:fldCharType="begin"/>
        </w:r>
        <w:r w:rsidR="00416A5E" w:rsidRPr="007A3638">
          <w:rPr>
            <w:noProof/>
            <w:webHidden/>
            <w:color w:val="auto"/>
          </w:rPr>
          <w:instrText xml:space="preserve"> PAGEREF _Toc421744043 \h </w:instrText>
        </w:r>
        <w:r w:rsidR="00656F0A" w:rsidRPr="007A3638">
          <w:rPr>
            <w:noProof/>
            <w:webHidden/>
            <w:color w:val="auto"/>
          </w:rPr>
        </w:r>
        <w:r w:rsidR="00656F0A" w:rsidRPr="007A3638">
          <w:rPr>
            <w:noProof/>
            <w:webHidden/>
            <w:color w:val="auto"/>
          </w:rPr>
          <w:fldChar w:fldCharType="separate"/>
        </w:r>
        <w:r w:rsidR="000F6A97">
          <w:rPr>
            <w:noProof/>
            <w:webHidden/>
            <w:color w:val="auto"/>
          </w:rPr>
          <w:t>63</w:t>
        </w:r>
        <w:r w:rsidR="00656F0A" w:rsidRPr="007A3638">
          <w:rPr>
            <w:noProof/>
            <w:webHidden/>
            <w:color w:val="auto"/>
          </w:rPr>
          <w:fldChar w:fldCharType="end"/>
        </w:r>
      </w:hyperlink>
      <w:r w:rsidR="00656F0A" w:rsidRPr="007A3638">
        <w:rPr>
          <w:b/>
          <w:bCs/>
          <w:color w:val="auto"/>
        </w:rPr>
        <w:fldChar w:fldCharType="end"/>
      </w:r>
      <w:bookmarkStart w:id="165" w:name="_Toc327142177"/>
      <w:bookmarkStart w:id="166" w:name="_Toc327142515"/>
    </w:p>
    <w:bookmarkEnd w:id="5"/>
    <w:bookmarkEnd w:id="165"/>
    <w:bookmarkEnd w:id="166"/>
    <w:p w:rsidR="00962A6D" w:rsidRPr="00962A6D" w:rsidRDefault="00962A6D" w:rsidP="00962A6D">
      <w:pPr>
        <w:spacing w:after="0" w:line="240" w:lineRule="auto"/>
        <w:jc w:val="right"/>
        <w:rPr>
          <w:rFonts w:ascii="Arial" w:eastAsia="Times New Roman" w:hAnsi="Arial" w:cs="Arial"/>
          <w:sz w:val="18"/>
          <w:szCs w:val="18"/>
          <w:lang w:eastAsia="pt-BR"/>
        </w:rPr>
      </w:pPr>
      <w:r w:rsidRPr="00962A6D">
        <w:rPr>
          <w:rFonts w:ascii="Arial" w:eastAsia="Times New Roman" w:hAnsi="Arial" w:cs="Arial"/>
          <w:sz w:val="23"/>
          <w:szCs w:val="23"/>
          <w:lang w:eastAsia="pt-BR"/>
        </w:rPr>
        <w:lastRenderedPageBreak/>
        <w:t>C</w:t>
      </w:r>
      <w:r w:rsidRPr="00962A6D">
        <w:rPr>
          <w:rFonts w:ascii="Arial" w:eastAsia="Times New Roman" w:hAnsi="Arial" w:cs="Arial"/>
          <w:sz w:val="18"/>
          <w:szCs w:val="18"/>
          <w:lang w:eastAsia="pt-BR"/>
        </w:rPr>
        <w:t>A P Í T U L O</w:t>
      </w:r>
    </w:p>
    <w:p w:rsidR="00962A6D" w:rsidRPr="0016043C" w:rsidRDefault="00962A6D" w:rsidP="0016043C">
      <w:pPr>
        <w:pStyle w:val="Heading1"/>
        <w:jc w:val="right"/>
        <w:rPr>
          <w:rFonts w:ascii="Arial" w:hAnsi="Arial" w:cs="Arial"/>
          <w:b w:val="0"/>
          <w:sz w:val="164"/>
          <w:szCs w:val="164"/>
        </w:rPr>
      </w:pPr>
      <w:bookmarkStart w:id="167" w:name="_Toc421743316"/>
      <w:bookmarkStart w:id="168" w:name="_Toc421744000"/>
      <w:r w:rsidRPr="0016043C">
        <w:rPr>
          <w:rFonts w:ascii="Arial" w:hAnsi="Arial" w:cs="Arial"/>
          <w:b w:val="0"/>
          <w:sz w:val="164"/>
          <w:szCs w:val="164"/>
        </w:rPr>
        <w:t>1</w:t>
      </w:r>
      <w:bookmarkEnd w:id="167"/>
      <w:bookmarkEnd w:id="168"/>
    </w:p>
    <w:p w:rsidR="00962A6D" w:rsidRPr="0016043C" w:rsidRDefault="00962A6D" w:rsidP="0016043C">
      <w:pPr>
        <w:pStyle w:val="Heading1"/>
        <w:jc w:val="right"/>
        <w:rPr>
          <w:rFonts w:ascii="Arial" w:hAnsi="Arial" w:cs="Arial"/>
          <w:b w:val="0"/>
          <w:sz w:val="33"/>
          <w:szCs w:val="33"/>
        </w:rPr>
      </w:pPr>
      <w:bookmarkStart w:id="169" w:name="_Toc421744001"/>
      <w:r w:rsidRPr="0016043C">
        <w:rPr>
          <w:rFonts w:ascii="Arial" w:hAnsi="Arial" w:cs="Arial"/>
          <w:b w:val="0"/>
          <w:sz w:val="41"/>
          <w:szCs w:val="41"/>
        </w:rPr>
        <w:t>I</w:t>
      </w:r>
      <w:r w:rsidRPr="0016043C">
        <w:rPr>
          <w:rFonts w:ascii="Arial" w:hAnsi="Arial" w:cs="Arial"/>
          <w:b w:val="0"/>
          <w:sz w:val="33"/>
          <w:szCs w:val="33"/>
        </w:rPr>
        <w:t>NTRODUÇÃO</w:t>
      </w:r>
      <w:bookmarkEnd w:id="169"/>
    </w:p>
    <w:p w:rsidR="00962A6D" w:rsidRDefault="00962A6D" w:rsidP="00180668">
      <w:pPr>
        <w:pStyle w:val="MONCAP"/>
        <w:numPr>
          <w:ilvl w:val="0"/>
          <w:numId w:val="0"/>
        </w:numPr>
        <w:rPr>
          <w:rFonts w:ascii="Arial" w:hAnsi="Arial" w:cs="Arial"/>
        </w:rPr>
      </w:pPr>
    </w:p>
    <w:p w:rsidR="00DC07E0" w:rsidRPr="00180668" w:rsidRDefault="00DC07E0" w:rsidP="00180668">
      <w:pPr>
        <w:pStyle w:val="MONCAP"/>
        <w:numPr>
          <w:ilvl w:val="0"/>
          <w:numId w:val="0"/>
        </w:numPr>
        <w:rPr>
          <w:rFonts w:ascii="Arial" w:hAnsi="Arial" w:cs="Arial"/>
        </w:rPr>
      </w:pPr>
    </w:p>
    <w:p w:rsidR="00B1561D" w:rsidRPr="00A95E54" w:rsidRDefault="00DB7AE9" w:rsidP="00211096">
      <w:pPr>
        <w:pStyle w:val="Estilocorpodoc"/>
        <w:rPr>
          <w:rFonts w:cs="Arial"/>
          <w:color w:val="000000"/>
          <w:sz w:val="24"/>
        </w:rPr>
      </w:pPr>
      <w:r w:rsidRPr="00A95E54">
        <w:rPr>
          <w:rFonts w:cs="Arial"/>
          <w:sz w:val="24"/>
        </w:rPr>
        <w:t>A</w:t>
      </w:r>
      <w:r w:rsidRPr="00A95E54">
        <w:rPr>
          <w:rFonts w:cs="Arial"/>
        </w:rPr>
        <w:t xml:space="preserve"> </w:t>
      </w:r>
      <w:r w:rsidRPr="00A95E54">
        <w:rPr>
          <w:rFonts w:cs="Arial"/>
          <w:sz w:val="24"/>
        </w:rPr>
        <w:t xml:space="preserve">Secretaria Nacional de </w:t>
      </w:r>
      <w:r w:rsidR="00873F76" w:rsidRPr="00A95E54">
        <w:rPr>
          <w:rFonts w:cs="Arial"/>
          <w:sz w:val="24"/>
        </w:rPr>
        <w:t>S</w:t>
      </w:r>
      <w:r w:rsidRPr="00A95E54">
        <w:rPr>
          <w:rFonts w:cs="Arial"/>
          <w:sz w:val="24"/>
        </w:rPr>
        <w:t>aneamento Ambiental do Ministério das Cidades (SNSA/MC)</w:t>
      </w:r>
      <w:r w:rsidR="00873F76" w:rsidRPr="00A95E54">
        <w:rPr>
          <w:rFonts w:cs="Arial"/>
          <w:sz w:val="24"/>
        </w:rPr>
        <w:t xml:space="preserve"> </w:t>
      </w:r>
      <w:r w:rsidR="003D58F7" w:rsidRPr="00A95E54">
        <w:rPr>
          <w:rFonts w:cs="Arial"/>
          <w:sz w:val="24"/>
        </w:rPr>
        <w:t>visando</w:t>
      </w:r>
      <w:r w:rsidR="00062448" w:rsidRPr="00A95E54">
        <w:rPr>
          <w:rFonts w:cs="Arial"/>
          <w:sz w:val="24"/>
        </w:rPr>
        <w:t xml:space="preserve"> elevar o</w:t>
      </w:r>
      <w:r w:rsidR="00F57955" w:rsidRPr="00A95E54">
        <w:rPr>
          <w:rFonts w:cs="Arial"/>
          <w:sz w:val="24"/>
        </w:rPr>
        <w:t xml:space="preserve"> nível de desempenho e de eficiência das </w:t>
      </w:r>
      <w:r w:rsidR="00062448" w:rsidRPr="00A95E54">
        <w:rPr>
          <w:rFonts w:cs="Arial"/>
          <w:sz w:val="24"/>
        </w:rPr>
        <w:t>empresas de abastecimen</w:t>
      </w:r>
      <w:r w:rsidR="00F57955" w:rsidRPr="00A95E54">
        <w:rPr>
          <w:rFonts w:cs="Arial"/>
          <w:sz w:val="24"/>
        </w:rPr>
        <w:t>to de água e coleta de esgoto</w:t>
      </w:r>
      <w:r w:rsidR="005E095A" w:rsidRPr="00A95E54">
        <w:rPr>
          <w:rFonts w:cs="Arial"/>
          <w:sz w:val="24"/>
        </w:rPr>
        <w:t xml:space="preserve"> teve</w:t>
      </w:r>
      <w:r w:rsidR="00F57955" w:rsidRPr="00A95E54">
        <w:rPr>
          <w:rFonts w:cs="Arial"/>
          <w:sz w:val="24"/>
        </w:rPr>
        <w:t xml:space="preserve"> a iniciativa de promover o desenvolvimento de um </w:t>
      </w:r>
      <w:r w:rsidR="00F57955" w:rsidRPr="00211096">
        <w:rPr>
          <w:rFonts w:cs="Arial"/>
          <w:i/>
          <w:sz w:val="24"/>
        </w:rPr>
        <w:t>software</w:t>
      </w:r>
      <w:r w:rsidR="00F57955" w:rsidRPr="00A95E54">
        <w:rPr>
          <w:rFonts w:cs="Arial"/>
          <w:sz w:val="24"/>
        </w:rPr>
        <w:t xml:space="preserve"> que pudesse </w:t>
      </w:r>
      <w:r w:rsidR="004D11E1" w:rsidRPr="00A95E54">
        <w:rPr>
          <w:rFonts w:cs="Arial"/>
          <w:sz w:val="24"/>
        </w:rPr>
        <w:t>atender</w:t>
      </w:r>
      <w:r w:rsidR="00F57955" w:rsidRPr="00A95E54">
        <w:rPr>
          <w:rFonts w:cs="Arial"/>
          <w:sz w:val="24"/>
        </w:rPr>
        <w:t xml:space="preserve"> as necessidades básicas do setor</w:t>
      </w:r>
      <w:r w:rsidR="00E876A4">
        <w:rPr>
          <w:rFonts w:cs="Arial"/>
          <w:sz w:val="24"/>
        </w:rPr>
        <w:t xml:space="preserve"> de saneamento de um modo geral.</w:t>
      </w:r>
      <w:r w:rsidR="004D11E1" w:rsidRPr="00A95E54">
        <w:rPr>
          <w:rFonts w:cs="Arial"/>
          <w:sz w:val="24"/>
        </w:rPr>
        <w:t xml:space="preserve"> </w:t>
      </w:r>
      <w:r w:rsidR="00E876A4">
        <w:rPr>
          <w:rFonts w:cs="Arial"/>
          <w:color w:val="000000"/>
          <w:sz w:val="24"/>
        </w:rPr>
        <w:t>P</w:t>
      </w:r>
      <w:r w:rsidR="004D11E1" w:rsidRPr="00A95E54">
        <w:rPr>
          <w:rFonts w:cs="Arial"/>
          <w:color w:val="000000"/>
          <w:sz w:val="24"/>
        </w:rPr>
        <w:t>or meio do Programa de Modernização do Setor de Saneamento (PMSS</w:t>
      </w:r>
      <w:r w:rsidR="002E027F">
        <w:rPr>
          <w:rFonts w:cs="Arial"/>
          <w:color w:val="000000"/>
          <w:sz w:val="24"/>
        </w:rPr>
        <w:t>, 2014</w:t>
      </w:r>
      <w:r w:rsidR="004D11E1" w:rsidRPr="00A95E54">
        <w:rPr>
          <w:rFonts w:cs="Arial"/>
          <w:color w:val="000000"/>
          <w:sz w:val="24"/>
        </w:rPr>
        <w:t xml:space="preserve">) </w:t>
      </w:r>
      <w:r w:rsidR="003D58F7" w:rsidRPr="00A95E54">
        <w:rPr>
          <w:rFonts w:cs="Arial"/>
          <w:color w:val="000000"/>
          <w:sz w:val="24"/>
        </w:rPr>
        <w:t>efetuou a contratação de uma empresa de tecnologia da informação brasileira para executar o projeto concebido.</w:t>
      </w:r>
      <w:r w:rsidR="00211096">
        <w:rPr>
          <w:rFonts w:cs="Arial"/>
          <w:color w:val="000000"/>
          <w:sz w:val="24"/>
        </w:rPr>
        <w:t xml:space="preserve">  </w:t>
      </w:r>
      <w:r w:rsidR="004D11E1" w:rsidRPr="00A95E54">
        <w:rPr>
          <w:rFonts w:cs="Arial"/>
          <w:sz w:val="24"/>
        </w:rPr>
        <w:t>N</w:t>
      </w:r>
      <w:r w:rsidR="00F57955" w:rsidRPr="00A95E54">
        <w:rPr>
          <w:rFonts w:cs="Arial"/>
          <w:sz w:val="24"/>
        </w:rPr>
        <w:t>esse cenário</w:t>
      </w:r>
      <w:r w:rsidR="002E32D4">
        <w:rPr>
          <w:rFonts w:cs="Arial"/>
          <w:sz w:val="24"/>
        </w:rPr>
        <w:t>,</w:t>
      </w:r>
      <w:r w:rsidR="00F57955" w:rsidRPr="00A95E54">
        <w:rPr>
          <w:rFonts w:cs="Arial"/>
          <w:sz w:val="24"/>
        </w:rPr>
        <w:t xml:space="preserve"> surge então o </w:t>
      </w:r>
      <w:r w:rsidR="00211096">
        <w:rPr>
          <w:rFonts w:cs="Arial"/>
          <w:sz w:val="24"/>
        </w:rPr>
        <w:t>sistema</w:t>
      </w:r>
      <w:r w:rsidR="00331CDA" w:rsidRPr="00A95E54">
        <w:rPr>
          <w:rFonts w:cs="Arial"/>
          <w:color w:val="000000"/>
          <w:sz w:val="24"/>
        </w:rPr>
        <w:t xml:space="preserve"> </w:t>
      </w:r>
      <w:r w:rsidR="007F3194">
        <w:rPr>
          <w:rFonts w:cs="Arial"/>
          <w:color w:val="000000"/>
          <w:sz w:val="24"/>
        </w:rPr>
        <w:t>GSAN (</w:t>
      </w:r>
      <w:r w:rsidR="005E095A" w:rsidRPr="005E095A">
        <w:rPr>
          <w:rFonts w:cs="Arial"/>
          <w:color w:val="000000"/>
          <w:sz w:val="24"/>
        </w:rPr>
        <w:t>Sistema Integrado de Gestão de Serviços de Saneamento</w:t>
      </w:r>
      <w:r w:rsidR="007F3194">
        <w:rPr>
          <w:rFonts w:cs="Arial"/>
          <w:color w:val="000000"/>
          <w:sz w:val="24"/>
        </w:rPr>
        <w:t>)</w:t>
      </w:r>
      <w:r w:rsidR="004D11E1" w:rsidRPr="00A95E54">
        <w:rPr>
          <w:rFonts w:cs="Arial"/>
          <w:color w:val="000000"/>
          <w:sz w:val="24"/>
        </w:rPr>
        <w:t xml:space="preserve"> que se trata de um sistema</w:t>
      </w:r>
      <w:r w:rsidR="00331CDA" w:rsidRPr="00A95E54">
        <w:rPr>
          <w:rFonts w:cs="Arial"/>
          <w:color w:val="000000"/>
          <w:sz w:val="24"/>
        </w:rPr>
        <w:t xml:space="preserve"> desenvolvido com </w:t>
      </w:r>
      <w:r w:rsidR="003D58F7" w:rsidRPr="00A95E54">
        <w:rPr>
          <w:rFonts w:cs="Arial"/>
          <w:color w:val="000000"/>
          <w:sz w:val="24"/>
        </w:rPr>
        <w:t>tecnologias</w:t>
      </w:r>
      <w:r w:rsidR="004D11E1" w:rsidRPr="00A95E54">
        <w:rPr>
          <w:rFonts w:cs="Arial"/>
          <w:color w:val="000000"/>
          <w:sz w:val="24"/>
        </w:rPr>
        <w:t xml:space="preserve"> de </w:t>
      </w:r>
      <w:r w:rsidR="004D11E1" w:rsidRPr="00211096">
        <w:rPr>
          <w:rFonts w:cs="Arial"/>
          <w:i/>
          <w:color w:val="000000"/>
          <w:sz w:val="24"/>
        </w:rPr>
        <w:t>software</w:t>
      </w:r>
      <w:r w:rsidR="004D11E1" w:rsidRPr="00A95E54">
        <w:rPr>
          <w:rFonts w:cs="Arial"/>
          <w:color w:val="000000"/>
          <w:sz w:val="24"/>
        </w:rPr>
        <w:t xml:space="preserve"> livre, para a gerência de o</w:t>
      </w:r>
      <w:r w:rsidR="00331CDA" w:rsidRPr="00A95E54">
        <w:rPr>
          <w:rFonts w:cs="Arial"/>
          <w:color w:val="000000"/>
          <w:sz w:val="24"/>
        </w:rPr>
        <w:t xml:space="preserve">perações </w:t>
      </w:r>
      <w:r w:rsidR="004D11E1" w:rsidRPr="00A95E54">
        <w:rPr>
          <w:rFonts w:cs="Arial"/>
          <w:color w:val="000000"/>
          <w:sz w:val="24"/>
        </w:rPr>
        <w:t>c</w:t>
      </w:r>
      <w:r w:rsidR="00331CDA" w:rsidRPr="00A95E54">
        <w:rPr>
          <w:rFonts w:cs="Arial"/>
          <w:color w:val="000000"/>
          <w:sz w:val="24"/>
        </w:rPr>
        <w:t>omerciai</w:t>
      </w:r>
      <w:r w:rsidR="004D11E1" w:rsidRPr="00A95E54">
        <w:rPr>
          <w:rFonts w:cs="Arial"/>
          <w:color w:val="000000"/>
          <w:sz w:val="24"/>
        </w:rPr>
        <w:t>s e de c</w:t>
      </w:r>
      <w:r w:rsidR="00331CDA" w:rsidRPr="00A95E54">
        <w:rPr>
          <w:rFonts w:cs="Arial"/>
          <w:color w:val="000000"/>
          <w:sz w:val="24"/>
        </w:rPr>
        <w:t>ontrole da execução de serviços internos</w:t>
      </w:r>
      <w:r w:rsidR="00E876A4">
        <w:rPr>
          <w:rFonts w:cs="Arial"/>
          <w:color w:val="000000"/>
          <w:sz w:val="24"/>
        </w:rPr>
        <w:t xml:space="preserve"> das companhias de saneamento,</w:t>
      </w:r>
      <w:r w:rsidR="003D58F7" w:rsidRPr="00A95E54">
        <w:rPr>
          <w:rFonts w:cs="Arial"/>
          <w:color w:val="000000"/>
          <w:sz w:val="24"/>
        </w:rPr>
        <w:t xml:space="preserve"> </w:t>
      </w:r>
      <w:r w:rsidR="007838A2">
        <w:rPr>
          <w:rFonts w:cs="Arial"/>
          <w:color w:val="000000"/>
          <w:sz w:val="24"/>
        </w:rPr>
        <w:t xml:space="preserve">o </w:t>
      </w:r>
      <w:r w:rsidR="007838A2" w:rsidRPr="007838A2">
        <w:rPr>
          <w:rFonts w:cs="Arial"/>
          <w:i/>
          <w:color w:val="000000"/>
          <w:sz w:val="24"/>
        </w:rPr>
        <w:t>software</w:t>
      </w:r>
      <w:r w:rsidR="007838A2">
        <w:rPr>
          <w:rFonts w:cs="Arial"/>
          <w:color w:val="000000"/>
          <w:sz w:val="24"/>
        </w:rPr>
        <w:t xml:space="preserve"> atualmente encontra-se </w:t>
      </w:r>
      <w:r w:rsidR="00331CDA" w:rsidRPr="00A95E54">
        <w:rPr>
          <w:rFonts w:cs="Arial"/>
          <w:color w:val="000000"/>
          <w:sz w:val="24"/>
        </w:rPr>
        <w:t xml:space="preserve">disponível gratuitamente </w:t>
      </w:r>
      <w:r w:rsidR="004D11E1" w:rsidRPr="00A95E54">
        <w:rPr>
          <w:rFonts w:cs="Arial"/>
          <w:color w:val="000000"/>
          <w:sz w:val="24"/>
        </w:rPr>
        <w:t xml:space="preserve">no portal do </w:t>
      </w:r>
      <w:r w:rsidR="004D11E1" w:rsidRPr="00211096">
        <w:rPr>
          <w:rFonts w:cs="Arial"/>
          <w:i/>
          <w:color w:val="000000"/>
          <w:sz w:val="24"/>
        </w:rPr>
        <w:t>software</w:t>
      </w:r>
      <w:r w:rsidR="004D11E1" w:rsidRPr="00A95E54">
        <w:rPr>
          <w:rFonts w:cs="Arial"/>
          <w:color w:val="000000"/>
          <w:sz w:val="24"/>
        </w:rPr>
        <w:t xml:space="preserve"> público brasileiro</w:t>
      </w:r>
      <w:r w:rsidR="00706EFD">
        <w:rPr>
          <w:rFonts w:cs="Arial"/>
          <w:color w:val="000000"/>
          <w:sz w:val="24"/>
        </w:rPr>
        <w:t xml:space="preserve"> (</w:t>
      </w:r>
      <w:r w:rsidR="00706EFD">
        <w:t>PORTAL, 2014</w:t>
      </w:r>
      <w:r w:rsidR="00706EFD">
        <w:rPr>
          <w:rFonts w:cs="Arial"/>
          <w:color w:val="000000"/>
          <w:sz w:val="24"/>
        </w:rPr>
        <w:t>)</w:t>
      </w:r>
      <w:r w:rsidR="00331CDA" w:rsidRPr="00A95E54">
        <w:rPr>
          <w:rFonts w:cs="Arial"/>
          <w:color w:val="000000"/>
          <w:sz w:val="24"/>
        </w:rPr>
        <w:t xml:space="preserve">. </w:t>
      </w:r>
      <w:r w:rsidR="003D4FDF" w:rsidRPr="00A95E54">
        <w:rPr>
          <w:rFonts w:cs="Arial"/>
          <w:color w:val="000000"/>
          <w:sz w:val="24"/>
        </w:rPr>
        <w:t xml:space="preserve">Mesmo com a modernização do setor de saneamento através do </w:t>
      </w:r>
      <w:r w:rsidR="00A20553">
        <w:rPr>
          <w:rFonts w:cs="Arial"/>
          <w:color w:val="000000"/>
          <w:sz w:val="24"/>
        </w:rPr>
        <w:t>sistema</w:t>
      </w:r>
      <w:r w:rsidR="003D4FDF" w:rsidRPr="00A95E54">
        <w:rPr>
          <w:rFonts w:cs="Arial"/>
          <w:color w:val="000000"/>
          <w:sz w:val="24"/>
        </w:rPr>
        <w:t xml:space="preserve"> GSAN</w:t>
      </w:r>
      <w:r w:rsidR="00353F39">
        <w:rPr>
          <w:rFonts w:cs="Arial"/>
          <w:color w:val="000000"/>
          <w:sz w:val="24"/>
        </w:rPr>
        <w:t xml:space="preserve"> que atualmente está implantado em 10 companhias estaduais das quais 4 estão em processo de migração</w:t>
      </w:r>
      <w:r w:rsidR="00706EFD">
        <w:rPr>
          <w:rFonts w:cs="Arial"/>
          <w:color w:val="000000"/>
          <w:sz w:val="24"/>
        </w:rPr>
        <w:t xml:space="preserve"> (PMSS, 2014)</w:t>
      </w:r>
      <w:r w:rsidR="003D4FDF" w:rsidRPr="00A95E54">
        <w:rPr>
          <w:rFonts w:cs="Arial"/>
          <w:color w:val="000000"/>
          <w:sz w:val="24"/>
        </w:rPr>
        <w:t>, ainda há gran</w:t>
      </w:r>
      <w:r w:rsidR="00353F39">
        <w:rPr>
          <w:rFonts w:cs="Arial"/>
          <w:color w:val="000000"/>
          <w:sz w:val="24"/>
        </w:rPr>
        <w:t>des desafios a serem superados e</w:t>
      </w:r>
      <w:r w:rsidR="00281CCD">
        <w:rPr>
          <w:rFonts w:cs="Arial"/>
          <w:color w:val="000000"/>
          <w:sz w:val="24"/>
        </w:rPr>
        <w:t xml:space="preserve"> </w:t>
      </w:r>
      <w:r w:rsidR="003D4FDF" w:rsidRPr="00A95E54">
        <w:rPr>
          <w:rFonts w:cs="Arial"/>
          <w:color w:val="000000"/>
          <w:sz w:val="24"/>
        </w:rPr>
        <w:t>um deles será abordado neste trabalho.</w:t>
      </w:r>
    </w:p>
    <w:p w:rsidR="003D4FDF" w:rsidRDefault="003D4FDF" w:rsidP="00A95E54">
      <w:pPr>
        <w:pStyle w:val="Estilocorpodoc"/>
        <w:rPr>
          <w:rFonts w:cs="Arial"/>
          <w:sz w:val="24"/>
        </w:rPr>
      </w:pPr>
      <w:r w:rsidRPr="00A95E54">
        <w:rPr>
          <w:rFonts w:cs="Arial"/>
          <w:sz w:val="24"/>
        </w:rPr>
        <w:t xml:space="preserve">O Atendimento ao público </w:t>
      </w:r>
      <w:r w:rsidR="00A20553">
        <w:rPr>
          <w:rFonts w:cs="Arial"/>
          <w:sz w:val="24"/>
        </w:rPr>
        <w:t>trata-se de</w:t>
      </w:r>
      <w:r w:rsidR="00AD4DEF" w:rsidRPr="00A95E54">
        <w:rPr>
          <w:rFonts w:cs="Arial"/>
          <w:sz w:val="24"/>
        </w:rPr>
        <w:t xml:space="preserve"> uma das frentes</w:t>
      </w:r>
      <w:r w:rsidR="00281CCD">
        <w:rPr>
          <w:rFonts w:cs="Arial"/>
          <w:sz w:val="24"/>
        </w:rPr>
        <w:t xml:space="preserve"> </w:t>
      </w:r>
      <w:r w:rsidR="00AD4DEF" w:rsidRPr="00A95E54">
        <w:rPr>
          <w:rFonts w:cs="Arial"/>
          <w:sz w:val="24"/>
        </w:rPr>
        <w:t>que a</w:t>
      </w:r>
      <w:r w:rsidR="00A63EB5" w:rsidRPr="00A95E54">
        <w:rPr>
          <w:rFonts w:cs="Arial"/>
          <w:sz w:val="24"/>
        </w:rPr>
        <w:t>s</w:t>
      </w:r>
      <w:r w:rsidR="00AD4DEF" w:rsidRPr="00A95E54">
        <w:rPr>
          <w:rFonts w:cs="Arial"/>
          <w:sz w:val="24"/>
        </w:rPr>
        <w:t xml:space="preserve"> empresa</w:t>
      </w:r>
      <w:r w:rsidR="00A63EB5" w:rsidRPr="00A95E54">
        <w:rPr>
          <w:rFonts w:cs="Arial"/>
          <w:sz w:val="24"/>
        </w:rPr>
        <w:t>s</w:t>
      </w:r>
      <w:r w:rsidR="00AD4DEF" w:rsidRPr="00A95E54">
        <w:rPr>
          <w:rFonts w:cs="Arial"/>
          <w:sz w:val="24"/>
        </w:rPr>
        <w:t xml:space="preserve"> de saneamento </w:t>
      </w:r>
      <w:r w:rsidR="00926CD3" w:rsidRPr="00A95E54">
        <w:rPr>
          <w:rFonts w:cs="Arial"/>
          <w:sz w:val="24"/>
        </w:rPr>
        <w:t>necessita</w:t>
      </w:r>
      <w:r w:rsidR="00A63EB5" w:rsidRPr="00A95E54">
        <w:rPr>
          <w:rFonts w:cs="Arial"/>
          <w:sz w:val="24"/>
        </w:rPr>
        <w:t>m</w:t>
      </w:r>
      <w:r w:rsidR="00AD4DEF" w:rsidRPr="00A95E54">
        <w:rPr>
          <w:rFonts w:cs="Arial"/>
          <w:sz w:val="24"/>
        </w:rPr>
        <w:t xml:space="preserve"> d</w:t>
      </w:r>
      <w:r w:rsidR="00BE5BBA">
        <w:rPr>
          <w:rFonts w:cs="Arial"/>
          <w:sz w:val="24"/>
        </w:rPr>
        <w:t>isponibilizar aos seus clientes. M</w:t>
      </w:r>
      <w:r w:rsidR="00AD4DEF" w:rsidRPr="00A95E54">
        <w:rPr>
          <w:rFonts w:cs="Arial"/>
          <w:sz w:val="24"/>
        </w:rPr>
        <w:t xml:space="preserve">uitas das vezes o </w:t>
      </w:r>
      <w:r w:rsidR="00BE5BBA">
        <w:rPr>
          <w:rFonts w:cs="Arial"/>
          <w:sz w:val="24"/>
        </w:rPr>
        <w:t>valor</w:t>
      </w:r>
      <w:r w:rsidR="00AD4DEF" w:rsidRPr="00A95E54">
        <w:rPr>
          <w:rFonts w:cs="Arial"/>
          <w:sz w:val="24"/>
        </w:rPr>
        <w:t xml:space="preserve"> </w:t>
      </w:r>
      <w:r w:rsidR="00BE5BBA">
        <w:rPr>
          <w:rFonts w:cs="Arial"/>
          <w:sz w:val="24"/>
        </w:rPr>
        <w:t xml:space="preserve">envolvido </w:t>
      </w:r>
      <w:r w:rsidR="00851B66">
        <w:rPr>
          <w:rFonts w:cs="Arial"/>
          <w:sz w:val="24"/>
        </w:rPr>
        <w:t>em</w:t>
      </w:r>
      <w:r w:rsidR="00945E90" w:rsidRPr="00A95E54">
        <w:rPr>
          <w:rFonts w:cs="Arial"/>
          <w:sz w:val="24"/>
        </w:rPr>
        <w:t xml:space="preserve"> </w:t>
      </w:r>
      <w:r w:rsidR="00A20553">
        <w:rPr>
          <w:rFonts w:cs="Arial"/>
          <w:sz w:val="24"/>
        </w:rPr>
        <w:t>manter disponível uma</w:t>
      </w:r>
      <w:r w:rsidR="00A63EB5" w:rsidRPr="00A95E54">
        <w:rPr>
          <w:rFonts w:cs="Arial"/>
          <w:sz w:val="24"/>
        </w:rPr>
        <w:t xml:space="preserve"> infraestrutura</w:t>
      </w:r>
      <w:r w:rsidR="0066048A">
        <w:rPr>
          <w:rFonts w:cs="Arial"/>
          <w:sz w:val="24"/>
        </w:rPr>
        <w:t xml:space="preserve"> que atenda</w:t>
      </w:r>
      <w:r w:rsidR="00A20553">
        <w:rPr>
          <w:rFonts w:cs="Arial"/>
          <w:sz w:val="24"/>
        </w:rPr>
        <w:t xml:space="preserve"> a necessidade da empresa</w:t>
      </w:r>
      <w:r w:rsidR="005508D1">
        <w:rPr>
          <w:rFonts w:cs="Arial"/>
          <w:sz w:val="24"/>
        </w:rPr>
        <w:t xml:space="preserve">, </w:t>
      </w:r>
      <w:r w:rsidR="0090008D">
        <w:rPr>
          <w:rFonts w:cs="Arial"/>
          <w:sz w:val="24"/>
        </w:rPr>
        <w:t>com</w:t>
      </w:r>
      <w:r w:rsidR="0090008D" w:rsidRPr="00A95E54">
        <w:rPr>
          <w:rFonts w:cs="Arial"/>
          <w:sz w:val="24"/>
        </w:rPr>
        <w:t xml:space="preserve"> </w:t>
      </w:r>
      <w:r w:rsidR="0090008D">
        <w:rPr>
          <w:rFonts w:cs="Arial"/>
          <w:sz w:val="24"/>
        </w:rPr>
        <w:t>equipes</w:t>
      </w:r>
      <w:r w:rsidR="00AD4DEF" w:rsidRPr="00A95E54">
        <w:rPr>
          <w:rFonts w:cs="Arial"/>
          <w:sz w:val="24"/>
        </w:rPr>
        <w:t xml:space="preserve"> de </w:t>
      </w:r>
      <w:r w:rsidR="00AD4DEF" w:rsidRPr="0066048A">
        <w:rPr>
          <w:rFonts w:cs="Arial"/>
          <w:i/>
          <w:sz w:val="24"/>
        </w:rPr>
        <w:t>Call</w:t>
      </w:r>
      <w:r w:rsidR="0066048A" w:rsidRPr="0066048A">
        <w:rPr>
          <w:rFonts w:cs="Arial"/>
          <w:i/>
          <w:sz w:val="24"/>
        </w:rPr>
        <w:t xml:space="preserve"> </w:t>
      </w:r>
      <w:r w:rsidR="00AD4DEF" w:rsidRPr="0066048A">
        <w:rPr>
          <w:rFonts w:cs="Arial"/>
          <w:i/>
          <w:sz w:val="24"/>
        </w:rPr>
        <w:t>Center</w:t>
      </w:r>
      <w:r w:rsidR="00A20553">
        <w:rPr>
          <w:rFonts w:cs="Arial"/>
          <w:sz w:val="24"/>
        </w:rPr>
        <w:t xml:space="preserve"> ou mesmo com a</w:t>
      </w:r>
      <w:r w:rsidR="00AD4DEF" w:rsidRPr="00A95E54">
        <w:rPr>
          <w:rFonts w:cs="Arial"/>
          <w:sz w:val="24"/>
        </w:rPr>
        <w:t xml:space="preserve">tendimento </w:t>
      </w:r>
      <w:r w:rsidR="00A20553">
        <w:rPr>
          <w:rFonts w:cs="Arial"/>
          <w:sz w:val="24"/>
        </w:rPr>
        <w:t>p</w:t>
      </w:r>
      <w:r w:rsidR="00945E90" w:rsidRPr="00A95E54">
        <w:rPr>
          <w:rFonts w:cs="Arial"/>
          <w:sz w:val="24"/>
        </w:rPr>
        <w:t>resencial</w:t>
      </w:r>
      <w:r w:rsidR="005508D1">
        <w:rPr>
          <w:rFonts w:cs="Arial"/>
          <w:sz w:val="24"/>
        </w:rPr>
        <w:t>,</w:t>
      </w:r>
      <w:r w:rsidR="00A63EB5" w:rsidRPr="00A95E54">
        <w:rPr>
          <w:rFonts w:cs="Arial"/>
          <w:sz w:val="24"/>
        </w:rPr>
        <w:t xml:space="preserve"> podem gerar custos astronômicos</w:t>
      </w:r>
      <w:r w:rsidR="00A20553">
        <w:rPr>
          <w:rFonts w:cs="Arial"/>
          <w:sz w:val="24"/>
        </w:rPr>
        <w:t xml:space="preserve"> dependendo da quantidade e qualidade da mão de obra </w:t>
      </w:r>
      <w:r w:rsidR="0066048A">
        <w:rPr>
          <w:rFonts w:cs="Arial"/>
          <w:sz w:val="24"/>
        </w:rPr>
        <w:t>contratada, aquisição de licenças para soluções proprietárias entre outros fatores que podem contribuir para variação do valor</w:t>
      </w:r>
      <w:r w:rsidR="00281CCD">
        <w:rPr>
          <w:rFonts w:cs="Arial"/>
          <w:sz w:val="24"/>
        </w:rPr>
        <w:t>. A</w:t>
      </w:r>
      <w:r w:rsidR="00AD4DEF" w:rsidRPr="00A95E54">
        <w:rPr>
          <w:rFonts w:cs="Arial"/>
          <w:sz w:val="24"/>
        </w:rPr>
        <w:t xml:space="preserve">tualmente </w:t>
      </w:r>
      <w:r w:rsidR="00A20553">
        <w:rPr>
          <w:rFonts w:cs="Arial"/>
          <w:sz w:val="24"/>
        </w:rPr>
        <w:t>o</w:t>
      </w:r>
      <w:r w:rsidR="00AD4DEF" w:rsidRPr="00A95E54">
        <w:rPr>
          <w:rFonts w:cs="Arial"/>
          <w:sz w:val="24"/>
        </w:rPr>
        <w:t xml:space="preserve"> </w:t>
      </w:r>
      <w:r w:rsidR="00825724">
        <w:rPr>
          <w:rFonts w:cs="Arial"/>
          <w:sz w:val="24"/>
        </w:rPr>
        <w:t xml:space="preserve">uso </w:t>
      </w:r>
      <w:r w:rsidR="00AD4DEF" w:rsidRPr="00A95E54">
        <w:rPr>
          <w:rFonts w:cs="Arial"/>
          <w:sz w:val="24"/>
        </w:rPr>
        <w:t xml:space="preserve">de </w:t>
      </w:r>
      <w:r w:rsidR="00A572B8">
        <w:rPr>
          <w:rFonts w:cs="Arial"/>
          <w:sz w:val="24"/>
        </w:rPr>
        <w:t>software</w:t>
      </w:r>
      <w:r w:rsidR="00926CD3" w:rsidRPr="00A95E54">
        <w:rPr>
          <w:rFonts w:cs="Arial"/>
          <w:sz w:val="24"/>
        </w:rPr>
        <w:t xml:space="preserve"> </w:t>
      </w:r>
      <w:r w:rsidR="00211096" w:rsidRPr="00211096">
        <w:rPr>
          <w:rFonts w:cs="Arial"/>
          <w:i/>
          <w:sz w:val="24"/>
        </w:rPr>
        <w:lastRenderedPageBreak/>
        <w:t>Open Sourc</w:t>
      </w:r>
      <w:r w:rsidR="00A572B8">
        <w:rPr>
          <w:rFonts w:cs="Arial"/>
          <w:i/>
          <w:sz w:val="24"/>
        </w:rPr>
        <w:t>e</w:t>
      </w:r>
      <w:r w:rsidR="00825724">
        <w:rPr>
          <w:rFonts w:cs="Arial"/>
          <w:sz w:val="24"/>
        </w:rPr>
        <w:t xml:space="preserve"> nas empresas tem se tornado bastante comum</w:t>
      </w:r>
      <w:r w:rsidR="0066048A">
        <w:rPr>
          <w:rFonts w:cs="Arial"/>
          <w:sz w:val="24"/>
        </w:rPr>
        <w:t xml:space="preserve"> </w:t>
      </w:r>
      <w:r w:rsidR="0066048A" w:rsidRPr="00A572B8">
        <w:rPr>
          <w:rFonts w:cs="Arial"/>
          <w:sz w:val="24"/>
        </w:rPr>
        <w:t>(</w:t>
      </w:r>
      <w:r w:rsidR="0066048A" w:rsidRPr="00A572B8">
        <w:t>MEIRELLES, 2015</w:t>
      </w:r>
      <w:r w:rsidR="0066048A" w:rsidRPr="00A572B8">
        <w:rPr>
          <w:rFonts w:cs="Arial"/>
          <w:sz w:val="24"/>
        </w:rPr>
        <w:t>)</w:t>
      </w:r>
      <w:r w:rsidR="00A572B8">
        <w:rPr>
          <w:rFonts w:cs="Arial"/>
          <w:i/>
          <w:sz w:val="24"/>
        </w:rPr>
        <w:t>,</w:t>
      </w:r>
      <w:r w:rsidR="00AD4DEF" w:rsidRPr="00A95E54">
        <w:rPr>
          <w:rFonts w:cs="Arial"/>
          <w:sz w:val="24"/>
        </w:rPr>
        <w:t xml:space="preserve"> </w:t>
      </w:r>
      <w:r w:rsidR="00A20553">
        <w:rPr>
          <w:rFonts w:cs="Arial"/>
          <w:sz w:val="24"/>
        </w:rPr>
        <w:t xml:space="preserve">com intuito de apoiar </w:t>
      </w:r>
      <w:r w:rsidR="00AD4DEF" w:rsidRPr="00A95E54">
        <w:rPr>
          <w:rFonts w:cs="Arial"/>
          <w:sz w:val="24"/>
        </w:rPr>
        <w:t>o</w:t>
      </w:r>
      <w:r w:rsidR="00825724">
        <w:rPr>
          <w:rFonts w:cs="Arial"/>
          <w:sz w:val="24"/>
        </w:rPr>
        <w:t xml:space="preserve"> negócio,</w:t>
      </w:r>
      <w:r w:rsidR="00AD4DEF" w:rsidRPr="00A95E54">
        <w:rPr>
          <w:rFonts w:cs="Arial"/>
          <w:sz w:val="24"/>
        </w:rPr>
        <w:t xml:space="preserve"> </w:t>
      </w:r>
      <w:r w:rsidR="00A63EB5" w:rsidRPr="00A95E54">
        <w:rPr>
          <w:rFonts w:cs="Arial"/>
          <w:sz w:val="24"/>
        </w:rPr>
        <w:t xml:space="preserve">como é o caso do </w:t>
      </w:r>
      <w:r w:rsidR="00A63EB5" w:rsidRPr="00211096">
        <w:rPr>
          <w:rFonts w:cs="Arial"/>
          <w:i/>
          <w:sz w:val="24"/>
        </w:rPr>
        <w:t>software</w:t>
      </w:r>
      <w:r w:rsidR="00A63EB5" w:rsidRPr="00A95E54">
        <w:rPr>
          <w:rFonts w:cs="Arial"/>
          <w:sz w:val="24"/>
        </w:rPr>
        <w:t xml:space="preserve"> Asterisk que implementa facilidades no uso de </w:t>
      </w:r>
      <w:r w:rsidR="00AD4DEF" w:rsidRPr="00A95E54">
        <w:rPr>
          <w:rFonts w:cs="Arial"/>
          <w:sz w:val="24"/>
        </w:rPr>
        <w:t xml:space="preserve">tecnologias como </w:t>
      </w:r>
      <w:r w:rsidR="00A63EB5" w:rsidRPr="00A95E54">
        <w:rPr>
          <w:rFonts w:cs="Arial"/>
          <w:sz w:val="24"/>
        </w:rPr>
        <w:t>PABX (</w:t>
      </w:r>
      <w:r w:rsidR="00A63EB5" w:rsidRPr="007F3194">
        <w:rPr>
          <w:rFonts w:cs="Arial"/>
          <w:i/>
          <w:sz w:val="24"/>
        </w:rPr>
        <w:t>Private Automatic Branch Exchange</w:t>
      </w:r>
      <w:r w:rsidR="00A63EB5" w:rsidRPr="00A95E54">
        <w:rPr>
          <w:rFonts w:cs="Arial"/>
          <w:sz w:val="24"/>
        </w:rPr>
        <w:t>)</w:t>
      </w:r>
      <w:r w:rsidR="00A050AF">
        <w:rPr>
          <w:rFonts w:cs="Arial"/>
          <w:sz w:val="24"/>
        </w:rPr>
        <w:t xml:space="preserve"> </w:t>
      </w:r>
      <w:r w:rsidR="00A63EB5" w:rsidRPr="00A95E54">
        <w:rPr>
          <w:rFonts w:cs="Arial"/>
          <w:sz w:val="24"/>
        </w:rPr>
        <w:t xml:space="preserve"> tanto para linhas telefônicas convencionais como também </w:t>
      </w:r>
      <w:r w:rsidR="00A050AF">
        <w:rPr>
          <w:rFonts w:cs="Arial"/>
          <w:sz w:val="24"/>
        </w:rPr>
        <w:t xml:space="preserve">por </w:t>
      </w:r>
      <w:r w:rsidR="00AD4DEF" w:rsidRPr="00A95E54">
        <w:rPr>
          <w:rFonts w:cs="Arial"/>
          <w:sz w:val="24"/>
        </w:rPr>
        <w:t>VoIP (</w:t>
      </w:r>
      <w:r w:rsidR="00AD4DEF" w:rsidRPr="007F3194">
        <w:rPr>
          <w:rFonts w:cs="Arial"/>
          <w:i/>
          <w:sz w:val="24"/>
        </w:rPr>
        <w:t>Voice over Internet Protocol</w:t>
      </w:r>
      <w:r w:rsidR="00AD4DEF" w:rsidRPr="00A95E54">
        <w:rPr>
          <w:rFonts w:cs="Arial"/>
          <w:sz w:val="24"/>
        </w:rPr>
        <w:t xml:space="preserve">) que </w:t>
      </w:r>
      <w:r w:rsidR="00A050AF">
        <w:rPr>
          <w:rFonts w:cs="Arial"/>
          <w:sz w:val="24"/>
        </w:rPr>
        <w:t xml:space="preserve">utiliza </w:t>
      </w:r>
      <w:r w:rsidR="00AD4DEF" w:rsidRPr="00A95E54">
        <w:rPr>
          <w:rFonts w:cs="Arial"/>
          <w:sz w:val="24"/>
        </w:rPr>
        <w:t>a transmissão de voz</w:t>
      </w:r>
      <w:r w:rsidR="00945E90" w:rsidRPr="00A95E54">
        <w:rPr>
          <w:rFonts w:cs="Arial"/>
          <w:sz w:val="24"/>
        </w:rPr>
        <w:t xml:space="preserve"> sobre um rede IP</w:t>
      </w:r>
      <w:r w:rsidR="00A63EB5" w:rsidRPr="00A95E54">
        <w:rPr>
          <w:rFonts w:cs="Arial"/>
          <w:sz w:val="24"/>
        </w:rPr>
        <w:t xml:space="preserve"> (</w:t>
      </w:r>
      <w:r w:rsidR="00A63EB5" w:rsidRPr="007F3194">
        <w:rPr>
          <w:rFonts w:cs="Arial"/>
          <w:i/>
          <w:sz w:val="24"/>
        </w:rPr>
        <w:t>Internet Protocol</w:t>
      </w:r>
      <w:r w:rsidR="00A63EB5" w:rsidRPr="00A95E54">
        <w:rPr>
          <w:rFonts w:cs="Arial"/>
          <w:sz w:val="24"/>
        </w:rPr>
        <w:t>)</w:t>
      </w:r>
      <w:r w:rsidR="00945E90" w:rsidRPr="00A95E54">
        <w:rPr>
          <w:rFonts w:cs="Arial"/>
          <w:sz w:val="24"/>
        </w:rPr>
        <w:t xml:space="preserve"> </w:t>
      </w:r>
      <w:r w:rsidR="00A050AF">
        <w:rPr>
          <w:rFonts w:cs="Arial"/>
          <w:sz w:val="24"/>
        </w:rPr>
        <w:t xml:space="preserve">com </w:t>
      </w:r>
      <w:r w:rsidR="00945E90" w:rsidRPr="00A95E54">
        <w:rPr>
          <w:rFonts w:cs="Arial"/>
          <w:sz w:val="24"/>
        </w:rPr>
        <w:t>padrão de qualidade de serviço (QoS)</w:t>
      </w:r>
      <w:r w:rsidR="00A63EB5" w:rsidRPr="00A95E54">
        <w:rPr>
          <w:rFonts w:cs="Arial"/>
          <w:sz w:val="24"/>
        </w:rPr>
        <w:t xml:space="preserve">, </w:t>
      </w:r>
      <w:r w:rsidR="006E376B" w:rsidRPr="00A95E54">
        <w:rPr>
          <w:rFonts w:cs="Arial"/>
          <w:sz w:val="24"/>
        </w:rPr>
        <w:t>permitindo a utilização de URA</w:t>
      </w:r>
      <w:r w:rsidR="005508D1">
        <w:rPr>
          <w:rFonts w:cs="Arial"/>
          <w:sz w:val="24"/>
        </w:rPr>
        <w:t xml:space="preserve"> </w:t>
      </w:r>
      <w:r w:rsidR="006E376B" w:rsidRPr="00A95E54">
        <w:rPr>
          <w:rFonts w:cs="Arial"/>
          <w:sz w:val="24"/>
        </w:rPr>
        <w:t xml:space="preserve">(Unidade de Resposta Audível) </w:t>
      </w:r>
      <w:r w:rsidR="008F078F">
        <w:rPr>
          <w:rStyle w:val="Strong"/>
          <w:b w:val="0"/>
          <w:bCs w:val="0"/>
          <w:sz w:val="24"/>
        </w:rPr>
        <w:t xml:space="preserve">(Vieira, 2007) </w:t>
      </w:r>
      <w:r w:rsidR="006E376B" w:rsidRPr="00A95E54">
        <w:rPr>
          <w:rFonts w:cs="Arial"/>
          <w:sz w:val="24"/>
        </w:rPr>
        <w:t xml:space="preserve">como linha de frente </w:t>
      </w:r>
      <w:r w:rsidR="005508D1">
        <w:rPr>
          <w:rFonts w:cs="Arial"/>
          <w:sz w:val="24"/>
        </w:rPr>
        <w:t>n</w:t>
      </w:r>
      <w:r w:rsidR="006E376B" w:rsidRPr="00A95E54">
        <w:rPr>
          <w:rFonts w:cs="Arial"/>
          <w:sz w:val="24"/>
        </w:rPr>
        <w:t xml:space="preserve">o atendimento ao cliente, </w:t>
      </w:r>
      <w:r w:rsidR="00945E90" w:rsidRPr="00A95E54">
        <w:rPr>
          <w:rFonts w:cs="Arial"/>
          <w:sz w:val="24"/>
        </w:rPr>
        <w:t>resultando em um custo muito inferior a outras soluções do gênero.</w:t>
      </w:r>
    </w:p>
    <w:p w:rsidR="005434B9" w:rsidRPr="00A95E54" w:rsidRDefault="005434B9" w:rsidP="00A95E54">
      <w:pPr>
        <w:pStyle w:val="Estilocorpodoc"/>
        <w:rPr>
          <w:rFonts w:cs="Arial"/>
          <w:sz w:val="24"/>
        </w:rPr>
      </w:pPr>
    </w:p>
    <w:p w:rsidR="00850078" w:rsidRPr="0016043C" w:rsidRDefault="0087024A" w:rsidP="0016043C">
      <w:pPr>
        <w:pStyle w:val="Heading2"/>
        <w:rPr>
          <w:rFonts w:ascii="Arial" w:hAnsi="Arial" w:cs="Arial"/>
          <w:sz w:val="24"/>
          <w:szCs w:val="24"/>
        </w:rPr>
      </w:pPr>
      <w:bookmarkStart w:id="170" w:name="_Toc382397603"/>
      <w:bookmarkStart w:id="171" w:name="_Toc382398446"/>
      <w:bookmarkStart w:id="172" w:name="_Toc421743318"/>
      <w:bookmarkStart w:id="173" w:name="_Toc421744002"/>
      <w:bookmarkStart w:id="174" w:name="_Toc232858172"/>
      <w:bookmarkStart w:id="175" w:name="_Toc327142178"/>
      <w:bookmarkStart w:id="176" w:name="_Toc327142516"/>
      <w:r w:rsidRPr="0016043C">
        <w:rPr>
          <w:rFonts w:ascii="Arial" w:hAnsi="Arial" w:cs="Arial"/>
          <w:sz w:val="24"/>
          <w:szCs w:val="24"/>
        </w:rPr>
        <w:t>1.1</w:t>
      </w:r>
      <w:r w:rsidR="006E68F4" w:rsidRPr="0016043C">
        <w:rPr>
          <w:rFonts w:ascii="Arial" w:hAnsi="Arial" w:cs="Arial"/>
          <w:sz w:val="24"/>
          <w:szCs w:val="24"/>
        </w:rPr>
        <w:t xml:space="preserve"> </w:t>
      </w:r>
      <w:r w:rsidR="00850078" w:rsidRPr="0016043C">
        <w:rPr>
          <w:rFonts w:ascii="Arial" w:hAnsi="Arial" w:cs="Arial"/>
          <w:sz w:val="24"/>
          <w:szCs w:val="24"/>
        </w:rPr>
        <w:t>PROBLEMA</w:t>
      </w:r>
      <w:bookmarkEnd w:id="170"/>
      <w:bookmarkEnd w:id="171"/>
      <w:bookmarkEnd w:id="172"/>
      <w:bookmarkEnd w:id="173"/>
    </w:p>
    <w:p w:rsidR="005434B9" w:rsidRDefault="005434B9" w:rsidP="007F3194">
      <w:pPr>
        <w:pStyle w:val="Estilocorpodoc"/>
        <w:rPr>
          <w:rFonts w:cs="Arial"/>
          <w:sz w:val="24"/>
        </w:rPr>
      </w:pPr>
      <w:bookmarkStart w:id="177" w:name="_Toc382397604"/>
    </w:p>
    <w:p w:rsidR="001269A1" w:rsidRDefault="00DB7AE9" w:rsidP="007F3194">
      <w:pPr>
        <w:pStyle w:val="Estilocorpodoc"/>
        <w:rPr>
          <w:rFonts w:cs="Arial"/>
          <w:sz w:val="24"/>
        </w:rPr>
      </w:pPr>
      <w:r w:rsidRPr="00A95E54">
        <w:rPr>
          <w:rFonts w:cs="Arial"/>
          <w:sz w:val="24"/>
        </w:rPr>
        <w:t>Atualmente o</w:t>
      </w:r>
      <w:r w:rsidR="008C04E8">
        <w:rPr>
          <w:rFonts w:cs="Arial"/>
          <w:sz w:val="24"/>
        </w:rPr>
        <w:t xml:space="preserve"> </w:t>
      </w:r>
      <w:r w:rsidR="00FE6E81" w:rsidRPr="00A95E54">
        <w:rPr>
          <w:rFonts w:cs="Arial"/>
          <w:sz w:val="24"/>
        </w:rPr>
        <w:t>GSAN</w:t>
      </w:r>
      <w:r w:rsidR="00851B66">
        <w:rPr>
          <w:rFonts w:cs="Arial"/>
          <w:sz w:val="24"/>
        </w:rPr>
        <w:t>,</w:t>
      </w:r>
      <w:r w:rsidRPr="00A95E54">
        <w:rPr>
          <w:rFonts w:cs="Arial"/>
          <w:sz w:val="24"/>
        </w:rPr>
        <w:t xml:space="preserve"> </w:t>
      </w:r>
      <w:r w:rsidR="00281CCD">
        <w:rPr>
          <w:rFonts w:cs="Arial"/>
          <w:sz w:val="24"/>
        </w:rPr>
        <w:t>atende</w:t>
      </w:r>
      <w:r w:rsidRPr="00A95E54">
        <w:rPr>
          <w:rFonts w:cs="Arial"/>
          <w:sz w:val="24"/>
        </w:rPr>
        <w:t xml:space="preserve"> grande parte das companhias de saneamento brasileiras</w:t>
      </w:r>
      <w:r w:rsidR="005508D1">
        <w:rPr>
          <w:rFonts w:cs="Arial"/>
          <w:sz w:val="24"/>
        </w:rPr>
        <w:t>,</w:t>
      </w:r>
      <w:r w:rsidRPr="00A95E54">
        <w:rPr>
          <w:rFonts w:cs="Arial"/>
          <w:sz w:val="24"/>
        </w:rPr>
        <w:t xml:space="preserve"> </w:t>
      </w:r>
      <w:r w:rsidR="00100BFC" w:rsidRPr="00A95E54">
        <w:rPr>
          <w:rFonts w:cs="Arial"/>
          <w:sz w:val="24"/>
        </w:rPr>
        <w:t>como é o caso de companhias como</w:t>
      </w:r>
      <w:r w:rsidR="00851B66">
        <w:rPr>
          <w:rFonts w:cs="Arial"/>
          <w:sz w:val="24"/>
        </w:rPr>
        <w:t xml:space="preserve"> por exemplo</w:t>
      </w:r>
      <w:r w:rsidR="00100BFC" w:rsidRPr="00A95E54">
        <w:rPr>
          <w:rFonts w:cs="Arial"/>
          <w:sz w:val="24"/>
        </w:rPr>
        <w:t xml:space="preserve"> CAERN (Companhia de Água e Esgotos do Rio Grande do Norte), CAER (Companhia de Água e Esgotos de Roraima)</w:t>
      </w:r>
      <w:r w:rsidR="00281CCD">
        <w:rPr>
          <w:rFonts w:cs="Arial"/>
          <w:sz w:val="24"/>
        </w:rPr>
        <w:t>,</w:t>
      </w:r>
      <w:r w:rsidR="00100BFC" w:rsidRPr="00A95E54">
        <w:rPr>
          <w:rFonts w:cs="Arial"/>
          <w:sz w:val="24"/>
        </w:rPr>
        <w:t xml:space="preserve"> COMPESA (Compan</w:t>
      </w:r>
      <w:r w:rsidR="00281CCD">
        <w:rPr>
          <w:rFonts w:cs="Arial"/>
          <w:sz w:val="24"/>
        </w:rPr>
        <w:t>h</w:t>
      </w:r>
      <w:r w:rsidR="00851B66">
        <w:rPr>
          <w:rFonts w:cs="Arial"/>
          <w:sz w:val="24"/>
        </w:rPr>
        <w:t>ia Pernambucana de Saneamento),</w:t>
      </w:r>
      <w:r w:rsidR="00100BFC" w:rsidRPr="00A95E54">
        <w:rPr>
          <w:rFonts w:cs="Arial"/>
          <w:sz w:val="24"/>
        </w:rPr>
        <w:t xml:space="preserve"> MANAUS AMBIENTAL </w:t>
      </w:r>
      <w:r w:rsidR="00851B66">
        <w:rPr>
          <w:rFonts w:cs="Arial"/>
          <w:sz w:val="24"/>
        </w:rPr>
        <w:t>entre outra</w:t>
      </w:r>
      <w:r w:rsidR="00281CCD">
        <w:rPr>
          <w:rFonts w:cs="Arial"/>
          <w:sz w:val="24"/>
        </w:rPr>
        <w:t>s</w:t>
      </w:r>
      <w:r w:rsidR="008C04E8">
        <w:rPr>
          <w:rFonts w:cs="Arial"/>
          <w:sz w:val="24"/>
        </w:rPr>
        <w:t xml:space="preserve"> citadas no referência teórico deste trabalho</w:t>
      </w:r>
      <w:r w:rsidR="00902964">
        <w:rPr>
          <w:rFonts w:cs="Arial"/>
          <w:sz w:val="24"/>
        </w:rPr>
        <w:t>.</w:t>
      </w:r>
      <w:r w:rsidR="008C04E8">
        <w:rPr>
          <w:rFonts w:cs="Arial"/>
          <w:sz w:val="24"/>
        </w:rPr>
        <w:t xml:space="preserve"> </w:t>
      </w:r>
      <w:r w:rsidR="00281CCD">
        <w:rPr>
          <w:rFonts w:cs="Arial"/>
          <w:sz w:val="24"/>
        </w:rPr>
        <w:t>Essas empresas</w:t>
      </w:r>
      <w:r w:rsidR="009835BB">
        <w:rPr>
          <w:rFonts w:cs="Arial"/>
          <w:sz w:val="24"/>
        </w:rPr>
        <w:t xml:space="preserve"> </w:t>
      </w:r>
      <w:r w:rsidR="00100BFC" w:rsidRPr="00A95E54">
        <w:rPr>
          <w:rFonts w:cs="Arial"/>
          <w:sz w:val="24"/>
        </w:rPr>
        <w:t xml:space="preserve">fazem </w:t>
      </w:r>
      <w:r w:rsidR="00281CCD">
        <w:rPr>
          <w:rFonts w:cs="Arial"/>
          <w:sz w:val="24"/>
        </w:rPr>
        <w:t xml:space="preserve">uso do </w:t>
      </w:r>
      <w:r w:rsidR="00851B66">
        <w:rPr>
          <w:rFonts w:cs="Arial"/>
          <w:sz w:val="24"/>
        </w:rPr>
        <w:t>sistema</w:t>
      </w:r>
      <w:r w:rsidR="00281CCD">
        <w:rPr>
          <w:rFonts w:cs="Arial"/>
          <w:sz w:val="24"/>
        </w:rPr>
        <w:t xml:space="preserve"> para gerenciar a</w:t>
      </w:r>
      <w:r w:rsidR="00100BFC" w:rsidRPr="00A95E54">
        <w:rPr>
          <w:rFonts w:cs="Arial"/>
          <w:sz w:val="24"/>
        </w:rPr>
        <w:t xml:space="preserve">s </w:t>
      </w:r>
      <w:r w:rsidR="001269A1">
        <w:rPr>
          <w:rFonts w:cs="Arial"/>
          <w:sz w:val="24"/>
        </w:rPr>
        <w:t xml:space="preserve">suas </w:t>
      </w:r>
      <w:r w:rsidR="00100BFC" w:rsidRPr="00A95E54">
        <w:rPr>
          <w:rFonts w:cs="Arial"/>
          <w:sz w:val="24"/>
        </w:rPr>
        <w:t xml:space="preserve">informações </w:t>
      </w:r>
      <w:r w:rsidR="00281CCD">
        <w:rPr>
          <w:rFonts w:cs="Arial"/>
          <w:sz w:val="24"/>
        </w:rPr>
        <w:t>operacionais</w:t>
      </w:r>
      <w:r w:rsidR="001269A1">
        <w:rPr>
          <w:rFonts w:cs="Arial"/>
          <w:sz w:val="24"/>
        </w:rPr>
        <w:t xml:space="preserve"> </w:t>
      </w:r>
      <w:r w:rsidR="008C04E8">
        <w:rPr>
          <w:rFonts w:cs="Arial"/>
          <w:sz w:val="24"/>
        </w:rPr>
        <w:t>e</w:t>
      </w:r>
      <w:r w:rsidR="00281CCD">
        <w:rPr>
          <w:rFonts w:cs="Arial"/>
          <w:sz w:val="24"/>
        </w:rPr>
        <w:t xml:space="preserve"> gerenciais</w:t>
      </w:r>
      <w:r w:rsidR="00100BFC" w:rsidRPr="00A95E54">
        <w:rPr>
          <w:rFonts w:cs="Arial"/>
          <w:sz w:val="24"/>
        </w:rPr>
        <w:t xml:space="preserve">, </w:t>
      </w:r>
      <w:r w:rsidR="001269A1">
        <w:rPr>
          <w:rFonts w:cs="Arial"/>
          <w:sz w:val="24"/>
        </w:rPr>
        <w:t>que de</w:t>
      </w:r>
      <w:r w:rsidR="009835BB">
        <w:rPr>
          <w:rFonts w:cs="Arial"/>
          <w:sz w:val="24"/>
        </w:rPr>
        <w:t xml:space="preserve"> certa forma atende as demanda</w:t>
      </w:r>
      <w:r w:rsidR="008C04E8">
        <w:rPr>
          <w:rFonts w:cs="Arial"/>
          <w:sz w:val="24"/>
        </w:rPr>
        <w:t>s internas.</w:t>
      </w:r>
      <w:r w:rsidR="001269A1">
        <w:rPr>
          <w:rFonts w:cs="Arial"/>
          <w:sz w:val="24"/>
        </w:rPr>
        <w:t xml:space="preserve"> </w:t>
      </w:r>
      <w:r w:rsidR="008C04E8">
        <w:rPr>
          <w:rFonts w:cs="Arial"/>
          <w:sz w:val="24"/>
        </w:rPr>
        <w:t>E</w:t>
      </w:r>
      <w:r w:rsidR="001269A1">
        <w:rPr>
          <w:rFonts w:cs="Arial"/>
          <w:sz w:val="24"/>
        </w:rPr>
        <w:t>ntretanto,</w:t>
      </w:r>
      <w:r w:rsidR="00FE6E81" w:rsidRPr="00A95E54">
        <w:rPr>
          <w:rFonts w:cs="Arial"/>
          <w:sz w:val="24"/>
        </w:rPr>
        <w:t xml:space="preserve"> </w:t>
      </w:r>
      <w:r w:rsidR="001269A1">
        <w:rPr>
          <w:rFonts w:cs="Arial"/>
          <w:sz w:val="24"/>
        </w:rPr>
        <w:t xml:space="preserve">no aspecto </w:t>
      </w:r>
      <w:r w:rsidR="007F3194">
        <w:rPr>
          <w:rFonts w:cs="Arial"/>
          <w:sz w:val="24"/>
        </w:rPr>
        <w:t xml:space="preserve">do </w:t>
      </w:r>
      <w:r w:rsidR="001269A1">
        <w:rPr>
          <w:rFonts w:cs="Arial"/>
          <w:sz w:val="24"/>
        </w:rPr>
        <w:t xml:space="preserve">atendimento ao </w:t>
      </w:r>
      <w:r w:rsidR="00BE00D7">
        <w:rPr>
          <w:rFonts w:cs="Arial"/>
          <w:sz w:val="24"/>
        </w:rPr>
        <w:t>público</w:t>
      </w:r>
      <w:r w:rsidR="007F3194">
        <w:rPr>
          <w:rFonts w:cs="Arial"/>
          <w:sz w:val="24"/>
        </w:rPr>
        <w:t>,</w:t>
      </w:r>
      <w:r w:rsidR="001269A1">
        <w:rPr>
          <w:rFonts w:cs="Arial"/>
          <w:sz w:val="24"/>
        </w:rPr>
        <w:t xml:space="preserve"> existem lacunas que ainda precisam ser atendidas de forma plena, principalmente organizações </w:t>
      </w:r>
      <w:r w:rsidR="007F3194">
        <w:rPr>
          <w:rFonts w:cs="Arial"/>
          <w:sz w:val="24"/>
        </w:rPr>
        <w:t>alta</w:t>
      </w:r>
      <w:r w:rsidR="008C04E8">
        <w:rPr>
          <w:rFonts w:cs="Arial"/>
          <w:sz w:val="24"/>
        </w:rPr>
        <w:t>mente demandadas pela população. Elas</w:t>
      </w:r>
      <w:r w:rsidR="007F3194">
        <w:rPr>
          <w:rFonts w:cs="Arial"/>
          <w:sz w:val="24"/>
        </w:rPr>
        <w:t xml:space="preserve"> </w:t>
      </w:r>
      <w:r w:rsidR="008C04E8">
        <w:rPr>
          <w:rFonts w:cs="Arial"/>
          <w:sz w:val="24"/>
        </w:rPr>
        <w:t xml:space="preserve">são </w:t>
      </w:r>
      <w:r w:rsidR="001269A1">
        <w:rPr>
          <w:rFonts w:cs="Arial"/>
          <w:sz w:val="24"/>
        </w:rPr>
        <w:t>responsáveis por atender</w:t>
      </w:r>
      <w:r w:rsidR="0082366E">
        <w:rPr>
          <w:rFonts w:cs="Arial"/>
          <w:sz w:val="24"/>
        </w:rPr>
        <w:t xml:space="preserve"> diversos</w:t>
      </w:r>
      <w:r w:rsidR="001269A1">
        <w:rPr>
          <w:rFonts w:cs="Arial"/>
          <w:sz w:val="24"/>
        </w:rPr>
        <w:t xml:space="preserve"> </w:t>
      </w:r>
      <w:r w:rsidR="008C04E8">
        <w:rPr>
          <w:rFonts w:cs="Arial"/>
          <w:sz w:val="24"/>
        </w:rPr>
        <w:t xml:space="preserve">tipos de </w:t>
      </w:r>
      <w:r w:rsidR="0082366E">
        <w:rPr>
          <w:rFonts w:cs="Arial"/>
          <w:sz w:val="24"/>
        </w:rPr>
        <w:t>clientes que variam desde pequenos vilarejos até grandes metrópoles.</w:t>
      </w:r>
    </w:p>
    <w:p w:rsidR="00361572" w:rsidRDefault="006136A7" w:rsidP="00361572">
      <w:pPr>
        <w:pStyle w:val="Estilocorpodoc"/>
        <w:rPr>
          <w:rFonts w:cs="Arial"/>
          <w:sz w:val="24"/>
        </w:rPr>
      </w:pPr>
      <w:r>
        <w:rPr>
          <w:rFonts w:cs="Arial"/>
          <w:sz w:val="24"/>
        </w:rPr>
        <w:t>A</w:t>
      </w:r>
      <w:r w:rsidR="00C14B82">
        <w:rPr>
          <w:rFonts w:cs="Arial"/>
          <w:sz w:val="24"/>
        </w:rPr>
        <w:t xml:space="preserve"> falta de padronização nos atendimentos</w:t>
      </w:r>
      <w:r w:rsidR="00994B38">
        <w:rPr>
          <w:rFonts w:cs="Arial"/>
          <w:sz w:val="24"/>
        </w:rPr>
        <w:t>,</w:t>
      </w:r>
      <w:r>
        <w:rPr>
          <w:rFonts w:cs="Arial"/>
          <w:sz w:val="24"/>
        </w:rPr>
        <w:t xml:space="preserve"> o</w:t>
      </w:r>
      <w:r w:rsidR="00994B38">
        <w:rPr>
          <w:rFonts w:cs="Arial"/>
          <w:sz w:val="24"/>
        </w:rPr>
        <w:t xml:space="preserve"> grande fluxo de transferência entre ramais e </w:t>
      </w:r>
      <w:r>
        <w:rPr>
          <w:rFonts w:cs="Arial"/>
          <w:sz w:val="24"/>
        </w:rPr>
        <w:t xml:space="preserve">a </w:t>
      </w:r>
      <w:r w:rsidR="00994B38">
        <w:rPr>
          <w:rFonts w:cs="Arial"/>
          <w:sz w:val="24"/>
        </w:rPr>
        <w:t xml:space="preserve">variação nos tempos de atendimentos são muito comuns, pois </w:t>
      </w:r>
      <w:r w:rsidR="0064670E">
        <w:rPr>
          <w:rFonts w:cs="Arial"/>
          <w:sz w:val="24"/>
        </w:rPr>
        <w:t xml:space="preserve">todo </w:t>
      </w:r>
      <w:r w:rsidR="00994B38">
        <w:rPr>
          <w:rFonts w:cs="Arial"/>
          <w:sz w:val="24"/>
        </w:rPr>
        <w:t xml:space="preserve">o atendimento de primeiro nível </w:t>
      </w:r>
      <w:r w:rsidR="00361572">
        <w:rPr>
          <w:rFonts w:cs="Arial"/>
          <w:sz w:val="24"/>
        </w:rPr>
        <w:t xml:space="preserve">normalmente é </w:t>
      </w:r>
      <w:r w:rsidR="00994B38">
        <w:rPr>
          <w:rFonts w:cs="Arial"/>
          <w:sz w:val="24"/>
        </w:rPr>
        <w:t>realizado por pessoas</w:t>
      </w:r>
      <w:r w:rsidR="00361572">
        <w:rPr>
          <w:rFonts w:cs="Arial"/>
          <w:sz w:val="24"/>
        </w:rPr>
        <w:t xml:space="preserve"> ou PA (posto de atendimento), ou seja</w:t>
      </w:r>
      <w:r>
        <w:rPr>
          <w:rFonts w:cs="Arial"/>
          <w:sz w:val="24"/>
        </w:rPr>
        <w:t>,</w:t>
      </w:r>
      <w:r w:rsidR="00361572">
        <w:rPr>
          <w:rFonts w:cs="Arial"/>
          <w:sz w:val="24"/>
        </w:rPr>
        <w:t xml:space="preserve"> são recursos caros</w:t>
      </w:r>
      <w:r>
        <w:rPr>
          <w:rFonts w:cs="Arial"/>
          <w:sz w:val="24"/>
        </w:rPr>
        <w:t>.</w:t>
      </w:r>
      <w:r w:rsidR="00361572">
        <w:rPr>
          <w:rFonts w:cs="Arial"/>
          <w:sz w:val="24"/>
        </w:rPr>
        <w:t xml:space="preserve"> </w:t>
      </w:r>
      <w:r>
        <w:rPr>
          <w:rFonts w:cs="Arial"/>
          <w:sz w:val="24"/>
        </w:rPr>
        <w:t xml:space="preserve">Normalmente os atendentes respondem por um determinado </w:t>
      </w:r>
      <w:r w:rsidR="00994B38">
        <w:rPr>
          <w:rFonts w:cs="Arial"/>
          <w:sz w:val="24"/>
        </w:rPr>
        <w:t>setor</w:t>
      </w:r>
      <w:r>
        <w:rPr>
          <w:rFonts w:cs="Arial"/>
          <w:sz w:val="24"/>
        </w:rPr>
        <w:t xml:space="preserve"> da empresa</w:t>
      </w:r>
      <w:r w:rsidR="00994B38">
        <w:rPr>
          <w:rFonts w:cs="Arial"/>
          <w:sz w:val="24"/>
        </w:rPr>
        <w:t>,</w:t>
      </w:r>
      <w:r>
        <w:rPr>
          <w:rFonts w:cs="Arial"/>
          <w:sz w:val="24"/>
        </w:rPr>
        <w:t xml:space="preserve"> encarregado em </w:t>
      </w:r>
      <w:r w:rsidR="00994B38">
        <w:rPr>
          <w:rFonts w:cs="Arial"/>
          <w:sz w:val="24"/>
        </w:rPr>
        <w:t xml:space="preserve">solucionar </w:t>
      </w:r>
      <w:r>
        <w:rPr>
          <w:rFonts w:cs="Arial"/>
          <w:sz w:val="24"/>
        </w:rPr>
        <w:t>tipos específicos de problemas</w:t>
      </w:r>
      <w:r w:rsidR="00994B38">
        <w:rPr>
          <w:rFonts w:cs="Arial"/>
          <w:sz w:val="24"/>
        </w:rPr>
        <w:t>,</w:t>
      </w:r>
      <w:r>
        <w:rPr>
          <w:rFonts w:cs="Arial"/>
          <w:sz w:val="24"/>
        </w:rPr>
        <w:t xml:space="preserve"> </w:t>
      </w:r>
      <w:r w:rsidR="009533CA">
        <w:rPr>
          <w:rFonts w:cs="Arial"/>
          <w:sz w:val="24"/>
        </w:rPr>
        <w:t>possibilitando</w:t>
      </w:r>
      <w:r>
        <w:rPr>
          <w:rFonts w:cs="Arial"/>
          <w:sz w:val="24"/>
        </w:rPr>
        <w:t xml:space="preserve"> </w:t>
      </w:r>
      <w:r w:rsidR="00994B38">
        <w:rPr>
          <w:rFonts w:cs="Arial"/>
          <w:sz w:val="24"/>
        </w:rPr>
        <w:t>muita das vezes</w:t>
      </w:r>
      <w:r>
        <w:rPr>
          <w:rFonts w:cs="Arial"/>
          <w:sz w:val="24"/>
        </w:rPr>
        <w:t xml:space="preserve"> a</w:t>
      </w:r>
      <w:r w:rsidR="00994B38">
        <w:rPr>
          <w:rFonts w:cs="Arial"/>
          <w:sz w:val="24"/>
        </w:rPr>
        <w:t xml:space="preserve"> </w:t>
      </w:r>
      <w:r w:rsidR="00361572">
        <w:rPr>
          <w:rFonts w:cs="Arial"/>
          <w:sz w:val="24"/>
        </w:rPr>
        <w:t>realiza</w:t>
      </w:r>
      <w:r>
        <w:rPr>
          <w:rFonts w:cs="Arial"/>
          <w:sz w:val="24"/>
        </w:rPr>
        <w:t>ção de</w:t>
      </w:r>
      <w:r w:rsidR="00361572">
        <w:rPr>
          <w:rFonts w:cs="Arial"/>
          <w:sz w:val="24"/>
        </w:rPr>
        <w:t xml:space="preserve"> </w:t>
      </w:r>
      <w:r w:rsidR="00994B38">
        <w:rPr>
          <w:rFonts w:cs="Arial"/>
          <w:sz w:val="24"/>
        </w:rPr>
        <w:t xml:space="preserve">transferência para outros ramais até que o cliente consiga concluir </w:t>
      </w:r>
      <w:r w:rsidR="00361572">
        <w:rPr>
          <w:rFonts w:cs="Arial"/>
          <w:sz w:val="24"/>
        </w:rPr>
        <w:t>uma</w:t>
      </w:r>
      <w:r w:rsidR="00994B38">
        <w:rPr>
          <w:rFonts w:cs="Arial"/>
          <w:sz w:val="24"/>
        </w:rPr>
        <w:t xml:space="preserve"> solicitação</w:t>
      </w:r>
      <w:r w:rsidR="0064670E">
        <w:rPr>
          <w:rFonts w:cs="Arial"/>
          <w:sz w:val="24"/>
        </w:rPr>
        <w:t>, o</w:t>
      </w:r>
      <w:r w:rsidR="009533CA">
        <w:rPr>
          <w:rFonts w:cs="Arial"/>
          <w:sz w:val="24"/>
        </w:rPr>
        <w:t xml:space="preserve"> </w:t>
      </w:r>
      <w:r w:rsidR="0064670E">
        <w:rPr>
          <w:rFonts w:cs="Arial"/>
          <w:sz w:val="24"/>
        </w:rPr>
        <w:t xml:space="preserve">que pode gerar </w:t>
      </w:r>
      <w:r>
        <w:rPr>
          <w:rFonts w:cs="Arial"/>
          <w:sz w:val="24"/>
        </w:rPr>
        <w:t xml:space="preserve">desconforto e insatisfação </w:t>
      </w:r>
      <w:r w:rsidR="0064670E">
        <w:rPr>
          <w:rFonts w:cs="Arial"/>
          <w:sz w:val="24"/>
        </w:rPr>
        <w:t>com os serviços de atendimento.</w:t>
      </w:r>
      <w:r w:rsidR="00361572">
        <w:rPr>
          <w:rFonts w:cs="Arial"/>
          <w:sz w:val="24"/>
        </w:rPr>
        <w:tab/>
      </w:r>
    </w:p>
    <w:p w:rsidR="00085B75" w:rsidRPr="0018089F" w:rsidRDefault="00344FC5" w:rsidP="0018089F">
      <w:pPr>
        <w:pStyle w:val="Estilocorpodoc"/>
      </w:pPr>
      <w:r>
        <w:rPr>
          <w:rFonts w:cs="Arial"/>
          <w:sz w:val="24"/>
        </w:rPr>
        <w:tab/>
      </w:r>
      <w:bookmarkEnd w:id="177"/>
      <w:r w:rsidR="0018089F" w:rsidRPr="0018089F">
        <w:rPr>
          <w:rFonts w:cs="Arial"/>
          <w:sz w:val="24"/>
        </w:rPr>
        <w:t>Existe uma grande dificuldade das empresas de saneamento, em disponibilizar</w:t>
      </w:r>
      <w:r w:rsidR="0018089F">
        <w:rPr>
          <w:rFonts w:cs="Arial"/>
          <w:sz w:val="24"/>
        </w:rPr>
        <w:t xml:space="preserve"> </w:t>
      </w:r>
      <w:r w:rsidR="0018089F" w:rsidRPr="0018089F">
        <w:rPr>
          <w:rFonts w:cs="Arial"/>
          <w:sz w:val="24"/>
        </w:rPr>
        <w:t xml:space="preserve">uma estrutura de Call Center que atenda as </w:t>
      </w:r>
      <w:r w:rsidR="009533CA" w:rsidRPr="0018089F">
        <w:rPr>
          <w:rFonts w:cs="Arial"/>
          <w:sz w:val="24"/>
        </w:rPr>
        <w:t>expectativas</w:t>
      </w:r>
      <w:r w:rsidR="0018089F" w:rsidRPr="0018089F">
        <w:rPr>
          <w:rFonts w:cs="Arial"/>
          <w:sz w:val="24"/>
        </w:rPr>
        <w:t xml:space="preserve"> dos clientes. Diversos fatores contribuem para este cenário, assim como a dificuldade em manter </w:t>
      </w:r>
      <w:r w:rsidR="0018089F" w:rsidRPr="0018089F">
        <w:rPr>
          <w:rFonts w:cs="Arial"/>
          <w:sz w:val="24"/>
        </w:rPr>
        <w:lastRenderedPageBreak/>
        <w:t>um feedback rápido com o cliente, a falta de canais de comunicações flexíveis que permitam uma disponibilidade inclu</w:t>
      </w:r>
      <w:r w:rsidR="0018089F">
        <w:rPr>
          <w:rFonts w:cs="Arial"/>
          <w:sz w:val="24"/>
        </w:rPr>
        <w:t xml:space="preserve">sive fora do horário comercial, </w:t>
      </w:r>
      <w:r w:rsidR="0018089F" w:rsidRPr="0018089F">
        <w:rPr>
          <w:rFonts w:cs="Arial"/>
          <w:sz w:val="24"/>
        </w:rPr>
        <w:t>a ineficiência na triagem dos atendimentos, são questões rotineiras enfrentadas nos co</w:t>
      </w:r>
      <w:r w:rsidR="0066048A">
        <w:rPr>
          <w:rFonts w:cs="Arial"/>
          <w:sz w:val="24"/>
        </w:rPr>
        <w:t>ti</w:t>
      </w:r>
      <w:r w:rsidR="0018089F" w:rsidRPr="0018089F">
        <w:rPr>
          <w:rFonts w:cs="Arial"/>
          <w:sz w:val="24"/>
        </w:rPr>
        <w:t>diano das empresas</w:t>
      </w:r>
    </w:p>
    <w:p w:rsidR="00DB7AE9" w:rsidRDefault="00DB7AE9" w:rsidP="00850078">
      <w:pPr>
        <w:pStyle w:val="MONSUBCAP"/>
        <w:numPr>
          <w:ilvl w:val="0"/>
          <w:numId w:val="0"/>
        </w:numPr>
        <w:ind w:left="360"/>
        <w:outlineLvl w:val="1"/>
      </w:pPr>
    </w:p>
    <w:p w:rsidR="00C06374" w:rsidRPr="0016043C" w:rsidRDefault="0087024A" w:rsidP="0016043C">
      <w:pPr>
        <w:pStyle w:val="Heading2"/>
        <w:rPr>
          <w:rFonts w:ascii="Arial" w:hAnsi="Arial" w:cs="Arial"/>
          <w:sz w:val="24"/>
          <w:szCs w:val="24"/>
        </w:rPr>
      </w:pPr>
      <w:bookmarkStart w:id="178" w:name="_Toc232858174"/>
      <w:bookmarkStart w:id="179" w:name="_Toc327142180"/>
      <w:bookmarkStart w:id="180" w:name="_Toc327142518"/>
      <w:bookmarkStart w:id="181" w:name="_Toc382397605"/>
      <w:bookmarkStart w:id="182" w:name="_Toc382398447"/>
      <w:bookmarkStart w:id="183" w:name="_Toc421743319"/>
      <w:bookmarkStart w:id="184" w:name="_Toc421744003"/>
      <w:bookmarkEnd w:id="174"/>
      <w:bookmarkEnd w:id="175"/>
      <w:bookmarkEnd w:id="176"/>
      <w:r w:rsidRPr="0016043C">
        <w:rPr>
          <w:rFonts w:ascii="Arial" w:hAnsi="Arial" w:cs="Arial"/>
          <w:sz w:val="24"/>
          <w:szCs w:val="24"/>
        </w:rPr>
        <w:t>1.2</w:t>
      </w:r>
      <w:r w:rsidR="00DD5783" w:rsidRPr="0016043C">
        <w:rPr>
          <w:rFonts w:ascii="Arial" w:hAnsi="Arial" w:cs="Arial"/>
          <w:sz w:val="24"/>
          <w:szCs w:val="24"/>
        </w:rPr>
        <w:t xml:space="preserve"> </w:t>
      </w:r>
      <w:r w:rsidR="00C06374" w:rsidRPr="0016043C">
        <w:rPr>
          <w:rFonts w:ascii="Arial" w:hAnsi="Arial" w:cs="Arial"/>
          <w:sz w:val="24"/>
          <w:szCs w:val="24"/>
        </w:rPr>
        <w:t>OBJETIVO</w:t>
      </w:r>
      <w:bookmarkEnd w:id="178"/>
      <w:bookmarkEnd w:id="179"/>
      <w:bookmarkEnd w:id="180"/>
      <w:r w:rsidR="007B6B27" w:rsidRPr="0016043C">
        <w:rPr>
          <w:rFonts w:ascii="Arial" w:hAnsi="Arial" w:cs="Arial"/>
          <w:sz w:val="24"/>
          <w:szCs w:val="24"/>
        </w:rPr>
        <w:t>S</w:t>
      </w:r>
      <w:bookmarkEnd w:id="181"/>
      <w:bookmarkEnd w:id="182"/>
      <w:bookmarkEnd w:id="183"/>
      <w:bookmarkEnd w:id="184"/>
    </w:p>
    <w:p w:rsidR="006E376B" w:rsidRPr="00A95E54" w:rsidRDefault="005434B9" w:rsidP="006E376B">
      <w:pPr>
        <w:pStyle w:val="Estilocorpodoc"/>
        <w:rPr>
          <w:rStyle w:val="Strong"/>
          <w:b w:val="0"/>
          <w:bCs w:val="0"/>
          <w:sz w:val="28"/>
        </w:rPr>
      </w:pPr>
      <w:r>
        <w:rPr>
          <w:sz w:val="24"/>
        </w:rPr>
        <w:t>A finalidade deste trabalho</w:t>
      </w:r>
      <w:r w:rsidR="006E376B" w:rsidRPr="00A95E54">
        <w:rPr>
          <w:sz w:val="24"/>
        </w:rPr>
        <w:t xml:space="preserve"> propõe atender ao objetivo geral e aos objetivos específicos</w:t>
      </w:r>
      <w:r>
        <w:rPr>
          <w:sz w:val="24"/>
        </w:rPr>
        <w:t xml:space="preserve"> descritos</w:t>
      </w:r>
      <w:r w:rsidR="006E376B" w:rsidRPr="00A95E54">
        <w:rPr>
          <w:sz w:val="24"/>
        </w:rPr>
        <w:t xml:space="preserve"> a seguir.</w:t>
      </w:r>
    </w:p>
    <w:p w:rsidR="006E376B" w:rsidRDefault="006E376B" w:rsidP="00850078">
      <w:pPr>
        <w:pStyle w:val="MONSUBCAP"/>
        <w:numPr>
          <w:ilvl w:val="0"/>
          <w:numId w:val="0"/>
        </w:numPr>
        <w:outlineLvl w:val="1"/>
      </w:pPr>
    </w:p>
    <w:p w:rsidR="00C06374" w:rsidRPr="0016043C" w:rsidRDefault="0087024A" w:rsidP="0016043C">
      <w:pPr>
        <w:pStyle w:val="Heading3"/>
        <w:rPr>
          <w:rFonts w:ascii="Arial" w:hAnsi="Arial" w:cs="Arial"/>
          <w:sz w:val="24"/>
          <w:szCs w:val="24"/>
        </w:rPr>
      </w:pPr>
      <w:bookmarkStart w:id="185" w:name="_Toc327142181"/>
      <w:bookmarkStart w:id="186" w:name="_Toc327142519"/>
      <w:bookmarkStart w:id="187" w:name="_Toc382397606"/>
      <w:bookmarkStart w:id="188" w:name="_Toc382398448"/>
      <w:bookmarkStart w:id="189" w:name="_Toc421743320"/>
      <w:bookmarkStart w:id="190" w:name="_Toc421744004"/>
      <w:r w:rsidRPr="0016043C">
        <w:rPr>
          <w:rFonts w:ascii="Arial" w:hAnsi="Arial" w:cs="Arial"/>
          <w:sz w:val="24"/>
          <w:szCs w:val="24"/>
        </w:rPr>
        <w:t>1</w:t>
      </w:r>
      <w:r w:rsidR="00DD5783" w:rsidRPr="0016043C">
        <w:rPr>
          <w:rFonts w:ascii="Arial" w:hAnsi="Arial" w:cs="Arial"/>
          <w:sz w:val="24"/>
          <w:szCs w:val="24"/>
        </w:rPr>
        <w:t>.</w:t>
      </w:r>
      <w:r w:rsidRPr="0016043C">
        <w:rPr>
          <w:rFonts w:ascii="Arial" w:hAnsi="Arial" w:cs="Arial"/>
          <w:sz w:val="24"/>
          <w:szCs w:val="24"/>
        </w:rPr>
        <w:t>2.1</w:t>
      </w:r>
      <w:r w:rsidR="00C742EA" w:rsidRPr="0016043C">
        <w:rPr>
          <w:rFonts w:ascii="Arial" w:hAnsi="Arial" w:cs="Arial"/>
          <w:sz w:val="24"/>
          <w:szCs w:val="24"/>
        </w:rPr>
        <w:t xml:space="preserve"> </w:t>
      </w:r>
      <w:bookmarkEnd w:id="185"/>
      <w:bookmarkEnd w:id="186"/>
      <w:bookmarkEnd w:id="187"/>
      <w:bookmarkEnd w:id="188"/>
      <w:r w:rsidR="0016043C" w:rsidRPr="0016043C">
        <w:rPr>
          <w:rFonts w:ascii="Arial" w:hAnsi="Arial" w:cs="Arial"/>
          <w:sz w:val="24"/>
          <w:szCs w:val="24"/>
        </w:rPr>
        <w:t>OBJETIVO GERAL</w:t>
      </w:r>
      <w:bookmarkEnd w:id="189"/>
      <w:bookmarkEnd w:id="190"/>
    </w:p>
    <w:p w:rsidR="001024F8" w:rsidRDefault="001024F8" w:rsidP="00A95E54">
      <w:pPr>
        <w:pStyle w:val="Estilocorpodoc"/>
        <w:rPr>
          <w:sz w:val="24"/>
        </w:rPr>
      </w:pPr>
    </w:p>
    <w:p w:rsidR="006E376B" w:rsidRPr="00DD5783" w:rsidRDefault="00DA7448" w:rsidP="00A95E54">
      <w:pPr>
        <w:pStyle w:val="Estilocorpodoc"/>
        <w:rPr>
          <w:sz w:val="24"/>
        </w:rPr>
      </w:pPr>
      <w:r w:rsidRPr="00DA7448">
        <w:rPr>
          <w:sz w:val="24"/>
        </w:rPr>
        <w:t>Desenvolver uma integração do sistema GSAN (</w:t>
      </w:r>
      <w:r w:rsidRPr="00DA7448">
        <w:rPr>
          <w:i/>
          <w:iCs/>
          <w:sz w:val="24"/>
        </w:rPr>
        <w:t>Sistema Integrado de Gestão de Serviços de Saneamento</w:t>
      </w:r>
      <w:r w:rsidRPr="00DA7448">
        <w:rPr>
          <w:sz w:val="24"/>
        </w:rPr>
        <w:t>) com uma ferramenta de PABX (</w:t>
      </w:r>
      <w:r w:rsidRPr="00DA7448">
        <w:rPr>
          <w:i/>
          <w:iCs/>
          <w:sz w:val="24"/>
        </w:rPr>
        <w:t>Private Automatic Branch Exchange</w:t>
      </w:r>
      <w:r w:rsidRPr="00DA7448">
        <w:rPr>
          <w:sz w:val="24"/>
        </w:rPr>
        <w:t xml:space="preserve">) que permita o atendimento automático de chamadas telefônicas via tecnologia VoIP para reduzir parte dos </w:t>
      </w:r>
      <w:r w:rsidR="0090008D" w:rsidRPr="00DA7448">
        <w:rPr>
          <w:sz w:val="24"/>
        </w:rPr>
        <w:t>atendimentos destinados</w:t>
      </w:r>
      <w:r w:rsidRPr="00DA7448">
        <w:rPr>
          <w:sz w:val="24"/>
        </w:rPr>
        <w:t xml:space="preserve"> à solicitação de 2ª via de conta, falta de água e restabelecimento da ligação</w:t>
      </w:r>
    </w:p>
    <w:p w:rsidR="00850078" w:rsidRDefault="00850078" w:rsidP="00784DEB">
      <w:pPr>
        <w:pStyle w:val="MONTOPICO"/>
        <w:numPr>
          <w:ilvl w:val="0"/>
          <w:numId w:val="0"/>
        </w:numPr>
        <w:outlineLvl w:val="2"/>
      </w:pPr>
    </w:p>
    <w:p w:rsidR="001024F8" w:rsidRDefault="001024F8" w:rsidP="00784DEB">
      <w:pPr>
        <w:pStyle w:val="MONTOPICO"/>
        <w:numPr>
          <w:ilvl w:val="0"/>
          <w:numId w:val="0"/>
        </w:numPr>
        <w:outlineLvl w:val="2"/>
      </w:pPr>
    </w:p>
    <w:p w:rsidR="00C06374" w:rsidRPr="0016043C" w:rsidRDefault="0087024A" w:rsidP="0016043C">
      <w:pPr>
        <w:pStyle w:val="Heading3"/>
        <w:rPr>
          <w:rFonts w:ascii="Arial" w:hAnsi="Arial" w:cs="Arial"/>
          <w:sz w:val="24"/>
          <w:szCs w:val="24"/>
        </w:rPr>
      </w:pPr>
      <w:bookmarkStart w:id="191" w:name="_Toc327142182"/>
      <w:bookmarkStart w:id="192" w:name="_Toc327142520"/>
      <w:bookmarkStart w:id="193" w:name="_Toc382397608"/>
      <w:bookmarkStart w:id="194" w:name="_Toc382398449"/>
      <w:bookmarkStart w:id="195" w:name="_Toc421743321"/>
      <w:bookmarkStart w:id="196" w:name="_Toc421744005"/>
      <w:r w:rsidRPr="0016043C">
        <w:rPr>
          <w:rFonts w:ascii="Arial" w:hAnsi="Arial" w:cs="Arial"/>
          <w:sz w:val="24"/>
          <w:szCs w:val="24"/>
        </w:rPr>
        <w:t>1.2.2</w:t>
      </w:r>
      <w:r w:rsidR="00784DEB" w:rsidRPr="0016043C">
        <w:rPr>
          <w:rFonts w:ascii="Arial" w:hAnsi="Arial" w:cs="Arial"/>
          <w:sz w:val="24"/>
          <w:szCs w:val="24"/>
        </w:rPr>
        <w:t xml:space="preserve"> </w:t>
      </w:r>
      <w:bookmarkEnd w:id="191"/>
      <w:bookmarkEnd w:id="192"/>
      <w:bookmarkEnd w:id="193"/>
      <w:bookmarkEnd w:id="194"/>
      <w:r w:rsidR="0016043C" w:rsidRPr="0016043C">
        <w:rPr>
          <w:rStyle w:val="Heading2Char"/>
          <w:rFonts w:ascii="Arial" w:hAnsi="Arial" w:cs="Arial"/>
          <w:b/>
          <w:sz w:val="24"/>
          <w:szCs w:val="24"/>
        </w:rPr>
        <w:t>OBJETIVOS ESPECÍFICOS</w:t>
      </w:r>
      <w:bookmarkEnd w:id="195"/>
      <w:bookmarkEnd w:id="196"/>
    </w:p>
    <w:p w:rsidR="001024F8" w:rsidRDefault="001024F8" w:rsidP="005632F7">
      <w:pPr>
        <w:pStyle w:val="Estilocorpodoc"/>
        <w:ind w:left="426" w:firstLine="708"/>
        <w:rPr>
          <w:rStyle w:val="Strong"/>
          <w:b w:val="0"/>
          <w:bCs w:val="0"/>
          <w:sz w:val="24"/>
        </w:rPr>
      </w:pPr>
      <w:bookmarkStart w:id="197" w:name="_Toc232858175"/>
    </w:p>
    <w:p w:rsidR="00BA07B0" w:rsidRPr="005632F7" w:rsidRDefault="00BA07B0" w:rsidP="005632F7">
      <w:pPr>
        <w:pStyle w:val="Estilocorpodoc"/>
        <w:ind w:left="426" w:firstLine="708"/>
        <w:rPr>
          <w:rStyle w:val="Strong"/>
          <w:b w:val="0"/>
          <w:bCs w:val="0"/>
          <w:sz w:val="24"/>
        </w:rPr>
      </w:pPr>
      <w:r w:rsidRPr="005632F7">
        <w:rPr>
          <w:rStyle w:val="Strong"/>
          <w:b w:val="0"/>
          <w:bCs w:val="0"/>
          <w:sz w:val="24"/>
        </w:rPr>
        <w:t xml:space="preserve">Para alcance deste objetivo, </w:t>
      </w:r>
      <w:r w:rsidR="00C67FB6" w:rsidRPr="005632F7">
        <w:rPr>
          <w:rStyle w:val="Strong"/>
          <w:b w:val="0"/>
          <w:bCs w:val="0"/>
          <w:sz w:val="24"/>
        </w:rPr>
        <w:t>fazem</w:t>
      </w:r>
      <w:r w:rsidRPr="005632F7">
        <w:rPr>
          <w:rStyle w:val="Strong"/>
          <w:b w:val="0"/>
          <w:bCs w:val="0"/>
          <w:sz w:val="24"/>
        </w:rPr>
        <w:t xml:space="preserve"> necessários os seguintes passos:</w:t>
      </w:r>
    </w:p>
    <w:p w:rsidR="0042519F" w:rsidRPr="00DA7448" w:rsidRDefault="00DA7448" w:rsidP="00A02B9A">
      <w:pPr>
        <w:pStyle w:val="Estilocorpodoc"/>
        <w:numPr>
          <w:ilvl w:val="0"/>
          <w:numId w:val="2"/>
        </w:numPr>
        <w:rPr>
          <w:sz w:val="24"/>
        </w:rPr>
      </w:pPr>
      <w:r w:rsidRPr="00DA7448">
        <w:rPr>
          <w:sz w:val="24"/>
        </w:rPr>
        <w:t xml:space="preserve">Estabelecer métricas de atendimento, para os serviços automatizados com base em </w:t>
      </w:r>
      <w:r w:rsidR="00B94643">
        <w:rPr>
          <w:sz w:val="24"/>
        </w:rPr>
        <w:t>panoramas dos relatórios de análise regulatória</w:t>
      </w:r>
      <w:r w:rsidRPr="00DA7448">
        <w:rPr>
          <w:sz w:val="24"/>
        </w:rPr>
        <w:t xml:space="preserve">. </w:t>
      </w:r>
    </w:p>
    <w:p w:rsidR="0042519F" w:rsidRPr="00DA7448" w:rsidRDefault="00DA7448" w:rsidP="00A02B9A">
      <w:pPr>
        <w:pStyle w:val="Estilocorpodoc"/>
        <w:numPr>
          <w:ilvl w:val="0"/>
          <w:numId w:val="2"/>
        </w:numPr>
        <w:rPr>
          <w:sz w:val="24"/>
        </w:rPr>
      </w:pPr>
      <w:r w:rsidRPr="00DA7448">
        <w:rPr>
          <w:sz w:val="24"/>
        </w:rPr>
        <w:t>Implementar a integração entre o sistema GSAN com uma ferramenta de PABX.</w:t>
      </w:r>
    </w:p>
    <w:p w:rsidR="0042519F" w:rsidRPr="00DA7448" w:rsidRDefault="00DA7448" w:rsidP="00A02B9A">
      <w:pPr>
        <w:pStyle w:val="Estilocorpodoc"/>
        <w:numPr>
          <w:ilvl w:val="0"/>
          <w:numId w:val="2"/>
        </w:numPr>
        <w:rPr>
          <w:sz w:val="24"/>
        </w:rPr>
      </w:pPr>
      <w:r w:rsidRPr="00DA7448">
        <w:rPr>
          <w:sz w:val="24"/>
        </w:rPr>
        <w:t xml:space="preserve">Implantar o sistema </w:t>
      </w:r>
      <w:r w:rsidR="00276C43">
        <w:rPr>
          <w:sz w:val="24"/>
        </w:rPr>
        <w:t xml:space="preserve">em ambiente isolado, </w:t>
      </w:r>
      <w:r w:rsidRPr="00DA7448">
        <w:rPr>
          <w:sz w:val="24"/>
        </w:rPr>
        <w:t>para realizar o atendimento automático de serviços, como: Solicitação de 2ª. Via de conta, falta de água e reestabelecimento de ligação.</w:t>
      </w:r>
    </w:p>
    <w:p w:rsidR="0042519F" w:rsidRDefault="00DA7448" w:rsidP="00A02B9A">
      <w:pPr>
        <w:pStyle w:val="Estilocorpodoc"/>
        <w:numPr>
          <w:ilvl w:val="0"/>
          <w:numId w:val="2"/>
        </w:numPr>
        <w:rPr>
          <w:sz w:val="24"/>
        </w:rPr>
      </w:pPr>
      <w:r w:rsidRPr="00DA7448">
        <w:rPr>
          <w:sz w:val="24"/>
        </w:rPr>
        <w:t>Avaliar a solução quanto aos serviços automatizados.</w:t>
      </w:r>
    </w:p>
    <w:p w:rsidR="00DA7448" w:rsidRDefault="00DA7448" w:rsidP="00DA7448">
      <w:pPr>
        <w:pStyle w:val="Estilocorpodoc"/>
        <w:ind w:left="1440" w:firstLine="0"/>
        <w:rPr>
          <w:sz w:val="24"/>
        </w:rPr>
      </w:pPr>
    </w:p>
    <w:p w:rsidR="00850078" w:rsidRPr="0016043C" w:rsidRDefault="0087024A" w:rsidP="0016043C">
      <w:pPr>
        <w:pStyle w:val="Heading2"/>
        <w:rPr>
          <w:rFonts w:ascii="Arial" w:hAnsi="Arial" w:cs="Arial"/>
          <w:sz w:val="24"/>
          <w:szCs w:val="24"/>
        </w:rPr>
      </w:pPr>
      <w:bookmarkStart w:id="198" w:name="_Toc382397609"/>
      <w:bookmarkStart w:id="199" w:name="_Toc382398450"/>
      <w:bookmarkStart w:id="200" w:name="_Toc421743322"/>
      <w:bookmarkStart w:id="201" w:name="_Toc421744006"/>
      <w:bookmarkStart w:id="202" w:name="_Toc327142184"/>
      <w:bookmarkStart w:id="203" w:name="_Toc327142522"/>
      <w:bookmarkEnd w:id="197"/>
      <w:r w:rsidRPr="0016043C">
        <w:rPr>
          <w:rFonts w:ascii="Arial" w:hAnsi="Arial" w:cs="Arial"/>
          <w:sz w:val="24"/>
          <w:szCs w:val="24"/>
        </w:rPr>
        <w:lastRenderedPageBreak/>
        <w:t>1.3</w:t>
      </w:r>
      <w:r w:rsidR="00DD5783" w:rsidRPr="0016043C">
        <w:rPr>
          <w:rFonts w:ascii="Arial" w:hAnsi="Arial" w:cs="Arial"/>
          <w:sz w:val="24"/>
          <w:szCs w:val="24"/>
        </w:rPr>
        <w:t xml:space="preserve"> </w:t>
      </w:r>
      <w:r w:rsidR="00850078" w:rsidRPr="0016043C">
        <w:rPr>
          <w:rFonts w:ascii="Arial" w:hAnsi="Arial" w:cs="Arial"/>
          <w:sz w:val="24"/>
          <w:szCs w:val="24"/>
        </w:rPr>
        <w:t>JUSTIFICATIVA</w:t>
      </w:r>
      <w:bookmarkEnd w:id="198"/>
      <w:bookmarkEnd w:id="199"/>
      <w:bookmarkEnd w:id="200"/>
      <w:bookmarkEnd w:id="201"/>
    </w:p>
    <w:p w:rsidR="001024F8" w:rsidRDefault="001024F8" w:rsidP="00516626">
      <w:pPr>
        <w:pStyle w:val="Estilocorpodoc"/>
        <w:rPr>
          <w:sz w:val="24"/>
        </w:rPr>
      </w:pPr>
    </w:p>
    <w:p w:rsidR="00C67FB6" w:rsidRDefault="00B236BD" w:rsidP="009533CA">
      <w:pPr>
        <w:pStyle w:val="Estilocorpodoc"/>
        <w:rPr>
          <w:sz w:val="24"/>
        </w:rPr>
      </w:pPr>
      <w:r w:rsidRPr="003E5EED">
        <w:rPr>
          <w:sz w:val="24"/>
        </w:rPr>
        <w:t>A integração ent</w:t>
      </w:r>
      <w:r w:rsidR="00AE3827">
        <w:rPr>
          <w:sz w:val="24"/>
        </w:rPr>
        <w:t>re</w:t>
      </w:r>
      <w:r w:rsidR="0090008D">
        <w:rPr>
          <w:sz w:val="24"/>
        </w:rPr>
        <w:t xml:space="preserve"> sistema</w:t>
      </w:r>
      <w:r w:rsidR="00DA7448">
        <w:rPr>
          <w:sz w:val="24"/>
        </w:rPr>
        <w:t xml:space="preserve"> GSAN com</w:t>
      </w:r>
      <w:r w:rsidR="00B54225" w:rsidRPr="003E5EED">
        <w:rPr>
          <w:sz w:val="24"/>
        </w:rPr>
        <w:t xml:space="preserve"> </w:t>
      </w:r>
      <w:r w:rsidR="00DA7448" w:rsidRPr="00DA7448">
        <w:rPr>
          <w:sz w:val="24"/>
        </w:rPr>
        <w:t xml:space="preserve">uma ferramenta de PABX </w:t>
      </w:r>
      <w:r w:rsidR="00B54225" w:rsidRPr="003E5EED">
        <w:rPr>
          <w:sz w:val="24"/>
        </w:rPr>
        <w:t>será</w:t>
      </w:r>
      <w:r w:rsidRPr="003E5EED">
        <w:rPr>
          <w:sz w:val="24"/>
        </w:rPr>
        <w:t xml:space="preserve"> um experimento de cunho prático, realizado para atender a uma grande demanda do setor de saneamento brasileiro</w:t>
      </w:r>
      <w:r w:rsidR="008D744B" w:rsidRPr="003E5EED">
        <w:rPr>
          <w:sz w:val="24"/>
        </w:rPr>
        <w:t xml:space="preserve">, que atualmente sofre </w:t>
      </w:r>
      <w:r w:rsidR="001406D5" w:rsidRPr="003E5EED">
        <w:rPr>
          <w:sz w:val="24"/>
        </w:rPr>
        <w:t xml:space="preserve">com a dificuldade em fornecer uma comunicação efetiva e eficiente através de seu sistema de informação principal que atenda as expectativas dos </w:t>
      </w:r>
      <w:r w:rsidR="00EA0FA9" w:rsidRPr="003E5EED">
        <w:rPr>
          <w:sz w:val="24"/>
        </w:rPr>
        <w:t>clientes.</w:t>
      </w:r>
    </w:p>
    <w:p w:rsidR="003778CC" w:rsidRDefault="00AE3827" w:rsidP="009533CA">
      <w:pPr>
        <w:pStyle w:val="Estilocorpodoc"/>
        <w:keepNext/>
        <w:rPr>
          <w:sz w:val="24"/>
        </w:rPr>
      </w:pPr>
      <w:r>
        <w:rPr>
          <w:sz w:val="24"/>
        </w:rPr>
        <w:t>Com base nas</w:t>
      </w:r>
      <w:r w:rsidR="00DD6355">
        <w:rPr>
          <w:sz w:val="24"/>
        </w:rPr>
        <w:t xml:space="preserve"> informações disponibilizadas, no Relatório de Análise Regulatória da Companhia de Águas de Joinville </w:t>
      </w:r>
      <w:r w:rsidR="00A3348B">
        <w:rPr>
          <w:sz w:val="24"/>
        </w:rPr>
        <w:t>(CAJ)</w:t>
      </w:r>
      <w:r w:rsidR="00A20CDD">
        <w:rPr>
          <w:sz w:val="24"/>
        </w:rPr>
        <w:t xml:space="preserve"> (AMAE, 2015)</w:t>
      </w:r>
      <w:r w:rsidR="00A3348B">
        <w:rPr>
          <w:sz w:val="24"/>
        </w:rPr>
        <w:t xml:space="preserve"> </w:t>
      </w:r>
      <w:r w:rsidR="00DD6355">
        <w:rPr>
          <w:sz w:val="24"/>
        </w:rPr>
        <w:t xml:space="preserve">situada em no estado de Santa Catarina, divulgado em 2014, </w:t>
      </w:r>
      <w:r w:rsidR="0082323E">
        <w:rPr>
          <w:sz w:val="24"/>
        </w:rPr>
        <w:t>demonstra</w:t>
      </w:r>
      <w:r w:rsidR="00DD6355">
        <w:rPr>
          <w:sz w:val="24"/>
        </w:rPr>
        <w:t xml:space="preserve"> a </w:t>
      </w:r>
      <w:r w:rsidR="00837ADF">
        <w:rPr>
          <w:sz w:val="24"/>
        </w:rPr>
        <w:t>ineficiência</w:t>
      </w:r>
      <w:r w:rsidR="00DD6355">
        <w:rPr>
          <w:sz w:val="24"/>
        </w:rPr>
        <w:t xml:space="preserve"> enfrentada pelo setor de saneamento no que diz respeito ao Atendimento ao Público, a companhia considerada universalizada por atender mais 99% da população urbana com abastecimento de água, somando um total de aproximadamente 508.097 habitantes no município, </w:t>
      </w:r>
      <w:r w:rsidR="00837ADF">
        <w:rPr>
          <w:sz w:val="24"/>
        </w:rPr>
        <w:t xml:space="preserve">atualmente </w:t>
      </w:r>
      <w:r w:rsidR="00DD6355">
        <w:rPr>
          <w:sz w:val="24"/>
        </w:rPr>
        <w:t>enfrenta um número acentuado de rec</w:t>
      </w:r>
      <w:r w:rsidR="00837ADF">
        <w:rPr>
          <w:sz w:val="24"/>
        </w:rPr>
        <w:t xml:space="preserve">lamações, conforme </w:t>
      </w:r>
      <w:r w:rsidR="0082323E">
        <w:rPr>
          <w:sz w:val="24"/>
        </w:rPr>
        <w:t>demonstrado</w:t>
      </w:r>
      <w:r w:rsidR="00837ADF">
        <w:rPr>
          <w:sz w:val="24"/>
        </w:rPr>
        <w:t xml:space="preserve"> na figura</w:t>
      </w:r>
      <w:ins w:id="204" w:author="Marcos Junior" w:date="2015-06-12T09:38:00Z">
        <w:r w:rsidR="0014056C">
          <w:rPr>
            <w:sz w:val="24"/>
          </w:rPr>
          <w:t xml:space="preserve"> 1</w:t>
        </w:r>
      </w:ins>
      <w:r w:rsidR="00837ADF">
        <w:rPr>
          <w:sz w:val="24"/>
        </w:rPr>
        <w:t xml:space="preserve"> abaixo:</w:t>
      </w:r>
    </w:p>
    <w:p w:rsidR="00837ADF" w:rsidRDefault="00837ADF" w:rsidP="003778CC">
      <w:pPr>
        <w:pStyle w:val="Estilocorpodoc"/>
        <w:keepNext/>
        <w:jc w:val="center"/>
      </w:pPr>
      <w:r>
        <w:rPr>
          <w:noProof/>
          <w:sz w:val="24"/>
          <w:lang w:eastAsia="pt-BR"/>
        </w:rPr>
        <w:drawing>
          <wp:inline distT="0" distB="0" distL="0" distR="0">
            <wp:extent cx="4286250" cy="277047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02040" cy="2780676"/>
                    </a:xfrm>
                    <a:prstGeom prst="rect">
                      <a:avLst/>
                    </a:prstGeom>
                    <a:noFill/>
                    <a:ln>
                      <a:noFill/>
                    </a:ln>
                  </pic:spPr>
                </pic:pic>
              </a:graphicData>
            </a:graphic>
          </wp:inline>
        </w:drawing>
      </w:r>
    </w:p>
    <w:p w:rsidR="00837ADF" w:rsidRDefault="00837ADF" w:rsidP="00837ADF">
      <w:pPr>
        <w:pStyle w:val="Caption"/>
        <w:jc w:val="center"/>
      </w:pPr>
      <w:bookmarkStart w:id="205" w:name="_Toc421735328"/>
      <w:r>
        <w:t xml:space="preserve">Figura </w:t>
      </w:r>
      <w:r w:rsidR="00656F0A">
        <w:fldChar w:fldCharType="begin"/>
      </w:r>
      <w:r w:rsidR="00567E87">
        <w:instrText xml:space="preserve"> SEQ Figura \* ARABIC </w:instrText>
      </w:r>
      <w:r w:rsidR="00656F0A">
        <w:fldChar w:fldCharType="separate"/>
      </w:r>
      <w:r w:rsidR="000F6A97">
        <w:rPr>
          <w:noProof/>
        </w:rPr>
        <w:t>1</w:t>
      </w:r>
      <w:r w:rsidR="00656F0A">
        <w:rPr>
          <w:noProof/>
        </w:rPr>
        <w:fldChar w:fldCharType="end"/>
      </w:r>
      <w:r>
        <w:t>: Gráfico da Quantidade de Reclamações Mensais da CAJ</w:t>
      </w:r>
      <w:r>
        <w:br/>
        <w:t xml:space="preserve">Fonte: </w:t>
      </w:r>
      <w:r w:rsidRPr="00837ADF">
        <w:t>Companhia Águas de Joinville</w:t>
      </w:r>
      <w:r>
        <w:t>, 2014</w:t>
      </w:r>
      <w:bookmarkEnd w:id="205"/>
    </w:p>
    <w:p w:rsidR="001024F8" w:rsidRDefault="001024F8" w:rsidP="00516626">
      <w:pPr>
        <w:pStyle w:val="Estilocorpodoc"/>
        <w:rPr>
          <w:sz w:val="24"/>
        </w:rPr>
      </w:pPr>
    </w:p>
    <w:p w:rsidR="00B236BD" w:rsidRDefault="00DD6355" w:rsidP="00516626">
      <w:pPr>
        <w:pStyle w:val="Estilocorpodoc"/>
        <w:rPr>
          <w:sz w:val="24"/>
        </w:rPr>
      </w:pPr>
      <w:r>
        <w:rPr>
          <w:sz w:val="24"/>
        </w:rPr>
        <w:t xml:space="preserve"> </w:t>
      </w:r>
      <w:r w:rsidR="00837ADF">
        <w:rPr>
          <w:sz w:val="24"/>
        </w:rPr>
        <w:t>E</w:t>
      </w:r>
      <w:r w:rsidR="00837ADF" w:rsidRPr="00837ADF">
        <w:rPr>
          <w:sz w:val="24"/>
        </w:rPr>
        <w:t xml:space="preserve">m 2013 o indicador </w:t>
      </w:r>
      <w:r w:rsidR="00837ADF">
        <w:rPr>
          <w:sz w:val="24"/>
        </w:rPr>
        <w:t xml:space="preserve">de Número de Reclamações </w:t>
      </w:r>
      <w:r w:rsidR="00837ADF" w:rsidRPr="00837ADF">
        <w:rPr>
          <w:sz w:val="24"/>
        </w:rPr>
        <w:t>apresentou uma média anual de 13,78 reclamações/mil</w:t>
      </w:r>
      <w:r w:rsidR="00E96B52">
        <w:rPr>
          <w:sz w:val="24"/>
        </w:rPr>
        <w:t xml:space="preserve"> ligações de água</w:t>
      </w:r>
      <w:r w:rsidR="00837ADF">
        <w:rPr>
          <w:sz w:val="24"/>
        </w:rPr>
        <w:t xml:space="preserve">, com uma quantidade </w:t>
      </w:r>
      <w:r w:rsidR="00E96B52">
        <w:rPr>
          <w:sz w:val="24"/>
        </w:rPr>
        <w:t>notória</w:t>
      </w:r>
      <w:r w:rsidR="00837ADF">
        <w:rPr>
          <w:sz w:val="24"/>
        </w:rPr>
        <w:t xml:space="preserve"> de reclamações diárias se tornar </w:t>
      </w:r>
      <w:r w:rsidR="003778CC">
        <w:rPr>
          <w:sz w:val="24"/>
        </w:rPr>
        <w:t>custoso</w:t>
      </w:r>
      <w:r w:rsidR="00E96B52">
        <w:rPr>
          <w:sz w:val="24"/>
        </w:rPr>
        <w:t xml:space="preserve"> atender a todas solicitações individualmente utilizando somente atendentes sem que haja</w:t>
      </w:r>
      <w:r w:rsidR="003778CC">
        <w:rPr>
          <w:sz w:val="24"/>
        </w:rPr>
        <w:t xml:space="preserve"> otimizações nos atendimentos, refletindo n</w:t>
      </w:r>
      <w:r w:rsidR="00E96B52" w:rsidRPr="00E96B52">
        <w:rPr>
          <w:sz w:val="24"/>
        </w:rPr>
        <w:t>a méd</w:t>
      </w:r>
      <w:r w:rsidR="003778CC">
        <w:rPr>
          <w:sz w:val="24"/>
        </w:rPr>
        <w:t xml:space="preserve">ia anual do tempo de espera das ligações para o </w:t>
      </w:r>
      <w:r w:rsidR="003778CC" w:rsidRPr="0082323E">
        <w:rPr>
          <w:i/>
          <w:sz w:val="24"/>
        </w:rPr>
        <w:t>Call C</w:t>
      </w:r>
      <w:r w:rsidR="00E96B52" w:rsidRPr="0082323E">
        <w:rPr>
          <w:i/>
          <w:sz w:val="24"/>
        </w:rPr>
        <w:t>enter</w:t>
      </w:r>
      <w:r w:rsidR="00E96B52" w:rsidRPr="00E96B52">
        <w:rPr>
          <w:sz w:val="24"/>
        </w:rPr>
        <w:t xml:space="preserve"> </w:t>
      </w:r>
      <w:r w:rsidR="003778CC">
        <w:rPr>
          <w:sz w:val="24"/>
        </w:rPr>
        <w:t xml:space="preserve">da </w:t>
      </w:r>
      <w:r w:rsidR="003778CC">
        <w:rPr>
          <w:sz w:val="24"/>
        </w:rPr>
        <w:lastRenderedPageBreak/>
        <w:t xml:space="preserve">companhia que </w:t>
      </w:r>
      <w:r w:rsidR="00E96B52" w:rsidRPr="00E96B52">
        <w:rPr>
          <w:sz w:val="24"/>
        </w:rPr>
        <w:t xml:space="preserve">no ano de 2013 </w:t>
      </w:r>
      <w:r w:rsidR="003778CC">
        <w:rPr>
          <w:sz w:val="24"/>
        </w:rPr>
        <w:t>que apresentou o tempo de</w:t>
      </w:r>
      <w:r w:rsidR="00E96B52" w:rsidRPr="00E96B52">
        <w:rPr>
          <w:sz w:val="24"/>
        </w:rPr>
        <w:t xml:space="preserve"> 75,2 segundos</w:t>
      </w:r>
      <w:r w:rsidR="003778CC">
        <w:rPr>
          <w:sz w:val="24"/>
        </w:rPr>
        <w:t xml:space="preserve"> por atendimento</w:t>
      </w:r>
      <w:r w:rsidR="00A3348B">
        <w:rPr>
          <w:sz w:val="24"/>
        </w:rPr>
        <w:t xml:space="preserve">, deixando evidente o quão necessário se faz adotar medidas de melhorias </w:t>
      </w:r>
      <w:r w:rsidR="00BE45CE">
        <w:rPr>
          <w:sz w:val="24"/>
        </w:rPr>
        <w:t xml:space="preserve">nos sistemas de </w:t>
      </w:r>
      <w:r w:rsidR="00BE45CE" w:rsidRPr="0082323E">
        <w:rPr>
          <w:i/>
          <w:sz w:val="24"/>
        </w:rPr>
        <w:t>Call Center</w:t>
      </w:r>
      <w:r w:rsidR="00A3348B">
        <w:rPr>
          <w:sz w:val="24"/>
        </w:rPr>
        <w:t>. C</w:t>
      </w:r>
      <w:r w:rsidR="0070426E" w:rsidRPr="003E5EED">
        <w:rPr>
          <w:sz w:val="24"/>
        </w:rPr>
        <w:t xml:space="preserve">onforme informações disponíveis no </w:t>
      </w:r>
      <w:r w:rsidR="00AF452B" w:rsidRPr="003E5EED">
        <w:rPr>
          <w:sz w:val="24"/>
        </w:rPr>
        <w:t>Sistema Nacional de Informações do Setor de Saneamento</w:t>
      </w:r>
      <w:r w:rsidR="00423381" w:rsidRPr="003E5EED">
        <w:rPr>
          <w:sz w:val="24"/>
        </w:rPr>
        <w:t xml:space="preserve"> (SNIS)</w:t>
      </w:r>
      <w:r w:rsidR="00E81B74">
        <w:rPr>
          <w:sz w:val="24"/>
        </w:rPr>
        <w:t xml:space="preserve"> (SNIS, 2014)</w:t>
      </w:r>
      <w:r w:rsidR="00B2138E">
        <w:rPr>
          <w:sz w:val="24"/>
        </w:rPr>
        <w:t xml:space="preserve">, </w:t>
      </w:r>
      <w:r w:rsidR="006C028A" w:rsidRPr="003E5EED">
        <w:rPr>
          <w:sz w:val="24"/>
        </w:rPr>
        <w:t>especificamente a Reg</w:t>
      </w:r>
      <w:r w:rsidR="00BE45CE">
        <w:rPr>
          <w:sz w:val="24"/>
        </w:rPr>
        <w:t xml:space="preserve">ião Norte do país </w:t>
      </w:r>
      <w:r w:rsidR="00423381" w:rsidRPr="003E5EED">
        <w:rPr>
          <w:sz w:val="24"/>
        </w:rPr>
        <w:t>possui um dos piores</w:t>
      </w:r>
      <w:r w:rsidR="006C028A" w:rsidRPr="003E5EED">
        <w:rPr>
          <w:sz w:val="24"/>
        </w:rPr>
        <w:t xml:space="preserve"> índice</w:t>
      </w:r>
      <w:r w:rsidR="00423381" w:rsidRPr="003E5EED">
        <w:rPr>
          <w:sz w:val="24"/>
        </w:rPr>
        <w:t>s</w:t>
      </w:r>
      <w:r w:rsidR="006C028A" w:rsidRPr="003E5EED">
        <w:rPr>
          <w:sz w:val="24"/>
        </w:rPr>
        <w:t xml:space="preserve"> de </w:t>
      </w:r>
      <w:r w:rsidR="00BE45CE">
        <w:rPr>
          <w:sz w:val="24"/>
        </w:rPr>
        <w:t>perda de faturamento do país</w:t>
      </w:r>
      <w:r w:rsidR="00423381" w:rsidRPr="003E5EED">
        <w:rPr>
          <w:sz w:val="24"/>
        </w:rPr>
        <w:t>, consequentemente</w:t>
      </w:r>
      <w:r w:rsidR="00E81B74">
        <w:rPr>
          <w:sz w:val="24"/>
        </w:rPr>
        <w:t xml:space="preserve"> isso</w:t>
      </w:r>
      <w:r w:rsidR="00423381" w:rsidRPr="003E5EED">
        <w:rPr>
          <w:sz w:val="24"/>
        </w:rPr>
        <w:t xml:space="preserve"> gera lucros menores</w:t>
      </w:r>
      <w:r w:rsidR="001B1DEB" w:rsidRPr="003E5EED">
        <w:rPr>
          <w:sz w:val="24"/>
        </w:rPr>
        <w:t xml:space="preserve"> e </w:t>
      </w:r>
      <w:r w:rsidR="00423381" w:rsidRPr="003E5EED">
        <w:rPr>
          <w:sz w:val="24"/>
        </w:rPr>
        <w:t xml:space="preserve">ineficiência </w:t>
      </w:r>
      <w:r w:rsidR="00E81B74">
        <w:rPr>
          <w:sz w:val="24"/>
        </w:rPr>
        <w:t>na ampliação do acesso à</w:t>
      </w:r>
      <w:r w:rsidR="001B1DEB" w:rsidRPr="003E5EED">
        <w:rPr>
          <w:sz w:val="24"/>
        </w:rPr>
        <w:t xml:space="preserve"> população aos serviços de saneamento, dificultando ainda mais</w:t>
      </w:r>
      <w:r w:rsidR="00BE45CE">
        <w:rPr>
          <w:sz w:val="24"/>
        </w:rPr>
        <w:t xml:space="preserve"> </w:t>
      </w:r>
      <w:r w:rsidR="001B1DEB" w:rsidRPr="003E5EED">
        <w:rPr>
          <w:sz w:val="24"/>
        </w:rPr>
        <w:t xml:space="preserve">investimentos </w:t>
      </w:r>
      <w:r w:rsidR="00BE45CE">
        <w:rPr>
          <w:sz w:val="24"/>
        </w:rPr>
        <w:t xml:space="preserve">por parte das companhias </w:t>
      </w:r>
      <w:r w:rsidR="001B1DEB" w:rsidRPr="003E5EED">
        <w:rPr>
          <w:sz w:val="24"/>
        </w:rPr>
        <w:t xml:space="preserve">em tecnologias renovadores para o setor de </w:t>
      </w:r>
      <w:r w:rsidR="00FF69EF" w:rsidRPr="003E5EED">
        <w:rPr>
          <w:sz w:val="24"/>
        </w:rPr>
        <w:t>saneamento. Visando</w:t>
      </w:r>
      <w:r w:rsidR="000A284E">
        <w:rPr>
          <w:sz w:val="24"/>
        </w:rPr>
        <w:t xml:space="preserve"> propor</w:t>
      </w:r>
      <w:r w:rsidR="001B1DEB" w:rsidRPr="003E5EED">
        <w:rPr>
          <w:sz w:val="24"/>
        </w:rPr>
        <w:t xml:space="preserve"> soluções vi</w:t>
      </w:r>
      <w:r w:rsidR="00E81B74">
        <w:rPr>
          <w:sz w:val="24"/>
        </w:rPr>
        <w:t>áveis que possam agregar valor à</w:t>
      </w:r>
      <w:r w:rsidR="001B1DEB" w:rsidRPr="003E5EED">
        <w:rPr>
          <w:sz w:val="24"/>
        </w:rPr>
        <w:t xml:space="preserve"> empresa sem acarretar em custos elevados, utilizando de soluções em </w:t>
      </w:r>
      <w:r w:rsidR="000A284E">
        <w:rPr>
          <w:i/>
          <w:sz w:val="24"/>
        </w:rPr>
        <w:t>software</w:t>
      </w:r>
      <w:r w:rsidR="000A284E" w:rsidRPr="000A284E">
        <w:rPr>
          <w:i/>
          <w:sz w:val="24"/>
        </w:rPr>
        <w:t xml:space="preserve"> </w:t>
      </w:r>
      <w:r w:rsidR="000A284E" w:rsidRPr="00211096">
        <w:rPr>
          <w:i/>
          <w:sz w:val="24"/>
        </w:rPr>
        <w:t>Open Source</w:t>
      </w:r>
      <w:r w:rsidR="000A284E">
        <w:rPr>
          <w:i/>
          <w:sz w:val="24"/>
        </w:rPr>
        <w:t xml:space="preserve"> </w:t>
      </w:r>
      <w:r w:rsidR="000A284E" w:rsidRPr="000A284E">
        <w:rPr>
          <w:sz w:val="24"/>
        </w:rPr>
        <w:t>com</w:t>
      </w:r>
      <w:r w:rsidR="001B1DEB" w:rsidRPr="003E5EED">
        <w:rPr>
          <w:sz w:val="24"/>
        </w:rPr>
        <w:t xml:space="preserve"> </w:t>
      </w:r>
      <w:r w:rsidR="00211096">
        <w:rPr>
          <w:sz w:val="24"/>
        </w:rPr>
        <w:t>tecnologias compatíveis</w:t>
      </w:r>
      <w:r w:rsidR="006C1685" w:rsidRPr="003E5EED">
        <w:rPr>
          <w:sz w:val="24"/>
        </w:rPr>
        <w:t xml:space="preserve">, </w:t>
      </w:r>
      <w:r w:rsidR="00C67FB6" w:rsidRPr="003E5EED">
        <w:rPr>
          <w:sz w:val="24"/>
        </w:rPr>
        <w:t xml:space="preserve">será possível </w:t>
      </w:r>
      <w:r w:rsidR="006C1685" w:rsidRPr="003E5EED">
        <w:rPr>
          <w:sz w:val="24"/>
        </w:rPr>
        <w:t>torna</w:t>
      </w:r>
      <w:r w:rsidR="00C67FB6" w:rsidRPr="003E5EED">
        <w:rPr>
          <w:sz w:val="24"/>
        </w:rPr>
        <w:t xml:space="preserve">r </w:t>
      </w:r>
      <w:r w:rsidR="006C1685" w:rsidRPr="003E5EED">
        <w:rPr>
          <w:sz w:val="24"/>
        </w:rPr>
        <w:t xml:space="preserve">o próprio sistema principal </w:t>
      </w:r>
      <w:r w:rsidR="009756CD">
        <w:rPr>
          <w:sz w:val="24"/>
        </w:rPr>
        <w:t>de uma empresa de saneamento</w:t>
      </w:r>
      <w:r w:rsidR="000A284E">
        <w:rPr>
          <w:sz w:val="24"/>
        </w:rPr>
        <w:t xml:space="preserve"> o</w:t>
      </w:r>
      <w:r w:rsidR="009756CD">
        <w:rPr>
          <w:sz w:val="24"/>
        </w:rPr>
        <w:t xml:space="preserve"> </w:t>
      </w:r>
      <w:r w:rsidR="00C67FB6" w:rsidRPr="003E5EED">
        <w:rPr>
          <w:sz w:val="24"/>
        </w:rPr>
        <w:t>GSAN</w:t>
      </w:r>
      <w:r w:rsidR="009756CD">
        <w:rPr>
          <w:sz w:val="24"/>
        </w:rPr>
        <w:t>,</w:t>
      </w:r>
      <w:r w:rsidR="006C1685" w:rsidRPr="003E5EED">
        <w:rPr>
          <w:sz w:val="24"/>
        </w:rPr>
        <w:t xml:space="preserve"> capaz de suprir através do</w:t>
      </w:r>
      <w:r w:rsidR="00E9709F">
        <w:rPr>
          <w:sz w:val="24"/>
        </w:rPr>
        <w:t>s recursos da</w:t>
      </w:r>
      <w:r w:rsidR="00C67FB6" w:rsidRPr="003E5EED">
        <w:rPr>
          <w:sz w:val="24"/>
        </w:rPr>
        <w:t xml:space="preserve"> </w:t>
      </w:r>
      <w:r w:rsidR="00E9709F">
        <w:rPr>
          <w:sz w:val="24"/>
        </w:rPr>
        <w:t>ferramenta</w:t>
      </w:r>
      <w:r w:rsidR="00353164" w:rsidRPr="003E5EED">
        <w:rPr>
          <w:sz w:val="24"/>
        </w:rPr>
        <w:t xml:space="preserve"> Asterisk a necessidade em disponibilizar de forma prática e padronizada o acesso a</w:t>
      </w:r>
      <w:r w:rsidR="006C1685" w:rsidRPr="003E5EED">
        <w:rPr>
          <w:sz w:val="24"/>
        </w:rPr>
        <w:t xml:space="preserve"> informações geradas</w:t>
      </w:r>
      <w:r w:rsidR="00353164" w:rsidRPr="003E5EED">
        <w:rPr>
          <w:sz w:val="24"/>
        </w:rPr>
        <w:t xml:space="preserve"> e mantidas</w:t>
      </w:r>
      <w:r w:rsidR="006C1685" w:rsidRPr="003E5EED">
        <w:rPr>
          <w:sz w:val="24"/>
        </w:rPr>
        <w:t xml:space="preserve"> pela empresa</w:t>
      </w:r>
      <w:r w:rsidR="00E9709F">
        <w:rPr>
          <w:sz w:val="24"/>
        </w:rPr>
        <w:t>, consequentemente possibilidade de redução de custo</w:t>
      </w:r>
      <w:r w:rsidR="009941F4">
        <w:rPr>
          <w:sz w:val="24"/>
        </w:rPr>
        <w:t xml:space="preserve"> com a utilização de uma unidade de resposta audível para realizar o atendimento de </w:t>
      </w:r>
      <w:r w:rsidR="00E9709F">
        <w:rPr>
          <w:sz w:val="24"/>
        </w:rPr>
        <w:t>primeiro nível</w:t>
      </w:r>
      <w:r w:rsidR="009941F4">
        <w:rPr>
          <w:sz w:val="24"/>
        </w:rPr>
        <w:t>.</w:t>
      </w:r>
      <w:r w:rsidR="00E81B74">
        <w:rPr>
          <w:sz w:val="24"/>
        </w:rPr>
        <w:t xml:space="preserve"> </w:t>
      </w:r>
      <w:r w:rsidR="00353164" w:rsidRPr="003E5EED">
        <w:rPr>
          <w:sz w:val="24"/>
        </w:rPr>
        <w:t xml:space="preserve">Propiciando </w:t>
      </w:r>
      <w:r w:rsidR="00B236BD" w:rsidRPr="003E5EED">
        <w:rPr>
          <w:sz w:val="24"/>
        </w:rPr>
        <w:t xml:space="preserve">ao cliente final um melhor </w:t>
      </w:r>
      <w:r w:rsidR="00353164" w:rsidRPr="003E5EED">
        <w:rPr>
          <w:sz w:val="24"/>
        </w:rPr>
        <w:t xml:space="preserve">e mais efetivo </w:t>
      </w:r>
      <w:r w:rsidR="00B236BD" w:rsidRPr="003E5EED">
        <w:rPr>
          <w:sz w:val="24"/>
        </w:rPr>
        <w:t xml:space="preserve">relacionamento </w:t>
      </w:r>
      <w:r w:rsidR="00353164" w:rsidRPr="003E5EED">
        <w:rPr>
          <w:sz w:val="24"/>
        </w:rPr>
        <w:t>com a empresa</w:t>
      </w:r>
      <w:r w:rsidR="006C1685" w:rsidRPr="003E5EED">
        <w:rPr>
          <w:sz w:val="24"/>
        </w:rPr>
        <w:t xml:space="preserve"> </w:t>
      </w:r>
      <w:r w:rsidR="00353164" w:rsidRPr="003E5EED">
        <w:rPr>
          <w:sz w:val="24"/>
        </w:rPr>
        <w:t>prestadora de serviços</w:t>
      </w:r>
      <w:r w:rsidR="006C1685" w:rsidRPr="003E5EED">
        <w:rPr>
          <w:sz w:val="24"/>
        </w:rPr>
        <w:t>.</w:t>
      </w:r>
    </w:p>
    <w:p w:rsidR="009D693A" w:rsidRDefault="009D693A" w:rsidP="00516626">
      <w:pPr>
        <w:pStyle w:val="Estilocorpodoc"/>
        <w:rPr>
          <w:sz w:val="24"/>
        </w:rPr>
      </w:pPr>
    </w:p>
    <w:p w:rsidR="00DC07E0" w:rsidRPr="003E5EED" w:rsidRDefault="00DC07E0" w:rsidP="00516626">
      <w:pPr>
        <w:pStyle w:val="Estilocorpodoc"/>
        <w:rPr>
          <w:sz w:val="24"/>
        </w:rPr>
      </w:pPr>
    </w:p>
    <w:p w:rsidR="00547CE8" w:rsidRPr="0016043C" w:rsidRDefault="0087024A" w:rsidP="0016043C">
      <w:pPr>
        <w:pStyle w:val="Heading2"/>
        <w:rPr>
          <w:rFonts w:ascii="Arial" w:hAnsi="Arial" w:cs="Arial"/>
          <w:sz w:val="24"/>
          <w:szCs w:val="24"/>
        </w:rPr>
      </w:pPr>
      <w:bookmarkStart w:id="206" w:name="_Toc382397610"/>
      <w:bookmarkStart w:id="207" w:name="_Toc382398451"/>
      <w:bookmarkStart w:id="208" w:name="_Toc421743323"/>
      <w:bookmarkStart w:id="209" w:name="_Toc421744007"/>
      <w:r w:rsidRPr="0016043C">
        <w:rPr>
          <w:rFonts w:ascii="Arial" w:hAnsi="Arial" w:cs="Arial"/>
          <w:sz w:val="24"/>
          <w:szCs w:val="24"/>
        </w:rPr>
        <w:t>1.4</w:t>
      </w:r>
      <w:r w:rsidR="00DD5783" w:rsidRPr="0016043C">
        <w:rPr>
          <w:rFonts w:ascii="Arial" w:hAnsi="Arial" w:cs="Arial"/>
          <w:sz w:val="24"/>
          <w:szCs w:val="24"/>
        </w:rPr>
        <w:t xml:space="preserve">. </w:t>
      </w:r>
      <w:r w:rsidR="00547CE8" w:rsidRPr="0016043C">
        <w:rPr>
          <w:rFonts w:ascii="Arial" w:hAnsi="Arial" w:cs="Arial"/>
          <w:sz w:val="24"/>
          <w:szCs w:val="24"/>
        </w:rPr>
        <w:t>ASPECTOS DE INOVAÇÃO</w:t>
      </w:r>
      <w:bookmarkEnd w:id="206"/>
      <w:bookmarkEnd w:id="207"/>
      <w:bookmarkEnd w:id="208"/>
      <w:bookmarkEnd w:id="209"/>
    </w:p>
    <w:p w:rsidR="001024F8" w:rsidRDefault="001024F8" w:rsidP="007F3194">
      <w:pPr>
        <w:pStyle w:val="Estilocorpodoc"/>
        <w:rPr>
          <w:sz w:val="24"/>
        </w:rPr>
      </w:pPr>
      <w:bookmarkStart w:id="210" w:name="_Toc382397611"/>
      <w:bookmarkStart w:id="211" w:name="_Toc382398452"/>
      <w:bookmarkStart w:id="212" w:name="_Toc382398675"/>
    </w:p>
    <w:p w:rsidR="00482133" w:rsidRDefault="006C1685" w:rsidP="007F3194">
      <w:pPr>
        <w:pStyle w:val="Estilocorpodoc"/>
        <w:rPr>
          <w:sz w:val="24"/>
        </w:rPr>
      </w:pPr>
      <w:r w:rsidRPr="0087024A">
        <w:rPr>
          <w:sz w:val="24"/>
        </w:rPr>
        <w:t xml:space="preserve">O trabalho de pesquisa e desenvolvimento se trata de uma integração entre </w:t>
      </w:r>
      <w:r w:rsidR="00D3730D" w:rsidRPr="00D3730D">
        <w:rPr>
          <w:i/>
          <w:sz w:val="24"/>
        </w:rPr>
        <w:t>software</w:t>
      </w:r>
      <w:r w:rsidRPr="0087024A">
        <w:rPr>
          <w:sz w:val="24"/>
        </w:rPr>
        <w:t xml:space="preserve"> totalmente distintos</w:t>
      </w:r>
      <w:r w:rsidR="00482133">
        <w:rPr>
          <w:sz w:val="24"/>
        </w:rPr>
        <w:t xml:space="preserve">, com </w:t>
      </w:r>
      <w:r w:rsidR="00D3730D">
        <w:rPr>
          <w:sz w:val="24"/>
        </w:rPr>
        <w:t>tecnologia</w:t>
      </w:r>
      <w:r w:rsidR="00DA3964">
        <w:rPr>
          <w:sz w:val="24"/>
        </w:rPr>
        <w:t xml:space="preserve"> </w:t>
      </w:r>
      <w:r w:rsidR="00D3730D" w:rsidRPr="00211096">
        <w:rPr>
          <w:i/>
          <w:sz w:val="24"/>
        </w:rPr>
        <w:t>Open Source</w:t>
      </w:r>
      <w:r w:rsidR="00B54225">
        <w:rPr>
          <w:sz w:val="24"/>
        </w:rPr>
        <w:t>,</w:t>
      </w:r>
      <w:r w:rsidRPr="0087024A">
        <w:rPr>
          <w:sz w:val="24"/>
        </w:rPr>
        <w:t xml:space="preserve"> </w:t>
      </w:r>
      <w:r w:rsidR="00482133">
        <w:rPr>
          <w:sz w:val="24"/>
        </w:rPr>
        <w:t>onde</w:t>
      </w:r>
      <w:r w:rsidRPr="0087024A">
        <w:rPr>
          <w:sz w:val="24"/>
        </w:rPr>
        <w:t xml:space="preserve"> </w:t>
      </w:r>
      <w:r w:rsidR="006D1C59" w:rsidRPr="0087024A">
        <w:rPr>
          <w:sz w:val="24"/>
        </w:rPr>
        <w:t xml:space="preserve">juntos </w:t>
      </w:r>
      <w:r w:rsidR="00B94AB6">
        <w:rPr>
          <w:sz w:val="24"/>
        </w:rPr>
        <w:t xml:space="preserve">seram capazes de </w:t>
      </w:r>
      <w:r w:rsidR="006D1C59" w:rsidRPr="0087024A">
        <w:rPr>
          <w:sz w:val="24"/>
        </w:rPr>
        <w:t xml:space="preserve">atender </w:t>
      </w:r>
      <w:r w:rsidR="00B94AB6">
        <w:rPr>
          <w:sz w:val="24"/>
        </w:rPr>
        <w:t xml:space="preserve">à </w:t>
      </w:r>
      <w:r w:rsidR="00115CFC">
        <w:rPr>
          <w:sz w:val="24"/>
        </w:rPr>
        <w:t>uma</w:t>
      </w:r>
      <w:r w:rsidR="006D1C59" w:rsidRPr="0087024A">
        <w:rPr>
          <w:sz w:val="24"/>
        </w:rPr>
        <w:t xml:space="preserve"> demanda e</w:t>
      </w:r>
      <w:r w:rsidR="00115CFC">
        <w:rPr>
          <w:sz w:val="24"/>
        </w:rPr>
        <w:t xml:space="preserve">xistente no setor de saneamento </w:t>
      </w:r>
      <w:r w:rsidR="00B94AB6">
        <w:rPr>
          <w:sz w:val="24"/>
        </w:rPr>
        <w:t xml:space="preserve">brasileiro relacionado ao </w:t>
      </w:r>
      <w:r w:rsidR="00D3730D">
        <w:rPr>
          <w:sz w:val="24"/>
        </w:rPr>
        <w:t xml:space="preserve">contexto de </w:t>
      </w:r>
      <w:r w:rsidR="00115CFC">
        <w:rPr>
          <w:sz w:val="24"/>
        </w:rPr>
        <w:t>Atendimento ao P</w:t>
      </w:r>
      <w:r w:rsidR="0086564F">
        <w:rPr>
          <w:sz w:val="24"/>
        </w:rPr>
        <w:t>úblico. Com a</w:t>
      </w:r>
      <w:r w:rsidR="00B94AB6">
        <w:rPr>
          <w:sz w:val="24"/>
        </w:rPr>
        <w:t xml:space="preserve"> integração entre o sistema GSAN com o software Asterisk, será </w:t>
      </w:r>
      <w:r w:rsidR="0086564F">
        <w:rPr>
          <w:sz w:val="24"/>
        </w:rPr>
        <w:t>possível transferir</w:t>
      </w:r>
      <w:r w:rsidR="00B94AB6">
        <w:rPr>
          <w:sz w:val="24"/>
        </w:rPr>
        <w:t xml:space="preserve"> os atendimentos de</w:t>
      </w:r>
      <w:r w:rsidR="00713594">
        <w:rPr>
          <w:sz w:val="24"/>
        </w:rPr>
        <w:t xml:space="preserve">stinado a central de atendimento, </w:t>
      </w:r>
      <w:r w:rsidR="0086564F">
        <w:rPr>
          <w:sz w:val="24"/>
        </w:rPr>
        <w:t>para uma Unidade de Resposta Audível (URA), executando</w:t>
      </w:r>
      <w:r w:rsidR="00B94AB6">
        <w:rPr>
          <w:sz w:val="24"/>
        </w:rPr>
        <w:t xml:space="preserve"> a triagem das solicitações</w:t>
      </w:r>
      <w:r w:rsidR="0086564F">
        <w:rPr>
          <w:sz w:val="24"/>
        </w:rPr>
        <w:t xml:space="preserve"> de forma padronizada</w:t>
      </w:r>
      <w:r w:rsidR="00B94AB6">
        <w:rPr>
          <w:sz w:val="24"/>
        </w:rPr>
        <w:t xml:space="preserve"> e para </w:t>
      </w:r>
      <w:r w:rsidR="0086564F">
        <w:rPr>
          <w:sz w:val="24"/>
        </w:rPr>
        <w:t>solicitações</w:t>
      </w:r>
      <w:r w:rsidR="00B94AB6">
        <w:rPr>
          <w:sz w:val="24"/>
        </w:rPr>
        <w:t xml:space="preserve"> </w:t>
      </w:r>
      <w:r w:rsidR="00482133">
        <w:rPr>
          <w:sz w:val="24"/>
        </w:rPr>
        <w:t>referentes aos tipos de serviços</w:t>
      </w:r>
      <w:r w:rsidR="0086564F">
        <w:rPr>
          <w:sz w:val="24"/>
        </w:rPr>
        <w:t xml:space="preserve"> </w:t>
      </w:r>
      <w:r w:rsidR="00B94AB6">
        <w:rPr>
          <w:sz w:val="24"/>
        </w:rPr>
        <w:t>Obter 2ª via de Conta, Informar Falta de Àgua e Solicitar Restabelecimento</w:t>
      </w:r>
      <w:r w:rsidR="0086564F">
        <w:rPr>
          <w:sz w:val="24"/>
        </w:rPr>
        <w:t xml:space="preserve"> de Ligação</w:t>
      </w:r>
      <w:r w:rsidR="00B94AB6">
        <w:rPr>
          <w:sz w:val="24"/>
        </w:rPr>
        <w:t>, será possível realizar de forma automatizada</w:t>
      </w:r>
      <w:r w:rsidR="00482133">
        <w:rPr>
          <w:sz w:val="24"/>
        </w:rPr>
        <w:t xml:space="preserve"> o atendimento</w:t>
      </w:r>
      <w:r w:rsidR="00B94AB6">
        <w:rPr>
          <w:sz w:val="24"/>
        </w:rPr>
        <w:t xml:space="preserve">, sem </w:t>
      </w:r>
      <w:r w:rsidR="00482133">
        <w:rPr>
          <w:sz w:val="24"/>
        </w:rPr>
        <w:t xml:space="preserve">que haja </w:t>
      </w:r>
      <w:r w:rsidR="00B94AB6">
        <w:rPr>
          <w:sz w:val="24"/>
        </w:rPr>
        <w:t xml:space="preserve">intervenção humana </w:t>
      </w:r>
      <w:r w:rsidR="00482133">
        <w:rPr>
          <w:sz w:val="24"/>
        </w:rPr>
        <w:t xml:space="preserve">durante o </w:t>
      </w:r>
      <w:r w:rsidR="00B94AB6">
        <w:rPr>
          <w:sz w:val="24"/>
        </w:rPr>
        <w:t>processo</w:t>
      </w:r>
      <w:r w:rsidR="00D3730D">
        <w:rPr>
          <w:sz w:val="24"/>
        </w:rPr>
        <w:t>.</w:t>
      </w:r>
      <w:r w:rsidR="00482133">
        <w:rPr>
          <w:sz w:val="24"/>
        </w:rPr>
        <w:t xml:space="preserve"> </w:t>
      </w:r>
    </w:p>
    <w:p w:rsidR="006C1685" w:rsidRDefault="00115CFC" w:rsidP="007F3194">
      <w:pPr>
        <w:pStyle w:val="Estilocorpodoc"/>
        <w:rPr>
          <w:sz w:val="24"/>
        </w:rPr>
      </w:pPr>
      <w:r>
        <w:rPr>
          <w:sz w:val="24"/>
        </w:rPr>
        <w:lastRenderedPageBreak/>
        <w:t>N</w:t>
      </w:r>
      <w:r w:rsidR="006D1C59" w:rsidRPr="0087024A">
        <w:rPr>
          <w:sz w:val="24"/>
        </w:rPr>
        <w:t xml:space="preserve">ão há oficialmente </w:t>
      </w:r>
      <w:r w:rsidR="0067373C" w:rsidRPr="0087024A">
        <w:rPr>
          <w:sz w:val="24"/>
        </w:rPr>
        <w:t>um</w:t>
      </w:r>
      <w:r w:rsidR="0067373C">
        <w:rPr>
          <w:sz w:val="24"/>
        </w:rPr>
        <w:t>a</w:t>
      </w:r>
      <w:r w:rsidR="0067373C" w:rsidRPr="0087024A">
        <w:rPr>
          <w:sz w:val="24"/>
        </w:rPr>
        <w:t xml:space="preserve"> </w:t>
      </w:r>
      <w:r w:rsidR="007C21CF">
        <w:rPr>
          <w:sz w:val="24"/>
        </w:rPr>
        <w:t>versão</w:t>
      </w:r>
      <w:r w:rsidR="006D1C59" w:rsidRPr="0087024A">
        <w:rPr>
          <w:sz w:val="24"/>
        </w:rPr>
        <w:t xml:space="preserve"> </w:t>
      </w:r>
      <w:r w:rsidR="00011C9B" w:rsidRPr="0087024A">
        <w:rPr>
          <w:sz w:val="24"/>
        </w:rPr>
        <w:t xml:space="preserve">publicada </w:t>
      </w:r>
      <w:r w:rsidR="007C21CF">
        <w:rPr>
          <w:sz w:val="24"/>
        </w:rPr>
        <w:t xml:space="preserve">na comunidade </w:t>
      </w:r>
      <w:r w:rsidR="006D1C59" w:rsidRPr="0087024A">
        <w:rPr>
          <w:sz w:val="24"/>
        </w:rPr>
        <w:t>do</w:t>
      </w:r>
      <w:r w:rsidR="00011C9B" w:rsidRPr="0087024A">
        <w:rPr>
          <w:sz w:val="24"/>
        </w:rPr>
        <w:t xml:space="preserve"> sistema</w:t>
      </w:r>
      <w:r w:rsidR="006D1C59" w:rsidRPr="0087024A">
        <w:rPr>
          <w:sz w:val="24"/>
        </w:rPr>
        <w:t xml:space="preserve"> GSAN capaz de atender </w:t>
      </w:r>
      <w:r w:rsidR="001331C2">
        <w:rPr>
          <w:sz w:val="24"/>
        </w:rPr>
        <w:t xml:space="preserve">esta demanda </w:t>
      </w:r>
      <w:r w:rsidR="006D1C59" w:rsidRPr="0087024A">
        <w:rPr>
          <w:sz w:val="24"/>
        </w:rPr>
        <w:t>de forma igual ou superior</w:t>
      </w:r>
      <w:r w:rsidR="00DA3964">
        <w:rPr>
          <w:sz w:val="24"/>
        </w:rPr>
        <w:t xml:space="preserve">, </w:t>
      </w:r>
      <w:r w:rsidR="00DA3964" w:rsidRPr="00DA3964">
        <w:rPr>
          <w:sz w:val="24"/>
        </w:rPr>
        <w:t>inovando em propor uma solução viável e eficiente</w:t>
      </w:r>
      <w:r w:rsidR="000F52B1">
        <w:rPr>
          <w:sz w:val="24"/>
        </w:rPr>
        <w:t xml:space="preserve"> </w:t>
      </w:r>
      <w:r w:rsidR="001331C2">
        <w:rPr>
          <w:sz w:val="24"/>
        </w:rPr>
        <w:t xml:space="preserve">de baixo custo, </w:t>
      </w:r>
      <w:r w:rsidR="000F52B1">
        <w:rPr>
          <w:sz w:val="24"/>
        </w:rPr>
        <w:t xml:space="preserve">para </w:t>
      </w:r>
      <w:r w:rsidR="001331C2">
        <w:rPr>
          <w:sz w:val="24"/>
        </w:rPr>
        <w:t xml:space="preserve">possibilitando </w:t>
      </w:r>
      <w:r w:rsidR="000F52B1">
        <w:rPr>
          <w:sz w:val="24"/>
        </w:rPr>
        <w:t>a melhoria no</w:t>
      </w:r>
      <w:r w:rsidR="00DA3964" w:rsidRPr="00DA3964">
        <w:rPr>
          <w:sz w:val="24"/>
        </w:rPr>
        <w:t xml:space="preserve"> atendimento ao cliente, se destacando em </w:t>
      </w:r>
      <w:r w:rsidR="00DA3964">
        <w:rPr>
          <w:sz w:val="24"/>
        </w:rPr>
        <w:t>permitir</w:t>
      </w:r>
      <w:r w:rsidR="00DA3964" w:rsidRPr="00DA3964">
        <w:rPr>
          <w:sz w:val="24"/>
        </w:rPr>
        <w:t xml:space="preserve"> que o cliente possa realizar suas solicitações </w:t>
      </w:r>
      <w:r w:rsidR="007C21CF">
        <w:rPr>
          <w:sz w:val="24"/>
        </w:rPr>
        <w:t xml:space="preserve">em qualquer horário do dia ou noite, </w:t>
      </w:r>
      <w:r w:rsidR="00DA3964" w:rsidRPr="00DA3964">
        <w:rPr>
          <w:sz w:val="24"/>
        </w:rPr>
        <w:t>sem ter que se locomover a empresa e acessar informações de débitos pendentes</w:t>
      </w:r>
      <w:r w:rsidR="00DA3964">
        <w:rPr>
          <w:sz w:val="24"/>
        </w:rPr>
        <w:t xml:space="preserve"> de forma rápida e padronizada.</w:t>
      </w:r>
      <w:bookmarkEnd w:id="210"/>
      <w:bookmarkEnd w:id="211"/>
      <w:bookmarkEnd w:id="212"/>
    </w:p>
    <w:p w:rsidR="009D693A" w:rsidRDefault="009D693A" w:rsidP="007F3194">
      <w:pPr>
        <w:pStyle w:val="Estilocorpodoc"/>
        <w:rPr>
          <w:rFonts w:cs="Arial"/>
          <w:sz w:val="24"/>
        </w:rPr>
      </w:pPr>
    </w:p>
    <w:p w:rsidR="00DC07E0" w:rsidDel="0014056C" w:rsidRDefault="00DC07E0" w:rsidP="007F3194">
      <w:pPr>
        <w:pStyle w:val="Estilocorpodoc"/>
        <w:rPr>
          <w:del w:id="213" w:author="Marcos Junior" w:date="2015-06-12T09:38:00Z"/>
          <w:rFonts w:cs="Arial"/>
          <w:sz w:val="24"/>
        </w:rPr>
      </w:pPr>
    </w:p>
    <w:p w:rsidR="00DC07E0" w:rsidRPr="000F1EE0" w:rsidRDefault="00DC07E0" w:rsidP="007F3194">
      <w:pPr>
        <w:pStyle w:val="Estilocorpodoc"/>
        <w:rPr>
          <w:rFonts w:cs="Arial"/>
          <w:sz w:val="24"/>
        </w:rPr>
      </w:pPr>
    </w:p>
    <w:p w:rsidR="009F3D20" w:rsidRPr="0016043C" w:rsidRDefault="0087024A" w:rsidP="0016043C">
      <w:pPr>
        <w:pStyle w:val="Heading2"/>
        <w:rPr>
          <w:rFonts w:ascii="Arial" w:hAnsi="Arial" w:cs="Arial"/>
          <w:sz w:val="24"/>
          <w:szCs w:val="24"/>
        </w:rPr>
      </w:pPr>
      <w:bookmarkStart w:id="214" w:name="_Toc382397612"/>
      <w:bookmarkStart w:id="215" w:name="_Toc382398453"/>
      <w:bookmarkStart w:id="216" w:name="_Toc421743324"/>
      <w:bookmarkStart w:id="217" w:name="_Toc421744008"/>
      <w:r w:rsidRPr="0016043C">
        <w:rPr>
          <w:rFonts w:ascii="Arial" w:hAnsi="Arial" w:cs="Arial"/>
          <w:sz w:val="24"/>
          <w:szCs w:val="24"/>
        </w:rPr>
        <w:t>1.5</w:t>
      </w:r>
      <w:r w:rsidR="009F3D20" w:rsidRPr="0016043C">
        <w:rPr>
          <w:rFonts w:ascii="Arial" w:hAnsi="Arial" w:cs="Arial"/>
          <w:sz w:val="24"/>
          <w:szCs w:val="24"/>
        </w:rPr>
        <w:t xml:space="preserve"> TRABALHOS RELACIONADOS</w:t>
      </w:r>
      <w:bookmarkEnd w:id="214"/>
      <w:bookmarkEnd w:id="215"/>
      <w:bookmarkEnd w:id="216"/>
      <w:bookmarkEnd w:id="217"/>
    </w:p>
    <w:p w:rsidR="001024F8" w:rsidRDefault="001024F8" w:rsidP="00516626">
      <w:pPr>
        <w:pStyle w:val="Estilocorpodoc"/>
        <w:rPr>
          <w:rStyle w:val="Strong"/>
          <w:b w:val="0"/>
          <w:bCs w:val="0"/>
          <w:sz w:val="24"/>
        </w:rPr>
      </w:pPr>
    </w:p>
    <w:p w:rsidR="00F2122B" w:rsidRDefault="00F2122B" w:rsidP="00516626">
      <w:pPr>
        <w:pStyle w:val="Estilocorpodoc"/>
        <w:rPr>
          <w:ins w:id="218" w:author="Marcos Junior" w:date="2015-06-11T18:46:00Z"/>
          <w:rStyle w:val="Strong"/>
          <w:b w:val="0"/>
          <w:bCs w:val="0"/>
          <w:sz w:val="24"/>
        </w:rPr>
      </w:pPr>
      <w:r>
        <w:rPr>
          <w:rStyle w:val="Strong"/>
          <w:b w:val="0"/>
          <w:bCs w:val="0"/>
          <w:sz w:val="24"/>
        </w:rPr>
        <w:t xml:space="preserve">Este trabalho de pesquisa e desenvolvimento se assemelha ao trabalho descrito por Guilherme, (Vieira, 2007) que </w:t>
      </w:r>
      <w:r w:rsidR="005A7833">
        <w:rPr>
          <w:rStyle w:val="Strong"/>
          <w:b w:val="0"/>
          <w:bCs w:val="0"/>
          <w:sz w:val="24"/>
        </w:rPr>
        <w:t xml:space="preserve">também </w:t>
      </w:r>
      <w:r w:rsidR="00E86952">
        <w:rPr>
          <w:rStyle w:val="Strong"/>
          <w:b w:val="0"/>
          <w:bCs w:val="0"/>
          <w:sz w:val="24"/>
        </w:rPr>
        <w:t xml:space="preserve">utilizou recursos do programa Asterisk para desenvolver uma Sistema de criação de planos de discagem de forma </w:t>
      </w:r>
      <w:r w:rsidR="005A7833">
        <w:rPr>
          <w:rStyle w:val="Strong"/>
          <w:b w:val="0"/>
          <w:bCs w:val="0"/>
          <w:sz w:val="24"/>
        </w:rPr>
        <w:t>prática</w:t>
      </w:r>
      <w:r w:rsidR="001C741C">
        <w:rPr>
          <w:rStyle w:val="Strong"/>
          <w:b w:val="0"/>
          <w:bCs w:val="0"/>
          <w:sz w:val="24"/>
        </w:rPr>
        <w:t xml:space="preserve"> explanando aspectos da ferramenta e expondo as dificuldades encontradas</w:t>
      </w:r>
      <w:r w:rsidR="00E86952">
        <w:rPr>
          <w:rStyle w:val="Strong"/>
          <w:b w:val="0"/>
          <w:bCs w:val="0"/>
          <w:sz w:val="24"/>
        </w:rPr>
        <w:t>, apesar de ambos utilizarem dos diversos recursos do Asterisk, há divergência no objetivo onde este se destaca o fator de</w:t>
      </w:r>
      <w:r w:rsidR="001C741C">
        <w:rPr>
          <w:rStyle w:val="Strong"/>
          <w:b w:val="0"/>
          <w:bCs w:val="0"/>
          <w:sz w:val="24"/>
        </w:rPr>
        <w:t xml:space="preserve"> realizar uma</w:t>
      </w:r>
      <w:r w:rsidR="00E86952">
        <w:rPr>
          <w:rStyle w:val="Strong"/>
          <w:b w:val="0"/>
          <w:bCs w:val="0"/>
          <w:sz w:val="24"/>
        </w:rPr>
        <w:t xml:space="preserve"> integração com outro software</w:t>
      </w:r>
      <w:r w:rsidR="001C741C">
        <w:rPr>
          <w:rStyle w:val="Strong"/>
          <w:b w:val="0"/>
          <w:bCs w:val="0"/>
          <w:sz w:val="24"/>
        </w:rPr>
        <w:t xml:space="preserve">, visando trazer uma solucionar uma demanda do setor de Saneamento.  No trabalho desenvolvido por Jilcimaico (DARÚ, 2008), aborda </w:t>
      </w:r>
      <w:r w:rsidR="0060510E">
        <w:rPr>
          <w:rStyle w:val="Strong"/>
          <w:b w:val="0"/>
          <w:bCs w:val="0"/>
          <w:sz w:val="24"/>
        </w:rPr>
        <w:t>com clareza a utilização da distribuição</w:t>
      </w:r>
      <w:r w:rsidR="001C741C">
        <w:rPr>
          <w:rStyle w:val="Strong"/>
          <w:b w:val="0"/>
          <w:bCs w:val="0"/>
          <w:sz w:val="24"/>
        </w:rPr>
        <w:t xml:space="preserve"> Disc-OS como interface WEB do Asterisk, </w:t>
      </w:r>
      <w:r w:rsidR="0060510E">
        <w:rPr>
          <w:rStyle w:val="Strong"/>
          <w:b w:val="0"/>
          <w:bCs w:val="0"/>
          <w:sz w:val="24"/>
        </w:rPr>
        <w:t xml:space="preserve">além de descreve os principais conceitos envolvidos na utilização do software, </w:t>
      </w:r>
      <w:del w:id="219" w:author="Marcos Junior" w:date="2015-06-11T19:31:00Z">
        <w:r w:rsidR="0060510E" w:rsidDel="007E0CE0">
          <w:rPr>
            <w:rStyle w:val="Strong"/>
            <w:b w:val="0"/>
            <w:bCs w:val="0"/>
            <w:sz w:val="24"/>
          </w:rPr>
          <w:delText>demostra</w:delText>
        </w:r>
      </w:del>
      <w:ins w:id="220" w:author="Marcos Junior" w:date="2015-06-11T19:31:00Z">
        <w:r w:rsidR="007E0CE0">
          <w:rPr>
            <w:rStyle w:val="Strong"/>
            <w:b w:val="0"/>
            <w:bCs w:val="0"/>
            <w:sz w:val="24"/>
          </w:rPr>
          <w:t>demonstra</w:t>
        </w:r>
      </w:ins>
      <w:r w:rsidR="0060510E">
        <w:rPr>
          <w:rStyle w:val="Strong"/>
          <w:b w:val="0"/>
          <w:bCs w:val="0"/>
          <w:sz w:val="24"/>
        </w:rPr>
        <w:t xml:space="preserve"> os procedimentos necessários para realizar a instalação da ferramenta e configuração dos recursos essências para um Call Center, assemelhando-se este ao fato de</w:t>
      </w:r>
      <w:r w:rsidR="00E80146">
        <w:rPr>
          <w:rStyle w:val="Strong"/>
          <w:b w:val="0"/>
          <w:bCs w:val="0"/>
          <w:sz w:val="24"/>
        </w:rPr>
        <w:t xml:space="preserve"> também</w:t>
      </w:r>
      <w:r w:rsidR="0060510E">
        <w:rPr>
          <w:rStyle w:val="Strong"/>
          <w:b w:val="0"/>
          <w:bCs w:val="0"/>
          <w:sz w:val="24"/>
        </w:rPr>
        <w:t xml:space="preserve"> utilizar a </w:t>
      </w:r>
      <w:r w:rsidR="00E80146">
        <w:rPr>
          <w:rStyle w:val="Strong"/>
          <w:b w:val="0"/>
          <w:bCs w:val="0"/>
          <w:sz w:val="24"/>
        </w:rPr>
        <w:t>distribuição Disc-OS</w:t>
      </w:r>
      <w:ins w:id="221" w:author="Marcos Junior" w:date="2015-06-11T19:10:00Z">
        <w:r w:rsidR="00654902">
          <w:rPr>
            <w:rStyle w:val="Strong"/>
            <w:b w:val="0"/>
            <w:bCs w:val="0"/>
            <w:sz w:val="24"/>
          </w:rPr>
          <w:t xml:space="preserve"> </w:t>
        </w:r>
      </w:ins>
      <w:del w:id="222" w:author="Marcos Junior" w:date="2015-06-11T19:10:00Z">
        <w:r w:rsidR="00E80146" w:rsidDel="00654902">
          <w:rPr>
            <w:rStyle w:val="Strong"/>
            <w:b w:val="0"/>
            <w:bCs w:val="0"/>
            <w:sz w:val="24"/>
          </w:rPr>
          <w:delText xml:space="preserve">  </w:delText>
        </w:r>
      </w:del>
      <w:r w:rsidR="00E80146">
        <w:rPr>
          <w:rStyle w:val="Strong"/>
          <w:b w:val="0"/>
          <w:bCs w:val="0"/>
          <w:sz w:val="24"/>
        </w:rPr>
        <w:t xml:space="preserve">que propõe uma </w:t>
      </w:r>
      <w:r w:rsidR="0060510E">
        <w:rPr>
          <w:rStyle w:val="Strong"/>
          <w:b w:val="0"/>
          <w:bCs w:val="0"/>
          <w:sz w:val="24"/>
        </w:rPr>
        <w:t>interface WEB para a configuração do Asterisk.</w:t>
      </w:r>
    </w:p>
    <w:p w:rsidR="001F1EB4" w:rsidRPr="00654902" w:rsidRDefault="00EA40A4" w:rsidP="00516626">
      <w:pPr>
        <w:pStyle w:val="Estilocorpodoc"/>
        <w:rPr>
          <w:rStyle w:val="Strong"/>
          <w:b w:val="0"/>
          <w:bCs w:val="0"/>
          <w:sz w:val="24"/>
          <w:rPrChange w:id="223" w:author="Marcos Junior" w:date="2015-06-11T19:10:00Z">
            <w:rPr>
              <w:rStyle w:val="Strong"/>
              <w:rFonts w:ascii="Calibri" w:eastAsia="Calibri" w:hAnsi="Calibri"/>
              <w:b w:val="0"/>
              <w:bCs w:val="0"/>
              <w:sz w:val="24"/>
              <w:szCs w:val="20"/>
              <w:lang w:eastAsia="en-US"/>
            </w:rPr>
          </w:rPrChange>
        </w:rPr>
      </w:pPr>
      <w:ins w:id="224" w:author="Marcos Junior" w:date="2015-06-11T18:46:00Z">
        <w:r>
          <w:rPr>
            <w:rStyle w:val="Strong"/>
            <w:b w:val="0"/>
            <w:bCs w:val="0"/>
            <w:sz w:val="24"/>
          </w:rPr>
          <w:t xml:space="preserve">O trabalho desenvolvimento por </w:t>
        </w:r>
        <w:r w:rsidR="00656F0A" w:rsidRPr="00656F0A">
          <w:rPr>
            <w:sz w:val="24"/>
            <w:rPrChange w:id="225" w:author="Marcos Junior" w:date="2015-06-11T19:10:00Z">
              <w:rPr>
                <w:b/>
                <w:bCs/>
              </w:rPr>
            </w:rPrChange>
          </w:rPr>
          <w:t>Humberto (</w:t>
        </w:r>
      </w:ins>
      <w:ins w:id="226" w:author="Marcos Junior" w:date="2015-06-11T19:25:00Z">
        <w:r w:rsidR="00D0308A">
          <w:rPr>
            <w:sz w:val="24"/>
          </w:rPr>
          <w:t>CAMPOS</w:t>
        </w:r>
      </w:ins>
      <w:ins w:id="227" w:author="Marcos Junior" w:date="2015-06-11T18:47:00Z">
        <w:r w:rsidR="00656F0A" w:rsidRPr="00656F0A">
          <w:rPr>
            <w:sz w:val="24"/>
            <w:rPrChange w:id="228" w:author="Marcos Junior" w:date="2015-06-11T19:10:00Z">
              <w:rPr>
                <w:b/>
                <w:bCs/>
              </w:rPr>
            </w:rPrChange>
          </w:rPr>
          <w:t>, 20</w:t>
        </w:r>
      </w:ins>
      <w:ins w:id="229" w:author="Marcos Junior" w:date="2015-06-11T19:25:00Z">
        <w:r w:rsidR="00D0308A">
          <w:rPr>
            <w:sz w:val="24"/>
          </w:rPr>
          <w:t>07</w:t>
        </w:r>
      </w:ins>
      <w:ins w:id="230" w:author="Marcos Junior" w:date="2015-06-11T18:46:00Z">
        <w:r w:rsidR="00656F0A" w:rsidRPr="00656F0A">
          <w:rPr>
            <w:sz w:val="24"/>
            <w:rPrChange w:id="231" w:author="Marcos Junior" w:date="2015-06-11T19:10:00Z">
              <w:rPr>
                <w:b/>
                <w:bCs/>
              </w:rPr>
            </w:rPrChange>
          </w:rPr>
          <w:t>)</w:t>
        </w:r>
      </w:ins>
      <w:ins w:id="232" w:author="Marcos Junior" w:date="2015-06-11T18:47:00Z">
        <w:r w:rsidR="00656F0A" w:rsidRPr="00656F0A">
          <w:rPr>
            <w:sz w:val="24"/>
            <w:rPrChange w:id="233" w:author="Marcos Junior" w:date="2015-06-11T19:10:00Z">
              <w:rPr>
                <w:b/>
                <w:bCs/>
              </w:rPr>
            </w:rPrChange>
          </w:rPr>
          <w:t xml:space="preserve">, utilizou os </w:t>
        </w:r>
      </w:ins>
      <w:ins w:id="234" w:author="Marcos Junior" w:date="2015-06-11T18:50:00Z">
        <w:r w:rsidR="00656F0A" w:rsidRPr="00656F0A">
          <w:rPr>
            <w:sz w:val="24"/>
            <w:rPrChange w:id="235" w:author="Marcos Junior" w:date="2015-06-11T19:10:00Z">
              <w:rPr>
                <w:b/>
                <w:bCs/>
              </w:rPr>
            </w:rPrChange>
          </w:rPr>
          <w:t xml:space="preserve">principais </w:t>
        </w:r>
      </w:ins>
      <w:ins w:id="236" w:author="Marcos Junior" w:date="2015-06-11T18:47:00Z">
        <w:r w:rsidR="00656F0A" w:rsidRPr="00656F0A">
          <w:rPr>
            <w:sz w:val="24"/>
            <w:rPrChange w:id="237" w:author="Marcos Junior" w:date="2015-06-11T19:10:00Z">
              <w:rPr>
                <w:b/>
                <w:bCs/>
              </w:rPr>
            </w:rPrChange>
          </w:rPr>
          <w:t xml:space="preserve">recursos do </w:t>
        </w:r>
      </w:ins>
      <w:ins w:id="238" w:author="Marcos Junior" w:date="2015-06-11T18:50:00Z">
        <w:r w:rsidR="00656F0A" w:rsidRPr="00656F0A">
          <w:rPr>
            <w:i/>
            <w:sz w:val="24"/>
            <w:rPrChange w:id="239" w:author="Marcos Junior" w:date="2015-06-11T19:10:00Z">
              <w:rPr>
                <w:b/>
                <w:bCs/>
              </w:rPr>
            </w:rPrChange>
          </w:rPr>
          <w:t>software</w:t>
        </w:r>
        <w:r w:rsidR="00656F0A" w:rsidRPr="00656F0A">
          <w:rPr>
            <w:sz w:val="24"/>
            <w:rPrChange w:id="240" w:author="Marcos Junior" w:date="2015-06-11T19:10:00Z">
              <w:rPr>
                <w:b/>
                <w:bCs/>
              </w:rPr>
            </w:rPrChange>
          </w:rPr>
          <w:t xml:space="preserve"> </w:t>
        </w:r>
      </w:ins>
      <w:ins w:id="241" w:author="Marcos Junior" w:date="2015-06-11T18:47:00Z">
        <w:r w:rsidR="00656F0A" w:rsidRPr="00656F0A">
          <w:rPr>
            <w:sz w:val="24"/>
            <w:rPrChange w:id="242" w:author="Marcos Junior" w:date="2015-06-11T19:10:00Z">
              <w:rPr>
                <w:b/>
                <w:bCs/>
              </w:rPr>
            </w:rPrChange>
          </w:rPr>
          <w:t xml:space="preserve">Asterisk para realizar uma integração com um </w:t>
        </w:r>
      </w:ins>
      <w:ins w:id="243" w:author="Marcos Junior" w:date="2015-06-11T18:48:00Z">
        <w:r w:rsidR="00656F0A" w:rsidRPr="00656F0A">
          <w:rPr>
            <w:sz w:val="24"/>
            <w:rPrChange w:id="244" w:author="Marcos Junior" w:date="2015-06-11T19:10:00Z">
              <w:rPr>
                <w:b/>
                <w:bCs/>
              </w:rPr>
            </w:rPrChange>
          </w:rPr>
          <w:t xml:space="preserve">sistema </w:t>
        </w:r>
      </w:ins>
      <w:ins w:id="245" w:author="Marcos Junior" w:date="2015-06-11T18:51:00Z">
        <w:r w:rsidR="00656F0A" w:rsidRPr="00656F0A">
          <w:rPr>
            <w:sz w:val="24"/>
            <w:rPrChange w:id="246" w:author="Marcos Junior" w:date="2015-06-11T19:10:00Z">
              <w:rPr>
                <w:b/>
                <w:bCs/>
              </w:rPr>
            </w:rPrChange>
          </w:rPr>
          <w:t xml:space="preserve">externo </w:t>
        </w:r>
      </w:ins>
      <w:ins w:id="247" w:author="Marcos Junior" w:date="2015-06-11T18:53:00Z">
        <w:r w:rsidR="00656F0A" w:rsidRPr="00656F0A">
          <w:rPr>
            <w:sz w:val="24"/>
            <w:rPrChange w:id="248" w:author="Marcos Junior" w:date="2015-06-11T19:10:00Z">
              <w:rPr>
                <w:b/>
                <w:bCs/>
              </w:rPr>
            </w:rPrChange>
          </w:rPr>
          <w:t xml:space="preserve">que calcula os valores </w:t>
        </w:r>
      </w:ins>
      <w:ins w:id="249" w:author="Marcos Junior" w:date="2015-06-11T18:48:00Z">
        <w:r w:rsidR="00656F0A" w:rsidRPr="00656F0A">
          <w:rPr>
            <w:sz w:val="24"/>
            <w:rPrChange w:id="250" w:author="Marcos Junior" w:date="2015-06-11T19:10:00Z">
              <w:rPr>
                <w:b/>
                <w:bCs/>
              </w:rPr>
            </w:rPrChange>
          </w:rPr>
          <w:t xml:space="preserve">de </w:t>
        </w:r>
      </w:ins>
      <w:ins w:id="251" w:author="Marcos Junior" w:date="2015-06-11T18:57:00Z">
        <w:r w:rsidR="00656F0A" w:rsidRPr="00656F0A">
          <w:rPr>
            <w:sz w:val="24"/>
            <w:rPrChange w:id="252" w:author="Marcos Junior" w:date="2015-06-11T19:10:00Z">
              <w:rPr>
                <w:b/>
                <w:bCs/>
              </w:rPr>
            </w:rPrChange>
          </w:rPr>
          <w:t xml:space="preserve">cada </w:t>
        </w:r>
      </w:ins>
      <w:ins w:id="253" w:author="Marcos Junior" w:date="2015-06-11T18:52:00Z">
        <w:r w:rsidR="00656F0A" w:rsidRPr="00656F0A">
          <w:rPr>
            <w:sz w:val="24"/>
            <w:rPrChange w:id="254" w:author="Marcos Junior" w:date="2015-06-11T19:10:00Z">
              <w:rPr>
                <w:b/>
                <w:bCs/>
              </w:rPr>
            </w:rPrChange>
          </w:rPr>
          <w:t>ligaç</w:t>
        </w:r>
      </w:ins>
      <w:ins w:id="255" w:author="Marcos Junior" w:date="2015-06-11T18:57:00Z">
        <w:r w:rsidR="00656F0A" w:rsidRPr="00656F0A">
          <w:rPr>
            <w:sz w:val="24"/>
            <w:rPrChange w:id="256" w:author="Marcos Junior" w:date="2015-06-11T19:10:00Z">
              <w:rPr>
                <w:b/>
                <w:bCs/>
              </w:rPr>
            </w:rPrChange>
          </w:rPr>
          <w:t>ão</w:t>
        </w:r>
      </w:ins>
      <w:ins w:id="257" w:author="Marcos Junior" w:date="2015-06-11T18:56:00Z">
        <w:r w:rsidR="00656F0A" w:rsidRPr="00656F0A">
          <w:rPr>
            <w:sz w:val="24"/>
            <w:rPrChange w:id="258" w:author="Marcos Junior" w:date="2015-06-11T19:10:00Z">
              <w:rPr>
                <w:b/>
                <w:bCs/>
              </w:rPr>
            </w:rPrChange>
          </w:rPr>
          <w:t xml:space="preserve"> realizada, módulo chamada de </w:t>
        </w:r>
      </w:ins>
      <w:ins w:id="259" w:author="Marcos Junior" w:date="2015-06-11T18:58:00Z">
        <w:r w:rsidR="00656F0A" w:rsidRPr="00656F0A">
          <w:rPr>
            <w:sz w:val="24"/>
            <w:rPrChange w:id="260" w:author="Marcos Junior" w:date="2015-06-11T19:10:00Z">
              <w:rPr>
                <w:b/>
                <w:bCs/>
              </w:rPr>
            </w:rPrChange>
          </w:rPr>
          <w:t>“</w:t>
        </w:r>
      </w:ins>
      <w:ins w:id="261" w:author="Marcos Junior" w:date="2015-06-11T18:56:00Z">
        <w:r w:rsidR="00656F0A" w:rsidRPr="00656F0A">
          <w:rPr>
            <w:sz w:val="24"/>
            <w:rPrChange w:id="262" w:author="Marcos Junior" w:date="2015-06-11T19:10:00Z">
              <w:rPr>
                <w:b/>
                <w:bCs/>
              </w:rPr>
            </w:rPrChange>
          </w:rPr>
          <w:t>tarifador</w:t>
        </w:r>
      </w:ins>
      <w:ins w:id="263" w:author="Marcos Junior" w:date="2015-06-11T18:58:00Z">
        <w:r w:rsidR="00656F0A" w:rsidRPr="00656F0A">
          <w:rPr>
            <w:sz w:val="24"/>
            <w:rPrChange w:id="264" w:author="Marcos Junior" w:date="2015-06-11T19:10:00Z">
              <w:rPr>
                <w:b/>
                <w:bCs/>
              </w:rPr>
            </w:rPrChange>
          </w:rPr>
          <w:t>”</w:t>
        </w:r>
      </w:ins>
      <w:ins w:id="265" w:author="Marcos Junior" w:date="2015-06-11T18:56:00Z">
        <w:r w:rsidR="00656F0A" w:rsidRPr="00656F0A">
          <w:rPr>
            <w:sz w:val="24"/>
            <w:rPrChange w:id="266" w:author="Marcos Junior" w:date="2015-06-11T19:10:00Z">
              <w:rPr>
                <w:b/>
                <w:bCs/>
              </w:rPr>
            </w:rPrChange>
          </w:rPr>
          <w:t xml:space="preserve"> </w:t>
        </w:r>
      </w:ins>
      <w:ins w:id="267" w:author="Marcos Junior" w:date="2015-06-11T18:58:00Z">
        <w:r w:rsidR="00656F0A" w:rsidRPr="00656F0A">
          <w:rPr>
            <w:sz w:val="24"/>
            <w:rPrChange w:id="268" w:author="Marcos Junior" w:date="2015-06-11T19:10:00Z">
              <w:rPr>
                <w:b/>
                <w:bCs/>
              </w:rPr>
            </w:rPrChange>
          </w:rPr>
          <w:t xml:space="preserve">além de </w:t>
        </w:r>
      </w:ins>
      <w:ins w:id="269" w:author="Marcos Junior" w:date="2015-06-11T18:53:00Z">
        <w:r w:rsidR="00656F0A" w:rsidRPr="00656F0A">
          <w:rPr>
            <w:sz w:val="24"/>
            <w:rPrChange w:id="270" w:author="Marcos Junior" w:date="2015-06-11T19:10:00Z">
              <w:rPr>
                <w:b/>
                <w:bCs/>
              </w:rPr>
            </w:rPrChange>
          </w:rPr>
          <w:t>exib</w:t>
        </w:r>
      </w:ins>
      <w:ins w:id="271" w:author="Marcos Junior" w:date="2015-06-11T18:58:00Z">
        <w:r w:rsidR="00656F0A" w:rsidRPr="00656F0A">
          <w:rPr>
            <w:sz w:val="24"/>
            <w:rPrChange w:id="272" w:author="Marcos Junior" w:date="2015-06-11T19:10:00Z">
              <w:rPr>
                <w:b/>
                <w:bCs/>
              </w:rPr>
            </w:rPrChange>
          </w:rPr>
          <w:t>ir</w:t>
        </w:r>
      </w:ins>
      <w:ins w:id="273" w:author="Marcos Junior" w:date="2015-06-11T18:53:00Z">
        <w:r w:rsidR="00656F0A" w:rsidRPr="00656F0A">
          <w:rPr>
            <w:sz w:val="24"/>
            <w:rPrChange w:id="274" w:author="Marcos Junior" w:date="2015-06-11T19:10:00Z">
              <w:rPr>
                <w:b/>
                <w:bCs/>
              </w:rPr>
            </w:rPrChange>
          </w:rPr>
          <w:t xml:space="preserve"> </w:t>
        </w:r>
      </w:ins>
      <w:ins w:id="275" w:author="Marcos Junior" w:date="2015-06-11T18:55:00Z">
        <w:r w:rsidR="00656F0A" w:rsidRPr="00656F0A">
          <w:rPr>
            <w:sz w:val="24"/>
            <w:rPrChange w:id="276" w:author="Marcos Junior" w:date="2015-06-11T19:10:00Z">
              <w:rPr>
                <w:b/>
                <w:bCs/>
              </w:rPr>
            </w:rPrChange>
          </w:rPr>
          <w:t>os valores</w:t>
        </w:r>
      </w:ins>
      <w:ins w:id="277" w:author="Marcos Junior" w:date="2015-06-11T18:56:00Z">
        <w:r w:rsidR="00656F0A" w:rsidRPr="00656F0A">
          <w:rPr>
            <w:sz w:val="24"/>
            <w:rPrChange w:id="278" w:author="Marcos Junior" w:date="2015-06-11T19:10:00Z">
              <w:rPr>
                <w:b/>
                <w:bCs/>
              </w:rPr>
            </w:rPrChange>
          </w:rPr>
          <w:t xml:space="preserve"> em um hardware próprio</w:t>
        </w:r>
      </w:ins>
      <w:ins w:id="279" w:author="Marcos Junior" w:date="2015-06-11T18:48:00Z">
        <w:r w:rsidR="00656F0A" w:rsidRPr="00656F0A">
          <w:rPr>
            <w:sz w:val="24"/>
            <w:rPrChange w:id="280" w:author="Marcos Junior" w:date="2015-06-11T19:10:00Z">
              <w:rPr>
                <w:b/>
                <w:bCs/>
              </w:rPr>
            </w:rPrChange>
          </w:rPr>
          <w:t>,</w:t>
        </w:r>
      </w:ins>
      <w:ins w:id="281" w:author="Marcos Junior" w:date="2015-06-11T18:58:00Z">
        <w:r w:rsidR="00656F0A" w:rsidRPr="00656F0A">
          <w:rPr>
            <w:sz w:val="24"/>
            <w:rPrChange w:id="282" w:author="Marcos Junior" w:date="2015-06-11T19:10:00Z">
              <w:rPr>
                <w:b/>
                <w:bCs/>
              </w:rPr>
            </w:rPrChange>
          </w:rPr>
          <w:t xml:space="preserve"> tal integração</w:t>
        </w:r>
      </w:ins>
      <w:ins w:id="283" w:author="Marcos Junior" w:date="2015-06-11T18:48:00Z">
        <w:r w:rsidR="00656F0A" w:rsidRPr="00656F0A">
          <w:rPr>
            <w:sz w:val="24"/>
            <w:rPrChange w:id="284" w:author="Marcos Junior" w:date="2015-06-11T19:10:00Z">
              <w:rPr>
                <w:b/>
                <w:bCs/>
              </w:rPr>
            </w:rPrChange>
          </w:rPr>
          <w:t xml:space="preserve"> </w:t>
        </w:r>
      </w:ins>
      <w:ins w:id="285" w:author="Marcos Junior" w:date="2015-06-11T18:56:00Z">
        <w:r w:rsidR="00656F0A" w:rsidRPr="00656F0A">
          <w:rPr>
            <w:sz w:val="24"/>
            <w:rPrChange w:id="286" w:author="Marcos Junior" w:date="2015-06-11T19:10:00Z">
              <w:rPr>
                <w:b/>
                <w:bCs/>
              </w:rPr>
            </w:rPrChange>
          </w:rPr>
          <w:t xml:space="preserve">utilizou </w:t>
        </w:r>
      </w:ins>
      <w:ins w:id="287" w:author="Marcos Junior" w:date="2015-06-11T18:59:00Z">
        <w:r w:rsidR="00656F0A" w:rsidRPr="00656F0A">
          <w:rPr>
            <w:sz w:val="24"/>
            <w:rPrChange w:id="288" w:author="Marcos Junior" w:date="2015-06-11T19:10:00Z">
              <w:rPr>
                <w:b/>
                <w:bCs/>
              </w:rPr>
            </w:rPrChange>
          </w:rPr>
          <w:t xml:space="preserve">como referência </w:t>
        </w:r>
      </w:ins>
      <w:ins w:id="289" w:author="Marcos Junior" w:date="2015-06-11T18:56:00Z">
        <w:r w:rsidR="00656F0A" w:rsidRPr="00656F0A">
          <w:rPr>
            <w:sz w:val="24"/>
            <w:rPrChange w:id="290" w:author="Marcos Junior" w:date="2015-06-11T19:10:00Z">
              <w:rPr>
                <w:b/>
                <w:bCs/>
              </w:rPr>
            </w:rPrChange>
          </w:rPr>
          <w:t>tabel</w:t>
        </w:r>
      </w:ins>
      <w:ins w:id="291" w:author="Marcos Junior" w:date="2015-06-11T18:57:00Z">
        <w:r w:rsidR="00656F0A" w:rsidRPr="00656F0A">
          <w:rPr>
            <w:sz w:val="24"/>
            <w:rPrChange w:id="292" w:author="Marcos Junior" w:date="2015-06-11T19:10:00Z">
              <w:rPr>
                <w:b/>
                <w:bCs/>
              </w:rPr>
            </w:rPrChange>
          </w:rPr>
          <w:t>as em banco de dados</w:t>
        </w:r>
      </w:ins>
      <w:ins w:id="293" w:author="Marcos Junior" w:date="2015-06-11T18:59:00Z">
        <w:r w:rsidR="00656F0A" w:rsidRPr="00656F0A">
          <w:rPr>
            <w:sz w:val="24"/>
            <w:rPrChange w:id="294" w:author="Marcos Junior" w:date="2015-06-11T19:10:00Z">
              <w:rPr>
                <w:b/>
                <w:bCs/>
              </w:rPr>
            </w:rPrChange>
          </w:rPr>
          <w:t xml:space="preserve"> para reconhecer eventos ocorridos e ações a serem tomadas,</w:t>
        </w:r>
      </w:ins>
      <w:ins w:id="295" w:author="Marcos Junior" w:date="2015-06-11T19:01:00Z">
        <w:r w:rsidR="00656F0A" w:rsidRPr="00656F0A">
          <w:rPr>
            <w:sz w:val="24"/>
            <w:rPrChange w:id="296" w:author="Marcos Junior" w:date="2015-06-11T19:10:00Z">
              <w:rPr>
                <w:b/>
                <w:bCs/>
              </w:rPr>
            </w:rPrChange>
          </w:rPr>
          <w:t xml:space="preserve"> assemelhando-se a este trabalho pelo fato de utilizar recursos do Asterisk para d</w:t>
        </w:r>
      </w:ins>
      <w:ins w:id="297" w:author="Marcos Junior" w:date="2015-06-11T19:02:00Z">
        <w:r w:rsidR="00656F0A" w:rsidRPr="00656F0A">
          <w:rPr>
            <w:sz w:val="24"/>
            <w:rPrChange w:id="298" w:author="Marcos Junior" w:date="2015-06-11T19:10:00Z">
              <w:rPr>
                <w:b/>
                <w:bCs/>
              </w:rPr>
            </w:rPrChange>
          </w:rPr>
          <w:t>i</w:t>
        </w:r>
      </w:ins>
      <w:ins w:id="299" w:author="Marcos Junior" w:date="2015-06-11T19:01:00Z">
        <w:r w:rsidR="00656F0A" w:rsidRPr="00656F0A">
          <w:rPr>
            <w:sz w:val="24"/>
            <w:rPrChange w:id="300" w:author="Marcos Junior" w:date="2015-06-11T19:10:00Z">
              <w:rPr>
                <w:b/>
                <w:bCs/>
              </w:rPr>
            </w:rPrChange>
          </w:rPr>
          <w:t>spa</w:t>
        </w:r>
      </w:ins>
      <w:ins w:id="301" w:author="Marcos Junior" w:date="2015-06-11T19:02:00Z">
        <w:r w:rsidR="00656F0A" w:rsidRPr="00656F0A">
          <w:rPr>
            <w:sz w:val="24"/>
            <w:rPrChange w:id="302" w:author="Marcos Junior" w:date="2015-06-11T19:10:00Z">
              <w:rPr>
                <w:b/>
                <w:bCs/>
              </w:rPr>
            </w:rPrChange>
          </w:rPr>
          <w:t>ra</w:t>
        </w:r>
      </w:ins>
      <w:ins w:id="303" w:author="Marcos Junior" w:date="2015-06-11T19:01:00Z">
        <w:r w:rsidR="00656F0A" w:rsidRPr="00656F0A">
          <w:rPr>
            <w:sz w:val="24"/>
            <w:rPrChange w:id="304" w:author="Marcos Junior" w:date="2015-06-11T19:10:00Z">
              <w:rPr>
                <w:b/>
                <w:bCs/>
              </w:rPr>
            </w:rPrChange>
          </w:rPr>
          <w:t>r ações</w:t>
        </w:r>
      </w:ins>
      <w:ins w:id="305" w:author="Marcos Junior" w:date="2015-06-11T19:02:00Z">
        <w:r w:rsidR="00656F0A" w:rsidRPr="00656F0A">
          <w:rPr>
            <w:sz w:val="24"/>
            <w:rPrChange w:id="306" w:author="Marcos Junior" w:date="2015-06-11T19:10:00Z">
              <w:rPr>
                <w:b/>
                <w:bCs/>
              </w:rPr>
            </w:rPrChange>
          </w:rPr>
          <w:t xml:space="preserve"> de sistemas</w:t>
        </w:r>
      </w:ins>
      <w:ins w:id="307" w:author="Marcos Junior" w:date="2015-06-11T19:01:00Z">
        <w:r w:rsidR="00656F0A" w:rsidRPr="00656F0A">
          <w:rPr>
            <w:sz w:val="24"/>
            <w:rPrChange w:id="308" w:author="Marcos Junior" w:date="2015-06-11T19:10:00Z">
              <w:rPr>
                <w:b/>
                <w:bCs/>
              </w:rPr>
            </w:rPrChange>
          </w:rPr>
          <w:t xml:space="preserve"> extern</w:t>
        </w:r>
      </w:ins>
      <w:ins w:id="309" w:author="Marcos Junior" w:date="2015-06-11T19:03:00Z">
        <w:r w:rsidR="00656F0A" w:rsidRPr="00656F0A">
          <w:rPr>
            <w:sz w:val="24"/>
            <w:rPrChange w:id="310" w:author="Marcos Junior" w:date="2015-06-11T19:10:00Z">
              <w:rPr>
                <w:b/>
                <w:bCs/>
              </w:rPr>
            </w:rPrChange>
          </w:rPr>
          <w:t>o</w:t>
        </w:r>
      </w:ins>
      <w:ins w:id="311" w:author="Marcos Junior" w:date="2015-06-11T19:01:00Z">
        <w:r w:rsidR="00656F0A" w:rsidRPr="00656F0A">
          <w:rPr>
            <w:sz w:val="24"/>
            <w:rPrChange w:id="312" w:author="Marcos Junior" w:date="2015-06-11T19:10:00Z">
              <w:rPr>
                <w:b/>
                <w:bCs/>
              </w:rPr>
            </w:rPrChange>
          </w:rPr>
          <w:t xml:space="preserve">s, no entanto a forma de integração </w:t>
        </w:r>
      </w:ins>
      <w:ins w:id="313" w:author="Marcos Junior" w:date="2015-06-11T19:02:00Z">
        <w:r w:rsidR="00656F0A" w:rsidRPr="00656F0A">
          <w:rPr>
            <w:sz w:val="24"/>
            <w:rPrChange w:id="314" w:author="Marcos Junior" w:date="2015-06-11T19:10:00Z">
              <w:rPr>
                <w:b/>
                <w:bCs/>
              </w:rPr>
            </w:rPrChange>
          </w:rPr>
          <w:t xml:space="preserve">retratada acima </w:t>
        </w:r>
      </w:ins>
      <w:ins w:id="315" w:author="Marcos Junior" w:date="2015-06-11T19:31:00Z">
        <w:r w:rsidR="007E0CE0">
          <w:rPr>
            <w:sz w:val="24"/>
          </w:rPr>
          <w:t>se diferencia</w:t>
        </w:r>
      </w:ins>
      <w:ins w:id="316" w:author="Marcos Junior" w:date="2015-06-11T19:02:00Z">
        <w:r w:rsidR="00656F0A" w:rsidRPr="00656F0A">
          <w:rPr>
            <w:sz w:val="24"/>
            <w:rPrChange w:id="317" w:author="Marcos Junior" w:date="2015-06-11T19:10:00Z">
              <w:rPr>
                <w:b/>
                <w:bCs/>
              </w:rPr>
            </w:rPrChange>
          </w:rPr>
          <w:t xml:space="preserve"> da </w:t>
        </w:r>
      </w:ins>
      <w:ins w:id="318" w:author="Marcos Junior" w:date="2015-06-11T19:03:00Z">
        <w:r w:rsidR="00656F0A" w:rsidRPr="00656F0A">
          <w:rPr>
            <w:sz w:val="24"/>
            <w:rPrChange w:id="319" w:author="Marcos Junior" w:date="2015-06-11T19:10:00Z">
              <w:rPr>
                <w:b/>
                <w:bCs/>
              </w:rPr>
            </w:rPrChange>
          </w:rPr>
          <w:t>forma adotada</w:t>
        </w:r>
      </w:ins>
      <w:ins w:id="320" w:author="Marcos Junior" w:date="2015-06-11T19:04:00Z">
        <w:r w:rsidR="00656F0A" w:rsidRPr="00656F0A">
          <w:rPr>
            <w:sz w:val="24"/>
            <w:rPrChange w:id="321" w:author="Marcos Junior" w:date="2015-06-11T19:10:00Z">
              <w:rPr>
                <w:b/>
                <w:bCs/>
              </w:rPr>
            </w:rPrChange>
          </w:rPr>
          <w:t xml:space="preserve"> neste trabalho, </w:t>
        </w:r>
        <w:r w:rsidR="00656F0A" w:rsidRPr="00656F0A">
          <w:rPr>
            <w:sz w:val="24"/>
            <w:rPrChange w:id="322" w:author="Marcos Junior" w:date="2015-06-11T19:10:00Z">
              <w:rPr>
                <w:b/>
                <w:bCs/>
              </w:rPr>
            </w:rPrChange>
          </w:rPr>
          <w:lastRenderedPageBreak/>
          <w:t xml:space="preserve">que utiliza </w:t>
        </w:r>
      </w:ins>
      <w:ins w:id="323" w:author="Marcos Junior" w:date="2015-06-11T19:07:00Z">
        <w:r w:rsidR="00656F0A" w:rsidRPr="00656F0A">
          <w:rPr>
            <w:sz w:val="24"/>
            <w:rPrChange w:id="324" w:author="Marcos Junior" w:date="2015-06-11T19:10:00Z">
              <w:rPr>
                <w:b/>
                <w:bCs/>
              </w:rPr>
            </w:rPrChange>
          </w:rPr>
          <w:t>o</w:t>
        </w:r>
      </w:ins>
      <w:ins w:id="325" w:author="Marcos Junior" w:date="2015-06-11T19:04:00Z">
        <w:r w:rsidR="00656F0A" w:rsidRPr="00656F0A">
          <w:rPr>
            <w:sz w:val="24"/>
            <w:rPrChange w:id="326" w:author="Marcos Junior" w:date="2015-06-11T19:10:00Z">
              <w:rPr>
                <w:b/>
                <w:bCs/>
              </w:rPr>
            </w:rPrChange>
          </w:rPr>
          <w:t xml:space="preserve"> protocolo de interface de serviço </w:t>
        </w:r>
      </w:ins>
      <w:ins w:id="327" w:author="Marcos Junior" w:date="2015-06-11T19:07:00Z">
        <w:r w:rsidR="00656F0A" w:rsidRPr="00656F0A">
          <w:rPr>
            <w:sz w:val="24"/>
            <w:rPrChange w:id="328" w:author="Marcos Junior" w:date="2015-06-11T19:10:00Z">
              <w:rPr>
                <w:b/>
                <w:bCs/>
              </w:rPr>
            </w:rPrChange>
          </w:rPr>
          <w:t>AGI</w:t>
        </w:r>
      </w:ins>
      <w:ins w:id="329" w:author="Marcos Junior" w:date="2015-06-11T19:06:00Z">
        <w:r w:rsidR="00656F0A" w:rsidRPr="00656F0A">
          <w:rPr>
            <w:sz w:val="24"/>
            <w:rPrChange w:id="330" w:author="Marcos Junior" w:date="2015-06-11T19:10:00Z">
              <w:rPr>
                <w:b/>
                <w:bCs/>
              </w:rPr>
            </w:rPrChange>
          </w:rPr>
          <w:t xml:space="preserve"> </w:t>
        </w:r>
      </w:ins>
      <w:ins w:id="331" w:author="Marcos Junior" w:date="2015-06-11T19:04:00Z">
        <w:r w:rsidR="00656F0A" w:rsidRPr="00656F0A">
          <w:rPr>
            <w:sz w:val="24"/>
            <w:rPrChange w:id="332" w:author="Marcos Junior" w:date="2015-06-11T19:10:00Z">
              <w:rPr>
                <w:b/>
                <w:bCs/>
              </w:rPr>
            </w:rPrChange>
          </w:rPr>
          <w:t xml:space="preserve">disponibilizado </w:t>
        </w:r>
      </w:ins>
      <w:ins w:id="333" w:author="Marcos Junior" w:date="2015-06-11T19:07:00Z">
        <w:r w:rsidR="00656F0A" w:rsidRPr="00656F0A">
          <w:rPr>
            <w:sz w:val="24"/>
            <w:rPrChange w:id="334" w:author="Marcos Junior" w:date="2015-06-11T19:10:00Z">
              <w:rPr>
                <w:b/>
                <w:bCs/>
              </w:rPr>
            </w:rPrChange>
          </w:rPr>
          <w:t>para comunicação</w:t>
        </w:r>
      </w:ins>
      <w:ins w:id="335" w:author="Marcos Junior" w:date="2015-06-11T19:09:00Z">
        <w:r w:rsidR="00656F0A" w:rsidRPr="00656F0A">
          <w:rPr>
            <w:sz w:val="24"/>
            <w:rPrChange w:id="336" w:author="Marcos Junior" w:date="2015-06-11T19:10:00Z">
              <w:rPr>
                <w:b/>
                <w:bCs/>
              </w:rPr>
            </w:rPrChange>
          </w:rPr>
          <w:t xml:space="preserve"> com sistemas externos</w:t>
        </w:r>
      </w:ins>
      <w:ins w:id="337" w:author="Marcos Junior" w:date="2015-06-11T19:05:00Z">
        <w:r w:rsidR="00656F0A" w:rsidRPr="00656F0A">
          <w:rPr>
            <w:sz w:val="24"/>
            <w:rPrChange w:id="338" w:author="Marcos Junior" w:date="2015-06-11T19:10:00Z">
              <w:rPr>
                <w:b/>
                <w:bCs/>
              </w:rPr>
            </w:rPrChange>
          </w:rPr>
          <w:t xml:space="preserve">, </w:t>
        </w:r>
      </w:ins>
      <w:ins w:id="339" w:author="Marcos Junior" w:date="2015-06-11T19:08:00Z">
        <w:r w:rsidR="00656F0A" w:rsidRPr="00656F0A">
          <w:rPr>
            <w:sz w:val="24"/>
            <w:rPrChange w:id="340" w:author="Marcos Junior" w:date="2015-06-11T19:10:00Z">
              <w:rPr>
                <w:b/>
                <w:bCs/>
              </w:rPr>
            </w:rPrChange>
          </w:rPr>
          <w:t>o próprio Asterisk</w:t>
        </w:r>
      </w:ins>
      <w:ins w:id="341" w:author="Marcos Junior" w:date="2015-06-11T19:06:00Z">
        <w:r w:rsidR="00656F0A" w:rsidRPr="00656F0A">
          <w:rPr>
            <w:sz w:val="24"/>
            <w:rPrChange w:id="342" w:author="Marcos Junior" w:date="2015-06-11T19:10:00Z">
              <w:rPr>
                <w:b/>
                <w:bCs/>
              </w:rPr>
            </w:rPrChange>
          </w:rPr>
          <w:t xml:space="preserve"> irá</w:t>
        </w:r>
      </w:ins>
      <w:ins w:id="343" w:author="Marcos Junior" w:date="2015-06-11T19:05:00Z">
        <w:r w:rsidR="00656F0A" w:rsidRPr="00656F0A">
          <w:rPr>
            <w:sz w:val="24"/>
            <w:rPrChange w:id="344" w:author="Marcos Junior" w:date="2015-06-11T19:10:00Z">
              <w:rPr>
                <w:b/>
                <w:bCs/>
              </w:rPr>
            </w:rPrChange>
          </w:rPr>
          <w:t xml:space="preserve"> disparar ações a serem realizadas</w:t>
        </w:r>
      </w:ins>
      <w:ins w:id="345" w:author="Marcos Junior" w:date="2015-06-11T19:08:00Z">
        <w:r w:rsidR="00656F0A" w:rsidRPr="00656F0A">
          <w:rPr>
            <w:sz w:val="24"/>
            <w:rPrChange w:id="346" w:author="Marcos Junior" w:date="2015-06-11T19:10:00Z">
              <w:rPr>
                <w:b/>
                <w:bCs/>
              </w:rPr>
            </w:rPrChange>
          </w:rPr>
          <w:t xml:space="preserve"> por meio deste</w:t>
        </w:r>
      </w:ins>
      <w:ins w:id="347" w:author="Marcos Junior" w:date="2015-06-11T19:09:00Z">
        <w:r w:rsidR="00656F0A" w:rsidRPr="00656F0A">
          <w:rPr>
            <w:sz w:val="24"/>
            <w:rPrChange w:id="348" w:author="Marcos Junior" w:date="2015-06-11T19:10:00Z">
              <w:rPr>
                <w:b/>
                <w:bCs/>
              </w:rPr>
            </w:rPrChange>
          </w:rPr>
          <w:t xml:space="preserve"> </w:t>
        </w:r>
      </w:ins>
      <w:ins w:id="349" w:author="Marcos Junior" w:date="2015-06-11T19:08:00Z">
        <w:r w:rsidR="00656F0A" w:rsidRPr="00656F0A">
          <w:rPr>
            <w:sz w:val="24"/>
            <w:rPrChange w:id="350" w:author="Marcos Junior" w:date="2015-06-11T19:10:00Z">
              <w:rPr>
                <w:b/>
                <w:bCs/>
              </w:rPr>
            </w:rPrChange>
          </w:rPr>
          <w:t>protoloco</w:t>
        </w:r>
      </w:ins>
      <w:ins w:id="351" w:author="Marcos Junior" w:date="2015-06-11T19:06:00Z">
        <w:r w:rsidR="00656F0A" w:rsidRPr="00656F0A">
          <w:rPr>
            <w:sz w:val="24"/>
            <w:rPrChange w:id="352" w:author="Marcos Junior" w:date="2015-06-11T19:10:00Z">
              <w:rPr>
                <w:b/>
                <w:bCs/>
              </w:rPr>
            </w:rPrChange>
          </w:rPr>
          <w:t>.</w:t>
        </w:r>
      </w:ins>
    </w:p>
    <w:p w:rsidR="00811815" w:rsidRPr="00DD5783" w:rsidRDefault="00811815" w:rsidP="00811815">
      <w:pPr>
        <w:pStyle w:val="Estilocorpodoc"/>
        <w:rPr>
          <w:rStyle w:val="Strong"/>
          <w:b w:val="0"/>
          <w:bCs w:val="0"/>
          <w:sz w:val="24"/>
        </w:rPr>
      </w:pPr>
      <w:r w:rsidRPr="00DD5783">
        <w:rPr>
          <w:rStyle w:val="Strong"/>
          <w:b w:val="0"/>
          <w:bCs w:val="0"/>
          <w:sz w:val="24"/>
        </w:rPr>
        <w:t>Atualmente a</w:t>
      </w:r>
      <w:r w:rsidR="00E679BB">
        <w:rPr>
          <w:rStyle w:val="Strong"/>
          <w:b w:val="0"/>
          <w:bCs w:val="0"/>
          <w:sz w:val="24"/>
        </w:rPr>
        <w:t xml:space="preserve"> empresa de saneamento </w:t>
      </w:r>
      <w:r w:rsidRPr="00DD5783">
        <w:rPr>
          <w:rStyle w:val="Strong"/>
          <w:b w:val="0"/>
          <w:bCs w:val="0"/>
          <w:sz w:val="24"/>
        </w:rPr>
        <w:t>Companhia Pernambucana de Saneamen</w:t>
      </w:r>
      <w:r w:rsidR="00E679BB">
        <w:rPr>
          <w:rStyle w:val="Strong"/>
          <w:b w:val="0"/>
          <w:bCs w:val="0"/>
          <w:sz w:val="24"/>
        </w:rPr>
        <w:t>to (COMPESA, 2014)</w:t>
      </w:r>
      <w:r w:rsidRPr="00DD5783">
        <w:rPr>
          <w:rStyle w:val="Strong"/>
          <w:b w:val="0"/>
          <w:bCs w:val="0"/>
          <w:sz w:val="24"/>
        </w:rPr>
        <w:t xml:space="preserve"> disponibilizou aos seus clientes o atendimento eletrônico por meio de URA, possibilitando a empresa realizar o atendimento </w:t>
      </w:r>
      <w:r w:rsidR="007A57D4">
        <w:rPr>
          <w:rStyle w:val="Strong"/>
          <w:b w:val="0"/>
          <w:bCs w:val="0"/>
          <w:sz w:val="24"/>
        </w:rPr>
        <w:t xml:space="preserve">destinado a central de atendimento, </w:t>
      </w:r>
      <w:del w:id="353" w:author="Marcos Junior" w:date="2015-06-11T19:10:00Z">
        <w:r w:rsidR="007A57D4" w:rsidDel="0094258E">
          <w:rPr>
            <w:rStyle w:val="Strong"/>
            <w:b w:val="0"/>
            <w:bCs w:val="0"/>
            <w:sz w:val="24"/>
          </w:rPr>
          <w:delText>ou seja</w:delText>
        </w:r>
      </w:del>
      <w:ins w:id="354" w:author="Marcos Junior" w:date="2015-06-11T19:10:00Z">
        <w:r w:rsidR="0094258E">
          <w:rPr>
            <w:rStyle w:val="Strong"/>
            <w:b w:val="0"/>
            <w:bCs w:val="0"/>
            <w:sz w:val="24"/>
          </w:rPr>
          <w:t>ou seja,</w:t>
        </w:r>
      </w:ins>
      <w:r w:rsidR="007A57D4">
        <w:rPr>
          <w:rStyle w:val="Strong"/>
          <w:b w:val="0"/>
          <w:bCs w:val="0"/>
          <w:sz w:val="24"/>
        </w:rPr>
        <w:t xml:space="preserve"> o atendimento de primeiro nível,</w:t>
      </w:r>
      <w:r w:rsidRPr="00DD5783">
        <w:rPr>
          <w:rStyle w:val="Strong"/>
          <w:b w:val="0"/>
          <w:bCs w:val="0"/>
          <w:sz w:val="24"/>
        </w:rPr>
        <w:t xml:space="preserve"> de forma automática e padronizada, propiciando também </w:t>
      </w:r>
      <w:r w:rsidR="00442331">
        <w:rPr>
          <w:rStyle w:val="Strong"/>
          <w:b w:val="0"/>
          <w:bCs w:val="0"/>
          <w:sz w:val="24"/>
        </w:rPr>
        <w:t xml:space="preserve">os </w:t>
      </w:r>
      <w:r w:rsidRPr="00DD5783">
        <w:rPr>
          <w:rStyle w:val="Strong"/>
          <w:b w:val="0"/>
          <w:bCs w:val="0"/>
          <w:sz w:val="24"/>
        </w:rPr>
        <w:t xml:space="preserve">direcionamentos entre ramais reais da empresa agilizando o atendimento e </w:t>
      </w:r>
      <w:r>
        <w:rPr>
          <w:rStyle w:val="Strong"/>
          <w:b w:val="0"/>
          <w:bCs w:val="0"/>
          <w:sz w:val="24"/>
        </w:rPr>
        <w:t>potencializando</w:t>
      </w:r>
      <w:r w:rsidRPr="00DD5783">
        <w:rPr>
          <w:rStyle w:val="Strong"/>
          <w:b w:val="0"/>
          <w:bCs w:val="0"/>
          <w:sz w:val="24"/>
        </w:rPr>
        <w:t xml:space="preserve"> </w:t>
      </w:r>
      <w:r>
        <w:rPr>
          <w:rStyle w:val="Strong"/>
          <w:b w:val="0"/>
          <w:bCs w:val="0"/>
          <w:sz w:val="24"/>
        </w:rPr>
        <w:t>uma disponibilidade</w:t>
      </w:r>
      <w:r w:rsidRPr="00DD5783">
        <w:rPr>
          <w:rStyle w:val="Strong"/>
          <w:b w:val="0"/>
          <w:bCs w:val="0"/>
          <w:sz w:val="24"/>
        </w:rPr>
        <w:t xml:space="preserve"> de 24 horas por 7 dias</w:t>
      </w:r>
      <w:r>
        <w:rPr>
          <w:rStyle w:val="Strong"/>
          <w:b w:val="0"/>
          <w:bCs w:val="0"/>
          <w:sz w:val="24"/>
        </w:rPr>
        <w:t>, com</w:t>
      </w:r>
      <w:r w:rsidRPr="00DD5783">
        <w:rPr>
          <w:rStyle w:val="Strong"/>
          <w:b w:val="0"/>
          <w:bCs w:val="0"/>
          <w:sz w:val="24"/>
        </w:rPr>
        <w:t xml:space="preserve"> as informações </w:t>
      </w:r>
      <w:r>
        <w:rPr>
          <w:rStyle w:val="Strong"/>
          <w:b w:val="0"/>
          <w:bCs w:val="0"/>
          <w:sz w:val="24"/>
        </w:rPr>
        <w:t xml:space="preserve">a disposição dos clientes </w:t>
      </w:r>
      <w:r w:rsidRPr="00DD5783">
        <w:rPr>
          <w:rStyle w:val="Strong"/>
          <w:b w:val="0"/>
          <w:bCs w:val="0"/>
          <w:sz w:val="24"/>
        </w:rPr>
        <w:t>remotamente, porém a empresa não divulgou detalhes técnicos ou artefatos produzidos para realizar tal integração ou customização.</w:t>
      </w:r>
    </w:p>
    <w:p w:rsidR="00B947CD" w:rsidRPr="00DD5783" w:rsidRDefault="00011C9B" w:rsidP="00E80146">
      <w:pPr>
        <w:pStyle w:val="Estilocorpodoc"/>
        <w:rPr>
          <w:rStyle w:val="Strong"/>
          <w:b w:val="0"/>
          <w:bCs w:val="0"/>
          <w:sz w:val="24"/>
        </w:rPr>
      </w:pPr>
      <w:r w:rsidRPr="00DD5783">
        <w:rPr>
          <w:rStyle w:val="Strong"/>
          <w:b w:val="0"/>
          <w:bCs w:val="0"/>
          <w:sz w:val="24"/>
        </w:rPr>
        <w:t xml:space="preserve">Para </w:t>
      </w:r>
      <w:r w:rsidR="00705956" w:rsidRPr="00DD5783">
        <w:rPr>
          <w:rStyle w:val="Strong"/>
          <w:b w:val="0"/>
          <w:bCs w:val="0"/>
          <w:sz w:val="24"/>
        </w:rPr>
        <w:t xml:space="preserve">auxílio na </w:t>
      </w:r>
      <w:r w:rsidRPr="00DD5783">
        <w:rPr>
          <w:rStyle w:val="Strong"/>
          <w:b w:val="0"/>
          <w:bCs w:val="0"/>
          <w:sz w:val="24"/>
        </w:rPr>
        <w:t>elaboração d</w:t>
      </w:r>
      <w:r w:rsidR="00705956" w:rsidRPr="00DD5783">
        <w:rPr>
          <w:rStyle w:val="Strong"/>
          <w:b w:val="0"/>
          <w:bCs w:val="0"/>
          <w:sz w:val="24"/>
        </w:rPr>
        <w:t>este</w:t>
      </w:r>
      <w:r w:rsidRPr="00DD5783">
        <w:rPr>
          <w:rStyle w:val="Strong"/>
          <w:b w:val="0"/>
          <w:bCs w:val="0"/>
          <w:sz w:val="24"/>
        </w:rPr>
        <w:t xml:space="preserve"> trabalho de pesquisa se fez </w:t>
      </w:r>
      <w:r w:rsidR="00C16140" w:rsidRPr="00DD5783">
        <w:rPr>
          <w:rStyle w:val="Strong"/>
          <w:b w:val="0"/>
          <w:bCs w:val="0"/>
          <w:sz w:val="24"/>
        </w:rPr>
        <w:t xml:space="preserve">de grande valia </w:t>
      </w:r>
      <w:r w:rsidR="00E80146">
        <w:rPr>
          <w:rStyle w:val="Strong"/>
          <w:b w:val="0"/>
          <w:bCs w:val="0"/>
          <w:sz w:val="24"/>
        </w:rPr>
        <w:t xml:space="preserve">os detalhes apontados sobre o software Asterisk, principalmente a conceituação e protocolos disponibilizados para comunicação com sistemas externos, contidos no próprio </w:t>
      </w:r>
      <w:r w:rsidR="00E80146" w:rsidRPr="0082323E">
        <w:rPr>
          <w:rStyle w:val="Strong"/>
          <w:b w:val="0"/>
          <w:bCs w:val="0"/>
          <w:i/>
          <w:sz w:val="24"/>
        </w:rPr>
        <w:t>website</w:t>
      </w:r>
      <w:r w:rsidR="00E80146">
        <w:rPr>
          <w:rStyle w:val="Strong"/>
          <w:b w:val="0"/>
          <w:bCs w:val="0"/>
          <w:sz w:val="24"/>
        </w:rPr>
        <w:t xml:space="preserve"> da </w:t>
      </w:r>
      <w:r w:rsidR="00E80146" w:rsidRPr="00AE61C0">
        <w:rPr>
          <w:i/>
          <w:sz w:val="24"/>
        </w:rPr>
        <w:t>Digium</w:t>
      </w:r>
      <w:r w:rsidR="00E80146">
        <w:rPr>
          <w:rStyle w:val="Strong"/>
          <w:b w:val="0"/>
          <w:bCs w:val="0"/>
          <w:sz w:val="24"/>
        </w:rPr>
        <w:t>.</w:t>
      </w:r>
      <w:r w:rsidR="0056301C" w:rsidRPr="00DD5783">
        <w:rPr>
          <w:rStyle w:val="Strong"/>
          <w:b w:val="0"/>
          <w:bCs w:val="0"/>
          <w:sz w:val="24"/>
        </w:rPr>
        <w:t xml:space="preserve"> </w:t>
      </w:r>
    </w:p>
    <w:p w:rsidR="00DD5783" w:rsidRDefault="00DD5783" w:rsidP="00DD5783">
      <w:pPr>
        <w:pStyle w:val="Heading1"/>
        <w:rPr>
          <w:rFonts w:ascii="Arial" w:hAnsi="Arial" w:cs="Arial"/>
          <w:sz w:val="24"/>
          <w:szCs w:val="24"/>
        </w:rPr>
      </w:pPr>
      <w:bookmarkStart w:id="355" w:name="_Toc327142183"/>
      <w:bookmarkStart w:id="356" w:name="_Toc327142521"/>
      <w:bookmarkStart w:id="357" w:name="_Toc382397613"/>
    </w:p>
    <w:p w:rsidR="006C5587" w:rsidRPr="0016043C" w:rsidRDefault="006C5587" w:rsidP="0016043C">
      <w:pPr>
        <w:pStyle w:val="Heading2"/>
        <w:rPr>
          <w:rFonts w:ascii="Arial" w:hAnsi="Arial" w:cs="Arial"/>
          <w:sz w:val="24"/>
          <w:szCs w:val="24"/>
        </w:rPr>
      </w:pPr>
    </w:p>
    <w:p w:rsidR="00850078" w:rsidRPr="0016043C" w:rsidRDefault="0087024A" w:rsidP="0016043C">
      <w:pPr>
        <w:pStyle w:val="Heading2"/>
        <w:rPr>
          <w:rFonts w:ascii="Arial" w:hAnsi="Arial" w:cs="Arial"/>
          <w:sz w:val="24"/>
          <w:szCs w:val="24"/>
        </w:rPr>
      </w:pPr>
      <w:bookmarkStart w:id="358" w:name="_Toc382398454"/>
      <w:bookmarkStart w:id="359" w:name="_Toc421743325"/>
      <w:bookmarkStart w:id="360" w:name="_Toc421744009"/>
      <w:r w:rsidRPr="0016043C">
        <w:rPr>
          <w:rFonts w:ascii="Arial" w:hAnsi="Arial" w:cs="Arial"/>
          <w:sz w:val="24"/>
          <w:szCs w:val="24"/>
        </w:rPr>
        <w:t>1.6</w:t>
      </w:r>
      <w:r w:rsidR="00850078" w:rsidRPr="0016043C">
        <w:rPr>
          <w:rFonts w:ascii="Arial" w:hAnsi="Arial" w:cs="Arial"/>
          <w:sz w:val="24"/>
          <w:szCs w:val="24"/>
        </w:rPr>
        <w:t xml:space="preserve"> METODO</w:t>
      </w:r>
      <w:bookmarkEnd w:id="355"/>
      <w:bookmarkEnd w:id="356"/>
      <w:r w:rsidR="00197A85" w:rsidRPr="0016043C">
        <w:rPr>
          <w:rFonts w:ascii="Arial" w:hAnsi="Arial" w:cs="Arial"/>
          <w:sz w:val="24"/>
          <w:szCs w:val="24"/>
        </w:rPr>
        <w:t xml:space="preserve"> DE INVESTIGAÇÃO</w:t>
      </w:r>
      <w:bookmarkEnd w:id="357"/>
      <w:bookmarkEnd w:id="358"/>
      <w:bookmarkEnd w:id="359"/>
      <w:bookmarkEnd w:id="360"/>
    </w:p>
    <w:p w:rsidR="006C5587" w:rsidRPr="000F1EE0" w:rsidRDefault="006C5587" w:rsidP="00DD5783">
      <w:pPr>
        <w:pStyle w:val="Heading1"/>
        <w:rPr>
          <w:rFonts w:ascii="Arial" w:hAnsi="Arial" w:cs="Arial"/>
          <w:sz w:val="24"/>
          <w:szCs w:val="24"/>
        </w:rPr>
      </w:pPr>
    </w:p>
    <w:p w:rsidR="00DC4B23" w:rsidRPr="00DD5783" w:rsidRDefault="00BC0E81" w:rsidP="00B54225">
      <w:pPr>
        <w:pStyle w:val="Estilocorpodoc"/>
        <w:rPr>
          <w:rFonts w:cs="Arial"/>
          <w:sz w:val="24"/>
        </w:rPr>
      </w:pPr>
      <w:r>
        <w:tab/>
      </w:r>
      <w:r w:rsidR="00B54225">
        <w:rPr>
          <w:rFonts w:cs="Arial"/>
          <w:sz w:val="24"/>
        </w:rPr>
        <w:t>A</w:t>
      </w:r>
      <w:r w:rsidR="00DC4B23" w:rsidRPr="00DD5783">
        <w:rPr>
          <w:rFonts w:cs="Arial"/>
          <w:sz w:val="24"/>
        </w:rPr>
        <w:t xml:space="preserve"> metodologia a </w:t>
      </w:r>
      <w:r w:rsidR="00B95D21">
        <w:rPr>
          <w:rFonts w:cs="Arial"/>
          <w:sz w:val="24"/>
        </w:rPr>
        <w:t>utilizada</w:t>
      </w:r>
      <w:r w:rsidR="00DC4B23" w:rsidRPr="00DD5783">
        <w:rPr>
          <w:rFonts w:cs="Arial"/>
          <w:sz w:val="24"/>
        </w:rPr>
        <w:t xml:space="preserve"> para realização do presente trabalho </w:t>
      </w:r>
      <w:r w:rsidR="00B95D21">
        <w:rPr>
          <w:rFonts w:cs="Arial"/>
          <w:sz w:val="24"/>
        </w:rPr>
        <w:t xml:space="preserve">foi </w:t>
      </w:r>
      <w:r w:rsidR="00DC4B23" w:rsidRPr="00DD5783">
        <w:rPr>
          <w:rFonts w:cs="Arial"/>
          <w:sz w:val="24"/>
        </w:rPr>
        <w:t>divida da seguinte forma:</w:t>
      </w:r>
    </w:p>
    <w:p w:rsidR="0042519F" w:rsidRPr="00830ED0" w:rsidRDefault="00830ED0" w:rsidP="00A02B9A">
      <w:pPr>
        <w:pStyle w:val="Estilocorpodoc"/>
        <w:numPr>
          <w:ilvl w:val="0"/>
          <w:numId w:val="3"/>
        </w:numPr>
        <w:rPr>
          <w:rFonts w:cs="Arial"/>
          <w:sz w:val="24"/>
        </w:rPr>
      </w:pPr>
      <w:r w:rsidRPr="00830ED0">
        <w:rPr>
          <w:rFonts w:cs="Arial"/>
          <w:sz w:val="24"/>
        </w:rPr>
        <w:t xml:space="preserve">Pesquisa bibliográfica para obter o embasamento teórico sobre funcionamento dos </w:t>
      </w:r>
      <w:r w:rsidR="00211096">
        <w:rPr>
          <w:rFonts w:cs="Arial"/>
          <w:sz w:val="24"/>
        </w:rPr>
        <w:t>sistemas</w:t>
      </w:r>
      <w:r w:rsidRPr="00830ED0">
        <w:rPr>
          <w:rFonts w:cs="Arial"/>
          <w:sz w:val="24"/>
        </w:rPr>
        <w:t xml:space="preserve"> envolvidos;</w:t>
      </w:r>
    </w:p>
    <w:p w:rsidR="0042519F" w:rsidRPr="00830ED0" w:rsidRDefault="00830ED0" w:rsidP="00A02B9A">
      <w:pPr>
        <w:pStyle w:val="Estilocorpodoc"/>
        <w:numPr>
          <w:ilvl w:val="0"/>
          <w:numId w:val="3"/>
        </w:numPr>
        <w:rPr>
          <w:rFonts w:cs="Arial"/>
          <w:sz w:val="24"/>
        </w:rPr>
      </w:pPr>
      <w:r w:rsidRPr="00830ED0">
        <w:rPr>
          <w:rFonts w:cs="Arial"/>
          <w:sz w:val="24"/>
        </w:rPr>
        <w:t>Identificação das possíveis formas de integração entre ambos;</w:t>
      </w:r>
    </w:p>
    <w:p w:rsidR="0042519F" w:rsidRPr="00830ED0" w:rsidRDefault="00830ED0" w:rsidP="00A02B9A">
      <w:pPr>
        <w:pStyle w:val="Estilocorpodoc"/>
        <w:numPr>
          <w:ilvl w:val="0"/>
          <w:numId w:val="3"/>
        </w:numPr>
        <w:rPr>
          <w:rFonts w:cs="Arial"/>
          <w:sz w:val="24"/>
        </w:rPr>
      </w:pPr>
      <w:r w:rsidRPr="00830ED0">
        <w:rPr>
          <w:rFonts w:cs="Arial"/>
          <w:sz w:val="24"/>
        </w:rPr>
        <w:t>Desenvolvimento da integração entre os sistemas;</w:t>
      </w:r>
    </w:p>
    <w:p w:rsidR="0042519F" w:rsidRPr="00830ED0" w:rsidRDefault="00830ED0" w:rsidP="00A02B9A">
      <w:pPr>
        <w:pStyle w:val="Estilocorpodoc"/>
        <w:numPr>
          <w:ilvl w:val="0"/>
          <w:numId w:val="3"/>
        </w:numPr>
        <w:rPr>
          <w:rFonts w:cs="Arial"/>
          <w:sz w:val="24"/>
        </w:rPr>
      </w:pPr>
      <w:r w:rsidRPr="00830ED0">
        <w:rPr>
          <w:rFonts w:cs="Arial"/>
          <w:sz w:val="24"/>
        </w:rPr>
        <w:t xml:space="preserve">Realizar experimentações em ambiente isolado com cenários representando o atendimento de serviços de saneamento; </w:t>
      </w:r>
    </w:p>
    <w:p w:rsidR="00830ED0" w:rsidRPr="00830ED0" w:rsidRDefault="00830ED0" w:rsidP="00A02B9A">
      <w:pPr>
        <w:pStyle w:val="Estilocorpodoc"/>
        <w:numPr>
          <w:ilvl w:val="0"/>
          <w:numId w:val="3"/>
        </w:numPr>
        <w:rPr>
          <w:rFonts w:cs="Arial"/>
          <w:sz w:val="24"/>
        </w:rPr>
      </w:pPr>
      <w:r w:rsidRPr="00830ED0">
        <w:rPr>
          <w:rFonts w:cs="Arial"/>
          <w:sz w:val="24"/>
        </w:rPr>
        <w:t>Avaliação dos resultados obtidos nos experimentos quanto à redução da taxa de atendimento realizado por atendentes.</w:t>
      </w:r>
    </w:p>
    <w:p w:rsidR="00830ED0" w:rsidDel="0014056C" w:rsidRDefault="00830ED0" w:rsidP="0016043C">
      <w:pPr>
        <w:pStyle w:val="Heading2"/>
        <w:rPr>
          <w:del w:id="361" w:author="Marcos Junior" w:date="2015-06-12T09:38:00Z"/>
          <w:rFonts w:cs="Arial"/>
          <w:sz w:val="24"/>
        </w:rPr>
      </w:pPr>
    </w:p>
    <w:p w:rsidR="0014056C" w:rsidRPr="00DD5783" w:rsidRDefault="0014056C" w:rsidP="00DD5783">
      <w:pPr>
        <w:pStyle w:val="Estilocorpodoc"/>
        <w:rPr>
          <w:ins w:id="362" w:author="Marcos Junior" w:date="2015-06-12T09:38:00Z"/>
          <w:rFonts w:cs="Arial"/>
          <w:sz w:val="24"/>
        </w:rPr>
      </w:pPr>
    </w:p>
    <w:p w:rsidR="00A25D2D" w:rsidRPr="000F1EE0" w:rsidDel="0014056C" w:rsidRDefault="00A25D2D" w:rsidP="00830ED0">
      <w:pPr>
        <w:pStyle w:val="Estilocorpodoc"/>
        <w:ind w:firstLine="0"/>
        <w:rPr>
          <w:del w:id="363" w:author="Marcos Junior" w:date="2015-06-12T09:38:00Z"/>
          <w:rFonts w:cs="Arial"/>
          <w:color w:val="808080"/>
          <w:sz w:val="24"/>
        </w:rPr>
      </w:pPr>
    </w:p>
    <w:p w:rsidR="00C06374" w:rsidRPr="0016043C" w:rsidRDefault="0087024A" w:rsidP="0016043C">
      <w:pPr>
        <w:pStyle w:val="Heading2"/>
        <w:rPr>
          <w:rFonts w:ascii="Arial" w:hAnsi="Arial" w:cs="Arial"/>
          <w:sz w:val="24"/>
          <w:szCs w:val="24"/>
        </w:rPr>
      </w:pPr>
      <w:bookmarkStart w:id="364" w:name="_Toc382397614"/>
      <w:bookmarkStart w:id="365" w:name="_Toc382398455"/>
      <w:bookmarkStart w:id="366" w:name="_Toc421743326"/>
      <w:bookmarkStart w:id="367" w:name="_Toc421744010"/>
      <w:r w:rsidRPr="0016043C">
        <w:rPr>
          <w:rFonts w:ascii="Arial" w:hAnsi="Arial" w:cs="Arial"/>
          <w:sz w:val="24"/>
          <w:szCs w:val="24"/>
        </w:rPr>
        <w:t>1.7</w:t>
      </w:r>
      <w:r w:rsidR="00850078" w:rsidRPr="0016043C">
        <w:rPr>
          <w:rFonts w:ascii="Arial" w:hAnsi="Arial" w:cs="Arial"/>
          <w:sz w:val="24"/>
          <w:szCs w:val="24"/>
        </w:rPr>
        <w:t xml:space="preserve"> </w:t>
      </w:r>
      <w:r w:rsidR="00784DEB" w:rsidRPr="0016043C">
        <w:rPr>
          <w:rFonts w:ascii="Arial" w:hAnsi="Arial" w:cs="Arial"/>
          <w:sz w:val="24"/>
          <w:szCs w:val="24"/>
        </w:rPr>
        <w:t>ESTRUTURAÇÃO D</w:t>
      </w:r>
      <w:r w:rsidR="00BE10F3" w:rsidRPr="0016043C">
        <w:rPr>
          <w:rFonts w:ascii="Arial" w:hAnsi="Arial" w:cs="Arial"/>
          <w:sz w:val="24"/>
          <w:szCs w:val="24"/>
        </w:rPr>
        <w:t>A MONOGRAFIA</w:t>
      </w:r>
      <w:bookmarkEnd w:id="202"/>
      <w:bookmarkEnd w:id="203"/>
      <w:bookmarkEnd w:id="364"/>
      <w:bookmarkEnd w:id="365"/>
      <w:bookmarkEnd w:id="366"/>
      <w:bookmarkEnd w:id="367"/>
    </w:p>
    <w:p w:rsidR="0016043C" w:rsidRDefault="0016043C" w:rsidP="000F1EE0">
      <w:pPr>
        <w:pStyle w:val="Estilocorpodoc"/>
        <w:rPr>
          <w:sz w:val="24"/>
        </w:rPr>
      </w:pPr>
    </w:p>
    <w:p w:rsidR="00BE10F3" w:rsidRPr="00DF3B35" w:rsidRDefault="0089256A" w:rsidP="000F1EE0">
      <w:pPr>
        <w:pStyle w:val="Estilocorpodoc"/>
        <w:rPr>
          <w:sz w:val="24"/>
        </w:rPr>
      </w:pPr>
      <w:r w:rsidRPr="00DF3B35">
        <w:rPr>
          <w:sz w:val="24"/>
        </w:rPr>
        <w:t xml:space="preserve">Após este capítulo introdutório, que basicamente visa contextualizar e caracterizar o tema de pesquisa, </w:t>
      </w:r>
      <w:r w:rsidR="00B95D21" w:rsidRPr="00DF3B35">
        <w:rPr>
          <w:sz w:val="24"/>
        </w:rPr>
        <w:t xml:space="preserve">o trabalho realizado foi </w:t>
      </w:r>
      <w:r w:rsidRPr="00DF3B35">
        <w:rPr>
          <w:sz w:val="24"/>
        </w:rPr>
        <w:t xml:space="preserve">dividido em </w:t>
      </w:r>
      <w:r w:rsidR="008D744B" w:rsidRPr="00DF3B35">
        <w:rPr>
          <w:sz w:val="24"/>
        </w:rPr>
        <w:t xml:space="preserve">sete </w:t>
      </w:r>
      <w:r w:rsidRPr="00DF3B35">
        <w:rPr>
          <w:sz w:val="24"/>
        </w:rPr>
        <w:t>capítulos descritos, conforme descrito abaixo:</w:t>
      </w:r>
    </w:p>
    <w:p w:rsidR="0089256A" w:rsidRPr="00DF3B35" w:rsidRDefault="006B6A00" w:rsidP="000F1EE0">
      <w:pPr>
        <w:pStyle w:val="Estilocorpodoc"/>
        <w:ind w:left="708" w:firstLine="0"/>
        <w:rPr>
          <w:sz w:val="24"/>
        </w:rPr>
      </w:pPr>
      <w:r w:rsidRPr="00DF3B35">
        <w:rPr>
          <w:sz w:val="24"/>
        </w:rPr>
        <w:t xml:space="preserve">  </w:t>
      </w:r>
      <w:r w:rsidRPr="00DF3B35">
        <w:rPr>
          <w:sz w:val="24"/>
        </w:rPr>
        <w:tab/>
      </w:r>
      <w:r w:rsidR="00AE2C01" w:rsidRPr="00DF3B35">
        <w:rPr>
          <w:sz w:val="24"/>
        </w:rPr>
        <w:t>Capítu</w:t>
      </w:r>
      <w:r w:rsidR="000F1EE0" w:rsidRPr="00DF3B35">
        <w:rPr>
          <w:sz w:val="24"/>
        </w:rPr>
        <w:t>lo 2</w:t>
      </w:r>
      <w:r w:rsidR="00AE2C01" w:rsidRPr="00DF3B35">
        <w:rPr>
          <w:sz w:val="24"/>
        </w:rPr>
        <w:t xml:space="preserve"> – </w:t>
      </w:r>
      <w:r w:rsidR="000F1EE0" w:rsidRPr="00DF3B35">
        <w:rPr>
          <w:b/>
          <w:sz w:val="24"/>
        </w:rPr>
        <w:t>Fundamentação</w:t>
      </w:r>
      <w:r w:rsidR="00AE2C01" w:rsidRPr="00DF3B35">
        <w:rPr>
          <w:b/>
          <w:sz w:val="24"/>
        </w:rPr>
        <w:t xml:space="preserve"> Teóric</w:t>
      </w:r>
      <w:r w:rsidR="000F1EE0" w:rsidRPr="00DF3B35">
        <w:rPr>
          <w:b/>
          <w:sz w:val="24"/>
        </w:rPr>
        <w:t>a</w:t>
      </w:r>
      <w:r w:rsidR="00EA432B" w:rsidRPr="00DF3B35">
        <w:rPr>
          <w:sz w:val="24"/>
        </w:rPr>
        <w:t xml:space="preserve"> –</w:t>
      </w:r>
      <w:r w:rsidR="00B95D21" w:rsidRPr="00DF3B35">
        <w:rPr>
          <w:sz w:val="24"/>
        </w:rPr>
        <w:t xml:space="preserve"> </w:t>
      </w:r>
      <w:r w:rsidR="00AE2C01" w:rsidRPr="00DF3B35">
        <w:rPr>
          <w:sz w:val="24"/>
        </w:rPr>
        <w:t>Este capítulo tem como objetivo a</w:t>
      </w:r>
      <w:r w:rsidR="000C232A" w:rsidRPr="00DF3B35">
        <w:rPr>
          <w:sz w:val="24"/>
        </w:rPr>
        <w:t>borda</w:t>
      </w:r>
      <w:r w:rsidR="00AE2C01" w:rsidRPr="00DF3B35">
        <w:rPr>
          <w:sz w:val="24"/>
        </w:rPr>
        <w:t>r</w:t>
      </w:r>
      <w:r w:rsidR="000C232A" w:rsidRPr="00DF3B35">
        <w:rPr>
          <w:sz w:val="24"/>
        </w:rPr>
        <w:t xml:space="preserve"> alguns dos conceitos do saneamento brasileiro e como o sistema GSAN está construído para atendê-lo, quais os módulos </w:t>
      </w:r>
      <w:r w:rsidR="00AE2C01" w:rsidRPr="00DF3B35">
        <w:rPr>
          <w:sz w:val="24"/>
        </w:rPr>
        <w:t>que compõem o sistema e detalhar</w:t>
      </w:r>
      <w:r w:rsidR="000C232A" w:rsidRPr="00DF3B35">
        <w:rPr>
          <w:sz w:val="24"/>
        </w:rPr>
        <w:t xml:space="preserve"> </w:t>
      </w:r>
      <w:r w:rsidR="00AE2C01" w:rsidRPr="00DF3B35">
        <w:rPr>
          <w:sz w:val="24"/>
        </w:rPr>
        <w:t xml:space="preserve">a </w:t>
      </w:r>
      <w:r w:rsidR="000C232A" w:rsidRPr="00DF3B35">
        <w:rPr>
          <w:sz w:val="24"/>
        </w:rPr>
        <w:t>arquitetura</w:t>
      </w:r>
      <w:r w:rsidR="00AE2C01" w:rsidRPr="00DF3B35">
        <w:rPr>
          <w:sz w:val="24"/>
        </w:rPr>
        <w:t xml:space="preserve"> do sistema, assim como </w:t>
      </w:r>
      <w:r w:rsidR="00DE36C1" w:rsidRPr="00DF3B35">
        <w:rPr>
          <w:sz w:val="24"/>
        </w:rPr>
        <w:t>expor os conceitos que envolvem o software Asterisk.</w:t>
      </w:r>
      <w:r w:rsidR="00572FAC" w:rsidRPr="00DF3B35">
        <w:rPr>
          <w:sz w:val="24"/>
        </w:rPr>
        <w:tab/>
      </w:r>
    </w:p>
    <w:p w:rsidR="000F1EE0" w:rsidRPr="00DF3B35" w:rsidRDefault="000F1EE0" w:rsidP="000F1EE0">
      <w:pPr>
        <w:pStyle w:val="Estilocorpodoc"/>
        <w:ind w:left="708" w:firstLine="708"/>
        <w:rPr>
          <w:sz w:val="24"/>
        </w:rPr>
      </w:pPr>
      <w:r w:rsidRPr="00DF3B35">
        <w:rPr>
          <w:sz w:val="24"/>
        </w:rPr>
        <w:t xml:space="preserve">Capítulo 3 – </w:t>
      </w:r>
      <w:r w:rsidRPr="00DF3B35">
        <w:rPr>
          <w:b/>
          <w:sz w:val="24"/>
        </w:rPr>
        <w:t>Revisão Bibliográfica</w:t>
      </w:r>
      <w:r w:rsidRPr="00DF3B35">
        <w:rPr>
          <w:sz w:val="24"/>
        </w:rPr>
        <w:t xml:space="preserve"> – Será apresentado os principais conceitos utilizados como base no desenvolvimento deste trabalho.</w:t>
      </w:r>
    </w:p>
    <w:p w:rsidR="0089256A" w:rsidRPr="00DF3B35" w:rsidRDefault="00572FAC" w:rsidP="000F1EE0">
      <w:pPr>
        <w:pStyle w:val="Estilocorpodoc"/>
        <w:rPr>
          <w:sz w:val="24"/>
        </w:rPr>
      </w:pPr>
      <w:r w:rsidRPr="00DF3B35">
        <w:rPr>
          <w:sz w:val="24"/>
        </w:rPr>
        <w:tab/>
      </w:r>
      <w:r w:rsidR="006B6A00" w:rsidRPr="00DF3B35">
        <w:rPr>
          <w:sz w:val="24"/>
        </w:rPr>
        <w:t xml:space="preserve">Capítulo </w:t>
      </w:r>
      <w:r w:rsidR="000F1EE0" w:rsidRPr="00DF3B35">
        <w:rPr>
          <w:sz w:val="24"/>
        </w:rPr>
        <w:t xml:space="preserve"> 4 </w:t>
      </w:r>
      <w:r w:rsidR="00EA432B" w:rsidRPr="00DF3B35">
        <w:rPr>
          <w:sz w:val="24"/>
        </w:rPr>
        <w:t>–</w:t>
      </w:r>
      <w:r w:rsidR="0089256A" w:rsidRPr="00DF3B35">
        <w:rPr>
          <w:sz w:val="24"/>
        </w:rPr>
        <w:t xml:space="preserve"> </w:t>
      </w:r>
      <w:r w:rsidR="0089256A" w:rsidRPr="00DF3B35">
        <w:rPr>
          <w:b/>
          <w:sz w:val="24"/>
        </w:rPr>
        <w:t>Processo de Integração</w:t>
      </w:r>
      <w:r w:rsidRPr="00DF3B35">
        <w:rPr>
          <w:b/>
          <w:sz w:val="24"/>
        </w:rPr>
        <w:t xml:space="preserve"> </w:t>
      </w:r>
      <w:r w:rsidR="00DE36C1" w:rsidRPr="00DF3B35">
        <w:rPr>
          <w:sz w:val="24"/>
        </w:rPr>
        <w:t>– Trata-se da implementação realizada para</w:t>
      </w:r>
      <w:r w:rsidRPr="00DF3B35">
        <w:rPr>
          <w:sz w:val="24"/>
        </w:rPr>
        <w:t xml:space="preserve"> </w:t>
      </w:r>
      <w:r w:rsidR="00DE36C1" w:rsidRPr="00DF3B35">
        <w:rPr>
          <w:sz w:val="24"/>
        </w:rPr>
        <w:t xml:space="preserve">integração </w:t>
      </w:r>
      <w:r w:rsidRPr="00DF3B35">
        <w:rPr>
          <w:sz w:val="24"/>
        </w:rPr>
        <w:t>entre os sistemas, apresentando as</w:t>
      </w:r>
      <w:r w:rsidR="00DE36C1" w:rsidRPr="00DF3B35">
        <w:rPr>
          <w:sz w:val="24"/>
        </w:rPr>
        <w:t xml:space="preserve"> principais etapas para elaboração da comunicação entre os sistemas</w:t>
      </w:r>
      <w:r w:rsidRPr="00DF3B35">
        <w:rPr>
          <w:sz w:val="24"/>
        </w:rPr>
        <w:t>.</w:t>
      </w:r>
    </w:p>
    <w:p w:rsidR="0089256A" w:rsidRPr="00DF3B35" w:rsidRDefault="00572FAC" w:rsidP="000F1EE0">
      <w:pPr>
        <w:pStyle w:val="Estilocorpodoc"/>
        <w:rPr>
          <w:sz w:val="24"/>
        </w:rPr>
      </w:pPr>
      <w:r w:rsidRPr="00DF3B35">
        <w:rPr>
          <w:sz w:val="24"/>
        </w:rPr>
        <w:tab/>
      </w:r>
      <w:r w:rsidR="000F1EE0" w:rsidRPr="00DF3B35">
        <w:rPr>
          <w:sz w:val="24"/>
        </w:rPr>
        <w:t>Capítulo  5</w:t>
      </w:r>
      <w:r w:rsidRPr="00DF3B35">
        <w:rPr>
          <w:sz w:val="24"/>
        </w:rPr>
        <w:t xml:space="preserve"> </w:t>
      </w:r>
      <w:r w:rsidR="00EA432B" w:rsidRPr="00DF3B35">
        <w:rPr>
          <w:sz w:val="24"/>
        </w:rPr>
        <w:t xml:space="preserve">– </w:t>
      </w:r>
      <w:r w:rsidR="00B54225" w:rsidRPr="00DF3B35">
        <w:rPr>
          <w:b/>
          <w:sz w:val="24"/>
        </w:rPr>
        <w:t>Resultados Alcançados</w:t>
      </w:r>
      <w:r w:rsidRPr="00DF3B35">
        <w:rPr>
          <w:sz w:val="24"/>
        </w:rPr>
        <w:t xml:space="preserve"> – Tem como característica a </w:t>
      </w:r>
      <w:r w:rsidR="00DE36C1" w:rsidRPr="00DF3B35">
        <w:rPr>
          <w:sz w:val="24"/>
        </w:rPr>
        <w:t xml:space="preserve">realização das experimentações e </w:t>
      </w:r>
      <w:r w:rsidR="004F3B28" w:rsidRPr="00DF3B35">
        <w:rPr>
          <w:sz w:val="24"/>
        </w:rPr>
        <w:t>descrição</w:t>
      </w:r>
      <w:r w:rsidRPr="00DF3B35">
        <w:rPr>
          <w:sz w:val="24"/>
        </w:rPr>
        <w:t xml:space="preserve"> </w:t>
      </w:r>
      <w:r w:rsidR="004F3B28" w:rsidRPr="00DF3B35">
        <w:rPr>
          <w:sz w:val="24"/>
        </w:rPr>
        <w:t xml:space="preserve">dos </w:t>
      </w:r>
      <w:r w:rsidR="00DE36C1" w:rsidRPr="00DF3B35">
        <w:rPr>
          <w:sz w:val="24"/>
        </w:rPr>
        <w:t>resultado</w:t>
      </w:r>
      <w:r w:rsidR="004F3B28" w:rsidRPr="00DF3B35">
        <w:rPr>
          <w:sz w:val="24"/>
        </w:rPr>
        <w:t xml:space="preserve"> obtidos como resultado d</w:t>
      </w:r>
      <w:r w:rsidR="00DD60AB" w:rsidRPr="00DF3B35">
        <w:rPr>
          <w:sz w:val="24"/>
        </w:rPr>
        <w:t>a</w:t>
      </w:r>
      <w:r w:rsidRPr="00DF3B35">
        <w:rPr>
          <w:sz w:val="24"/>
        </w:rPr>
        <w:t xml:space="preserve"> integração entre o </w:t>
      </w:r>
      <w:r w:rsidR="00211096" w:rsidRPr="00DF3B35">
        <w:rPr>
          <w:sz w:val="24"/>
        </w:rPr>
        <w:t>sistema</w:t>
      </w:r>
      <w:r w:rsidR="00DD60AB" w:rsidRPr="00DF3B35">
        <w:rPr>
          <w:sz w:val="24"/>
        </w:rPr>
        <w:t xml:space="preserve"> GSAN com</w:t>
      </w:r>
      <w:r w:rsidR="00DE36C1" w:rsidRPr="00DF3B35">
        <w:rPr>
          <w:sz w:val="24"/>
        </w:rPr>
        <w:t xml:space="preserve"> o </w:t>
      </w:r>
      <w:r w:rsidR="00DE36C1" w:rsidRPr="00DF3B35">
        <w:rPr>
          <w:i/>
          <w:sz w:val="24"/>
        </w:rPr>
        <w:t>software</w:t>
      </w:r>
      <w:r w:rsidR="00DD60AB" w:rsidRPr="00DF3B35">
        <w:rPr>
          <w:sz w:val="24"/>
        </w:rPr>
        <w:t xml:space="preserve"> Asterisk.</w:t>
      </w:r>
    </w:p>
    <w:p w:rsidR="0089256A" w:rsidRPr="00DF3B35" w:rsidRDefault="00572FAC" w:rsidP="000F1EE0">
      <w:pPr>
        <w:pStyle w:val="Estilocorpodoc"/>
        <w:rPr>
          <w:sz w:val="24"/>
        </w:rPr>
      </w:pPr>
      <w:r w:rsidRPr="00DF3B35">
        <w:rPr>
          <w:sz w:val="24"/>
        </w:rPr>
        <w:tab/>
      </w:r>
      <w:r w:rsidR="0089256A" w:rsidRPr="00DF3B35">
        <w:rPr>
          <w:sz w:val="24"/>
        </w:rPr>
        <w:t xml:space="preserve">Capítulo </w:t>
      </w:r>
      <w:r w:rsidR="000F1EE0" w:rsidRPr="00DF3B35">
        <w:rPr>
          <w:sz w:val="24"/>
        </w:rPr>
        <w:t xml:space="preserve">6 </w:t>
      </w:r>
      <w:r w:rsidR="00EA432B" w:rsidRPr="00DF3B35">
        <w:rPr>
          <w:sz w:val="24"/>
        </w:rPr>
        <w:t>–</w:t>
      </w:r>
      <w:r w:rsidR="0089256A" w:rsidRPr="00DF3B35">
        <w:rPr>
          <w:sz w:val="24"/>
        </w:rPr>
        <w:t xml:space="preserve"> </w:t>
      </w:r>
      <w:r w:rsidR="0089256A" w:rsidRPr="00DF3B35">
        <w:rPr>
          <w:b/>
          <w:sz w:val="24"/>
        </w:rPr>
        <w:t>Considerações Finais e Trabalhos Futuros</w:t>
      </w:r>
      <w:r w:rsidR="0089256A" w:rsidRPr="00DF3B35">
        <w:rPr>
          <w:sz w:val="24"/>
        </w:rPr>
        <w:t xml:space="preserve"> – Finalmente, no </w:t>
      </w:r>
      <w:r w:rsidR="00DE36C1" w:rsidRPr="00DF3B35">
        <w:rPr>
          <w:sz w:val="24"/>
        </w:rPr>
        <w:t>quinto</w:t>
      </w:r>
      <w:r w:rsidR="008D744B" w:rsidRPr="00DF3B35">
        <w:rPr>
          <w:sz w:val="24"/>
        </w:rPr>
        <w:t xml:space="preserve"> </w:t>
      </w:r>
      <w:r w:rsidR="0089256A" w:rsidRPr="00DF3B35">
        <w:rPr>
          <w:sz w:val="24"/>
        </w:rPr>
        <w:t>capítulo, apresentam-se a conclus</w:t>
      </w:r>
      <w:r w:rsidRPr="00DF3B35">
        <w:rPr>
          <w:sz w:val="24"/>
        </w:rPr>
        <w:t>ão</w:t>
      </w:r>
      <w:r w:rsidR="0089256A" w:rsidRPr="00DF3B35">
        <w:rPr>
          <w:sz w:val="24"/>
        </w:rPr>
        <w:t xml:space="preserve"> e recomendações para trabalhos futuros, reunindo os comentários finais deste trabalho de pesquisa.</w:t>
      </w:r>
    </w:p>
    <w:p w:rsidR="008C0837" w:rsidRDefault="008D744B" w:rsidP="008C0837">
      <w:pPr>
        <w:pStyle w:val="Estilocorpodoc"/>
      </w:pPr>
      <w:r>
        <w:tab/>
      </w:r>
      <w:bookmarkStart w:id="368" w:name="_Toc382397615"/>
      <w:bookmarkStart w:id="369" w:name="_Toc382398456"/>
    </w:p>
    <w:p w:rsidR="00EC4506" w:rsidRDefault="00EC4506" w:rsidP="008C0837">
      <w:pPr>
        <w:pStyle w:val="Estilocorpodoc"/>
      </w:pPr>
    </w:p>
    <w:p w:rsidR="00EC4506" w:rsidRDefault="00EC4506" w:rsidP="008C0837">
      <w:pPr>
        <w:pStyle w:val="Estilocorpodoc"/>
      </w:pPr>
    </w:p>
    <w:p w:rsidR="00352D5A" w:rsidRDefault="0087024A" w:rsidP="0016043C">
      <w:pPr>
        <w:pStyle w:val="Heading2"/>
        <w:rPr>
          <w:ins w:id="370" w:author="Marcos Junior" w:date="2015-06-12T09:39:00Z"/>
          <w:rFonts w:ascii="Arial" w:hAnsi="Arial" w:cs="Arial"/>
          <w:sz w:val="24"/>
          <w:szCs w:val="24"/>
        </w:rPr>
      </w:pPr>
      <w:bookmarkStart w:id="371" w:name="_Toc421743327"/>
      <w:bookmarkStart w:id="372" w:name="_Toc421744011"/>
      <w:r w:rsidRPr="0016043C">
        <w:rPr>
          <w:rFonts w:ascii="Arial" w:hAnsi="Arial" w:cs="Arial"/>
          <w:sz w:val="24"/>
          <w:szCs w:val="24"/>
        </w:rPr>
        <w:t>1.8</w:t>
      </w:r>
      <w:r w:rsidR="00352D5A" w:rsidRPr="0016043C">
        <w:rPr>
          <w:rFonts w:ascii="Arial" w:hAnsi="Arial" w:cs="Arial"/>
          <w:sz w:val="24"/>
          <w:szCs w:val="24"/>
        </w:rPr>
        <w:t xml:space="preserve"> CRONOGRAMA</w:t>
      </w:r>
      <w:bookmarkEnd w:id="368"/>
      <w:bookmarkEnd w:id="369"/>
      <w:bookmarkEnd w:id="371"/>
      <w:bookmarkEnd w:id="372"/>
    </w:p>
    <w:p w:rsidR="0014056C" w:rsidRPr="0016043C" w:rsidRDefault="0014056C" w:rsidP="0016043C">
      <w:pPr>
        <w:pStyle w:val="Heading2"/>
        <w:rPr>
          <w:rFonts w:ascii="Arial" w:hAnsi="Arial" w:cs="Arial"/>
          <w:sz w:val="24"/>
          <w:szCs w:val="24"/>
        </w:rPr>
      </w:pPr>
    </w:p>
    <w:p w:rsidR="0083488E" w:rsidRDefault="0083488E" w:rsidP="0063613F">
      <w:pPr>
        <w:pStyle w:val="Estilocorpodoc"/>
        <w:ind w:firstLine="708"/>
        <w:rPr>
          <w:ins w:id="373" w:author="Marcos Junior" w:date="2015-06-12T09:39:00Z"/>
          <w:sz w:val="24"/>
        </w:rPr>
      </w:pPr>
      <w:r w:rsidRPr="00DD5783">
        <w:rPr>
          <w:sz w:val="24"/>
        </w:rPr>
        <w:t>A seguir será apresentado o cronograma com o planejamento m</w:t>
      </w:r>
      <w:r w:rsidR="00DD5783" w:rsidRPr="00DD5783">
        <w:rPr>
          <w:sz w:val="24"/>
        </w:rPr>
        <w:t xml:space="preserve">ensal do início e </w:t>
      </w:r>
      <w:r w:rsidRPr="00DD5783">
        <w:rPr>
          <w:sz w:val="24"/>
        </w:rPr>
        <w:t>termino das atividades previstas para conclusão do trabalho de pesquisa.</w:t>
      </w:r>
    </w:p>
    <w:p w:rsidR="0014056C" w:rsidRDefault="0014056C" w:rsidP="0063613F">
      <w:pPr>
        <w:pStyle w:val="Estilocorpodoc"/>
        <w:ind w:firstLine="708"/>
        <w:rPr>
          <w:ins w:id="374" w:author="Marcos Junior" w:date="2015-06-12T09:39:00Z"/>
          <w:sz w:val="24"/>
        </w:rPr>
      </w:pPr>
    </w:p>
    <w:p w:rsidR="0014056C" w:rsidRDefault="0014056C" w:rsidP="0063613F">
      <w:pPr>
        <w:pStyle w:val="Estilocorpodoc"/>
        <w:ind w:firstLine="708"/>
        <w:rPr>
          <w:ins w:id="375" w:author="Marcos Junior" w:date="2015-06-12T09:39:00Z"/>
          <w:sz w:val="24"/>
        </w:rPr>
      </w:pPr>
    </w:p>
    <w:p w:rsidR="0014056C" w:rsidRDefault="0014056C" w:rsidP="0063613F">
      <w:pPr>
        <w:pStyle w:val="Estilocorpodoc"/>
        <w:ind w:firstLine="708"/>
        <w:rPr>
          <w:ins w:id="376" w:author="Marcos Junior" w:date="2015-06-12T09:39:00Z"/>
          <w:sz w:val="24"/>
        </w:rPr>
      </w:pPr>
    </w:p>
    <w:p w:rsidR="0014056C" w:rsidRDefault="0014056C" w:rsidP="0063613F">
      <w:pPr>
        <w:pStyle w:val="Estilocorpodoc"/>
        <w:ind w:firstLine="708"/>
        <w:rPr>
          <w:b/>
        </w:rPr>
      </w:pPr>
    </w:p>
    <w:tbl>
      <w:tblPr>
        <w:tblW w:w="8946" w:type="dxa"/>
        <w:tblInd w:w="212" w:type="dxa"/>
        <w:tblCellMar>
          <w:left w:w="70" w:type="dxa"/>
          <w:right w:w="70" w:type="dxa"/>
        </w:tblCellMar>
        <w:tblLook w:val="04A0" w:firstRow="1" w:lastRow="0" w:firstColumn="1" w:lastColumn="0" w:noHBand="0" w:noVBand="1"/>
      </w:tblPr>
      <w:tblGrid>
        <w:gridCol w:w="3686"/>
        <w:gridCol w:w="866"/>
        <w:gridCol w:w="851"/>
        <w:gridCol w:w="850"/>
        <w:gridCol w:w="992"/>
        <w:gridCol w:w="851"/>
        <w:gridCol w:w="850"/>
      </w:tblGrid>
      <w:tr w:rsidR="0083488E" w:rsidRPr="0083488E" w:rsidTr="008C0837">
        <w:trPr>
          <w:trHeight w:val="300"/>
        </w:trPr>
        <w:tc>
          <w:tcPr>
            <w:tcW w:w="8946" w:type="dxa"/>
            <w:gridSpan w:val="7"/>
            <w:tcBorders>
              <w:top w:val="single" w:sz="4" w:space="0" w:color="auto"/>
              <w:left w:val="single" w:sz="4" w:space="0" w:color="auto"/>
              <w:bottom w:val="single" w:sz="4" w:space="0" w:color="auto"/>
              <w:right w:val="single" w:sz="4" w:space="0" w:color="auto"/>
            </w:tcBorders>
            <w:shd w:val="clear" w:color="auto" w:fill="auto"/>
            <w:vAlign w:val="center"/>
            <w:hideMark/>
          </w:tcPr>
          <w:p w:rsidR="0083488E" w:rsidRPr="0083488E" w:rsidRDefault="006208A6" w:rsidP="0083488E">
            <w:pPr>
              <w:spacing w:after="0" w:line="240" w:lineRule="auto"/>
              <w:jc w:val="center"/>
              <w:rPr>
                <w:rFonts w:ascii="Times New Roman" w:eastAsia="Times New Roman" w:hAnsi="Times New Roman"/>
                <w:b/>
                <w:bCs/>
                <w:color w:val="000000"/>
                <w:sz w:val="20"/>
                <w:szCs w:val="20"/>
                <w:lang w:eastAsia="pt-BR"/>
              </w:rPr>
            </w:pPr>
            <w:r>
              <w:rPr>
                <w:rFonts w:ascii="Times New Roman" w:eastAsia="Times New Roman" w:hAnsi="Times New Roman"/>
                <w:b/>
                <w:bCs/>
                <w:color w:val="000000"/>
                <w:sz w:val="20"/>
                <w:szCs w:val="20"/>
                <w:lang w:eastAsia="pt-BR"/>
              </w:rPr>
              <w:lastRenderedPageBreak/>
              <w:t>2015</w:t>
            </w:r>
          </w:p>
        </w:tc>
      </w:tr>
      <w:tr w:rsidR="006208A6" w:rsidRPr="0083488E" w:rsidTr="008C0837">
        <w:trPr>
          <w:trHeight w:val="315"/>
        </w:trPr>
        <w:tc>
          <w:tcPr>
            <w:tcW w:w="3686" w:type="dxa"/>
            <w:tcBorders>
              <w:top w:val="nil"/>
              <w:left w:val="single" w:sz="4" w:space="0" w:color="auto"/>
              <w:bottom w:val="single" w:sz="4" w:space="0" w:color="auto"/>
              <w:right w:val="single" w:sz="4" w:space="0" w:color="auto"/>
            </w:tcBorders>
            <w:shd w:val="clear" w:color="auto" w:fill="EEECE1"/>
            <w:vAlign w:val="center"/>
            <w:hideMark/>
          </w:tcPr>
          <w:p w:rsidR="006208A6" w:rsidRPr="006208A6" w:rsidRDefault="006208A6" w:rsidP="006208A6">
            <w:pPr>
              <w:spacing w:after="0" w:line="240" w:lineRule="auto"/>
              <w:rPr>
                <w:rFonts w:ascii="Times New Roman" w:eastAsia="Times New Roman" w:hAnsi="Times New Roman"/>
                <w:b/>
                <w:color w:val="000000"/>
                <w:sz w:val="24"/>
                <w:szCs w:val="24"/>
                <w:lang w:eastAsia="pt-BR"/>
              </w:rPr>
            </w:pPr>
            <w:r w:rsidRPr="006208A6">
              <w:rPr>
                <w:rFonts w:ascii="Times New Roman" w:eastAsia="Times New Roman" w:hAnsi="Times New Roman"/>
                <w:b/>
                <w:color w:val="000000"/>
                <w:sz w:val="24"/>
                <w:szCs w:val="24"/>
                <w:lang w:eastAsia="pt-BR"/>
              </w:rPr>
              <w:t xml:space="preserve">Atividade </w:t>
            </w:r>
          </w:p>
        </w:tc>
        <w:tc>
          <w:tcPr>
            <w:tcW w:w="866" w:type="dxa"/>
            <w:tcBorders>
              <w:top w:val="nil"/>
              <w:left w:val="nil"/>
              <w:bottom w:val="single" w:sz="4" w:space="0" w:color="auto"/>
              <w:right w:val="single" w:sz="4" w:space="0" w:color="auto"/>
            </w:tcBorders>
            <w:shd w:val="clear" w:color="auto" w:fill="EEECE1"/>
            <w:vAlign w:val="center"/>
            <w:hideMark/>
          </w:tcPr>
          <w:p w:rsidR="006208A6" w:rsidRPr="006208A6" w:rsidRDefault="006208A6" w:rsidP="0083488E">
            <w:pPr>
              <w:spacing w:after="0" w:line="240" w:lineRule="auto"/>
              <w:jc w:val="both"/>
              <w:rPr>
                <w:rFonts w:ascii="Times New Roman" w:eastAsia="Times New Roman" w:hAnsi="Times New Roman"/>
                <w:b/>
                <w:color w:val="000000"/>
                <w:sz w:val="20"/>
                <w:szCs w:val="20"/>
                <w:lang w:eastAsia="pt-BR"/>
              </w:rPr>
            </w:pPr>
            <w:r w:rsidRPr="006208A6">
              <w:rPr>
                <w:rFonts w:ascii="Times New Roman" w:eastAsia="Times New Roman" w:hAnsi="Times New Roman"/>
                <w:b/>
                <w:color w:val="000000"/>
                <w:sz w:val="20"/>
                <w:szCs w:val="20"/>
                <w:lang w:eastAsia="pt-BR"/>
              </w:rPr>
              <w:t>Jan</w:t>
            </w:r>
          </w:p>
        </w:tc>
        <w:tc>
          <w:tcPr>
            <w:tcW w:w="851" w:type="dxa"/>
            <w:tcBorders>
              <w:top w:val="nil"/>
              <w:left w:val="nil"/>
              <w:bottom w:val="single" w:sz="4" w:space="0" w:color="auto"/>
              <w:right w:val="single" w:sz="4" w:space="0" w:color="auto"/>
            </w:tcBorders>
            <w:shd w:val="clear" w:color="auto" w:fill="EEECE1"/>
            <w:vAlign w:val="center"/>
            <w:hideMark/>
          </w:tcPr>
          <w:p w:rsidR="006208A6" w:rsidRPr="006208A6" w:rsidRDefault="006208A6" w:rsidP="0083488E">
            <w:pPr>
              <w:spacing w:after="0" w:line="240" w:lineRule="auto"/>
              <w:jc w:val="both"/>
              <w:rPr>
                <w:rFonts w:ascii="Times New Roman" w:eastAsia="Times New Roman" w:hAnsi="Times New Roman"/>
                <w:b/>
                <w:color w:val="000000"/>
                <w:sz w:val="20"/>
                <w:szCs w:val="20"/>
                <w:lang w:eastAsia="pt-BR"/>
              </w:rPr>
            </w:pPr>
            <w:r w:rsidRPr="006208A6">
              <w:rPr>
                <w:rFonts w:ascii="Times New Roman" w:eastAsia="Times New Roman" w:hAnsi="Times New Roman"/>
                <w:b/>
                <w:color w:val="000000"/>
                <w:sz w:val="20"/>
                <w:szCs w:val="20"/>
                <w:lang w:eastAsia="pt-BR"/>
              </w:rPr>
              <w:t>Fev</w:t>
            </w:r>
          </w:p>
        </w:tc>
        <w:tc>
          <w:tcPr>
            <w:tcW w:w="850" w:type="dxa"/>
            <w:tcBorders>
              <w:top w:val="nil"/>
              <w:left w:val="nil"/>
              <w:bottom w:val="single" w:sz="4" w:space="0" w:color="auto"/>
              <w:right w:val="single" w:sz="4" w:space="0" w:color="auto"/>
            </w:tcBorders>
            <w:shd w:val="clear" w:color="auto" w:fill="EEECE1"/>
            <w:vAlign w:val="center"/>
            <w:hideMark/>
          </w:tcPr>
          <w:p w:rsidR="006208A6" w:rsidRPr="006208A6" w:rsidRDefault="006208A6" w:rsidP="0083488E">
            <w:pPr>
              <w:spacing w:after="0" w:line="240" w:lineRule="auto"/>
              <w:jc w:val="both"/>
              <w:rPr>
                <w:rFonts w:ascii="Times New Roman" w:eastAsia="Times New Roman" w:hAnsi="Times New Roman"/>
                <w:b/>
                <w:color w:val="000000"/>
                <w:sz w:val="20"/>
                <w:szCs w:val="20"/>
                <w:lang w:eastAsia="pt-BR"/>
              </w:rPr>
            </w:pPr>
            <w:r w:rsidRPr="006208A6">
              <w:rPr>
                <w:rFonts w:ascii="Times New Roman" w:eastAsia="Times New Roman" w:hAnsi="Times New Roman"/>
                <w:b/>
                <w:color w:val="000000"/>
                <w:sz w:val="20"/>
                <w:szCs w:val="20"/>
                <w:lang w:eastAsia="pt-BR"/>
              </w:rPr>
              <w:t>Mar</w:t>
            </w:r>
          </w:p>
        </w:tc>
        <w:tc>
          <w:tcPr>
            <w:tcW w:w="992" w:type="dxa"/>
            <w:tcBorders>
              <w:top w:val="nil"/>
              <w:left w:val="nil"/>
              <w:bottom w:val="single" w:sz="4" w:space="0" w:color="auto"/>
              <w:right w:val="single" w:sz="4" w:space="0" w:color="auto"/>
            </w:tcBorders>
            <w:shd w:val="clear" w:color="auto" w:fill="EEECE1"/>
            <w:vAlign w:val="center"/>
            <w:hideMark/>
          </w:tcPr>
          <w:p w:rsidR="006208A6" w:rsidRPr="006208A6" w:rsidRDefault="006208A6" w:rsidP="0083488E">
            <w:pPr>
              <w:spacing w:after="0" w:line="240" w:lineRule="auto"/>
              <w:jc w:val="both"/>
              <w:rPr>
                <w:rFonts w:ascii="Times New Roman" w:eastAsia="Times New Roman" w:hAnsi="Times New Roman"/>
                <w:b/>
                <w:color w:val="000000"/>
                <w:sz w:val="20"/>
                <w:szCs w:val="20"/>
                <w:lang w:eastAsia="pt-BR"/>
              </w:rPr>
            </w:pPr>
            <w:r w:rsidRPr="006208A6">
              <w:rPr>
                <w:rFonts w:ascii="Times New Roman" w:eastAsia="Times New Roman" w:hAnsi="Times New Roman"/>
                <w:b/>
                <w:color w:val="000000"/>
                <w:sz w:val="20"/>
                <w:szCs w:val="20"/>
                <w:lang w:eastAsia="pt-BR"/>
              </w:rPr>
              <w:t>Abr</w:t>
            </w:r>
          </w:p>
        </w:tc>
        <w:tc>
          <w:tcPr>
            <w:tcW w:w="851" w:type="dxa"/>
            <w:tcBorders>
              <w:top w:val="nil"/>
              <w:left w:val="nil"/>
              <w:bottom w:val="single" w:sz="4" w:space="0" w:color="auto"/>
              <w:right w:val="single" w:sz="4" w:space="0" w:color="auto"/>
            </w:tcBorders>
            <w:shd w:val="clear" w:color="auto" w:fill="EEECE1"/>
            <w:vAlign w:val="center"/>
            <w:hideMark/>
          </w:tcPr>
          <w:p w:rsidR="006208A6" w:rsidRPr="006208A6" w:rsidRDefault="006208A6" w:rsidP="0083488E">
            <w:pPr>
              <w:spacing w:after="0" w:line="240" w:lineRule="auto"/>
              <w:jc w:val="both"/>
              <w:rPr>
                <w:rFonts w:ascii="Times New Roman" w:eastAsia="Times New Roman" w:hAnsi="Times New Roman"/>
                <w:b/>
                <w:color w:val="000000"/>
                <w:sz w:val="20"/>
                <w:szCs w:val="20"/>
                <w:lang w:eastAsia="pt-BR"/>
              </w:rPr>
            </w:pPr>
            <w:r w:rsidRPr="006208A6">
              <w:rPr>
                <w:rFonts w:ascii="Times New Roman" w:eastAsia="Times New Roman" w:hAnsi="Times New Roman"/>
                <w:b/>
                <w:color w:val="000000"/>
                <w:sz w:val="20"/>
                <w:szCs w:val="20"/>
                <w:lang w:eastAsia="pt-BR"/>
              </w:rPr>
              <w:t>Mai</w:t>
            </w:r>
          </w:p>
        </w:tc>
        <w:tc>
          <w:tcPr>
            <w:tcW w:w="850" w:type="dxa"/>
            <w:tcBorders>
              <w:top w:val="nil"/>
              <w:left w:val="nil"/>
              <w:bottom w:val="single" w:sz="4" w:space="0" w:color="auto"/>
              <w:right w:val="single" w:sz="4" w:space="0" w:color="auto"/>
            </w:tcBorders>
            <w:shd w:val="clear" w:color="auto" w:fill="EEECE1"/>
            <w:vAlign w:val="center"/>
            <w:hideMark/>
          </w:tcPr>
          <w:p w:rsidR="006208A6" w:rsidRPr="006208A6" w:rsidRDefault="006208A6" w:rsidP="0083488E">
            <w:pPr>
              <w:spacing w:after="0" w:line="240" w:lineRule="auto"/>
              <w:jc w:val="both"/>
              <w:rPr>
                <w:rFonts w:ascii="Times New Roman" w:eastAsia="Times New Roman" w:hAnsi="Times New Roman"/>
                <w:b/>
                <w:color w:val="000000"/>
                <w:sz w:val="20"/>
                <w:szCs w:val="20"/>
                <w:lang w:eastAsia="pt-BR"/>
              </w:rPr>
            </w:pPr>
            <w:r w:rsidRPr="006208A6">
              <w:rPr>
                <w:rFonts w:ascii="Times New Roman" w:eastAsia="Times New Roman" w:hAnsi="Times New Roman"/>
                <w:b/>
                <w:color w:val="000000"/>
                <w:sz w:val="20"/>
                <w:szCs w:val="20"/>
                <w:lang w:eastAsia="pt-BR"/>
              </w:rPr>
              <w:t>Jun</w:t>
            </w:r>
          </w:p>
        </w:tc>
      </w:tr>
      <w:tr w:rsidR="006208A6" w:rsidRPr="0083488E" w:rsidTr="008C0837">
        <w:trPr>
          <w:trHeight w:val="395"/>
        </w:trPr>
        <w:tc>
          <w:tcPr>
            <w:tcW w:w="3686" w:type="dxa"/>
            <w:tcBorders>
              <w:top w:val="nil"/>
              <w:left w:val="single" w:sz="4" w:space="0" w:color="auto"/>
              <w:bottom w:val="single" w:sz="4" w:space="0" w:color="auto"/>
              <w:right w:val="single" w:sz="4" w:space="0" w:color="auto"/>
            </w:tcBorders>
            <w:shd w:val="clear" w:color="auto" w:fill="auto"/>
            <w:hideMark/>
          </w:tcPr>
          <w:p w:rsidR="006208A6" w:rsidRPr="006208A6" w:rsidRDefault="006208A6" w:rsidP="0083488E">
            <w:pPr>
              <w:spacing w:after="0" w:line="240" w:lineRule="auto"/>
              <w:rPr>
                <w:rFonts w:ascii="Arial" w:eastAsia="Times New Roman" w:hAnsi="Arial" w:cs="Arial"/>
                <w:color w:val="000000"/>
                <w:sz w:val="24"/>
                <w:szCs w:val="24"/>
                <w:lang w:eastAsia="pt-BR"/>
              </w:rPr>
            </w:pPr>
            <w:r w:rsidRPr="006208A6">
              <w:rPr>
                <w:rFonts w:ascii="Arial" w:eastAsia="Times New Roman" w:hAnsi="Arial" w:cs="Arial"/>
                <w:color w:val="000000"/>
                <w:sz w:val="24"/>
                <w:szCs w:val="24"/>
                <w:lang w:eastAsia="pt-BR"/>
              </w:rPr>
              <w:t>Pesquisa bibliográfica.</w:t>
            </w:r>
          </w:p>
        </w:tc>
        <w:tc>
          <w:tcPr>
            <w:tcW w:w="866" w:type="dxa"/>
            <w:tcBorders>
              <w:top w:val="nil"/>
              <w:left w:val="nil"/>
              <w:bottom w:val="single" w:sz="4" w:space="0" w:color="auto"/>
              <w:right w:val="single" w:sz="4" w:space="0" w:color="auto"/>
            </w:tcBorders>
            <w:shd w:val="clear" w:color="000000" w:fill="BFBFBF"/>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c>
          <w:tcPr>
            <w:tcW w:w="851" w:type="dxa"/>
            <w:tcBorders>
              <w:top w:val="nil"/>
              <w:left w:val="nil"/>
              <w:bottom w:val="single" w:sz="4" w:space="0" w:color="auto"/>
              <w:right w:val="single" w:sz="4" w:space="0" w:color="auto"/>
            </w:tcBorders>
            <w:shd w:val="clear" w:color="000000" w:fill="BFBFBF"/>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c>
          <w:tcPr>
            <w:tcW w:w="850" w:type="dxa"/>
            <w:tcBorders>
              <w:top w:val="nil"/>
              <w:left w:val="nil"/>
              <w:bottom w:val="single" w:sz="4" w:space="0" w:color="auto"/>
              <w:right w:val="single" w:sz="4" w:space="0" w:color="auto"/>
            </w:tcBorders>
            <w:shd w:val="clear" w:color="auto" w:fill="FFFFFF"/>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c>
          <w:tcPr>
            <w:tcW w:w="992" w:type="dxa"/>
            <w:tcBorders>
              <w:top w:val="nil"/>
              <w:left w:val="nil"/>
              <w:bottom w:val="single" w:sz="4" w:space="0" w:color="auto"/>
              <w:right w:val="single" w:sz="4" w:space="0" w:color="auto"/>
            </w:tcBorders>
            <w:shd w:val="clear" w:color="auto" w:fill="auto"/>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c>
          <w:tcPr>
            <w:tcW w:w="851" w:type="dxa"/>
            <w:tcBorders>
              <w:top w:val="nil"/>
              <w:left w:val="nil"/>
              <w:bottom w:val="single" w:sz="4" w:space="0" w:color="auto"/>
              <w:right w:val="single" w:sz="4" w:space="0" w:color="auto"/>
            </w:tcBorders>
            <w:shd w:val="clear" w:color="auto" w:fill="auto"/>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c>
          <w:tcPr>
            <w:tcW w:w="850" w:type="dxa"/>
            <w:tcBorders>
              <w:top w:val="nil"/>
              <w:left w:val="nil"/>
              <w:bottom w:val="single" w:sz="4" w:space="0" w:color="auto"/>
              <w:right w:val="single" w:sz="4" w:space="0" w:color="auto"/>
            </w:tcBorders>
            <w:shd w:val="clear" w:color="auto" w:fill="auto"/>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r>
      <w:tr w:rsidR="006208A6" w:rsidRPr="0083488E" w:rsidTr="008C0837">
        <w:trPr>
          <w:trHeight w:val="416"/>
        </w:trPr>
        <w:tc>
          <w:tcPr>
            <w:tcW w:w="3686" w:type="dxa"/>
            <w:tcBorders>
              <w:top w:val="nil"/>
              <w:left w:val="single" w:sz="4" w:space="0" w:color="auto"/>
              <w:bottom w:val="single" w:sz="4" w:space="0" w:color="auto"/>
              <w:right w:val="single" w:sz="4" w:space="0" w:color="auto"/>
            </w:tcBorders>
            <w:shd w:val="clear" w:color="auto" w:fill="auto"/>
            <w:hideMark/>
          </w:tcPr>
          <w:p w:rsidR="006208A6" w:rsidRPr="006208A6" w:rsidRDefault="006208A6" w:rsidP="0083488E">
            <w:pPr>
              <w:spacing w:after="0" w:line="240" w:lineRule="auto"/>
              <w:rPr>
                <w:rFonts w:ascii="Arial" w:eastAsia="Times New Roman" w:hAnsi="Arial" w:cs="Arial"/>
                <w:color w:val="000000"/>
                <w:sz w:val="24"/>
                <w:szCs w:val="24"/>
                <w:lang w:eastAsia="pt-BR"/>
              </w:rPr>
            </w:pPr>
            <w:r w:rsidRPr="006208A6">
              <w:rPr>
                <w:rFonts w:ascii="Arial" w:eastAsia="Times New Roman" w:hAnsi="Arial" w:cs="Arial"/>
                <w:color w:val="000000"/>
                <w:sz w:val="24"/>
                <w:szCs w:val="24"/>
                <w:lang w:eastAsia="pt-BR"/>
              </w:rPr>
              <w:t>Identificar formas de integração.</w:t>
            </w:r>
          </w:p>
        </w:tc>
        <w:tc>
          <w:tcPr>
            <w:tcW w:w="866" w:type="dxa"/>
            <w:tcBorders>
              <w:top w:val="nil"/>
              <w:left w:val="nil"/>
              <w:bottom w:val="single" w:sz="4" w:space="0" w:color="auto"/>
              <w:right w:val="single" w:sz="4" w:space="0" w:color="auto"/>
            </w:tcBorders>
            <w:shd w:val="clear" w:color="auto" w:fill="auto"/>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c>
          <w:tcPr>
            <w:tcW w:w="851" w:type="dxa"/>
            <w:tcBorders>
              <w:top w:val="nil"/>
              <w:left w:val="nil"/>
              <w:bottom w:val="single" w:sz="4" w:space="0" w:color="auto"/>
              <w:right w:val="single" w:sz="4" w:space="0" w:color="auto"/>
            </w:tcBorders>
            <w:shd w:val="clear" w:color="auto" w:fill="BFBFBF"/>
            <w:noWrap/>
            <w:vAlign w:val="bottom"/>
            <w:hideMark/>
          </w:tcPr>
          <w:p w:rsidR="006208A6" w:rsidRPr="0083488E" w:rsidRDefault="006208A6" w:rsidP="0083488E">
            <w:pPr>
              <w:spacing w:after="0" w:line="240" w:lineRule="auto"/>
              <w:rPr>
                <w:rFonts w:eastAsia="Times New Roman" w:cs="Calibri"/>
                <w:color w:val="000000"/>
                <w:lang w:eastAsia="pt-BR"/>
              </w:rPr>
            </w:pPr>
            <w:r w:rsidRPr="0083488E">
              <w:rPr>
                <w:rFonts w:eastAsia="Times New Roman" w:cs="Calibri"/>
                <w:color w:val="000000"/>
                <w:lang w:eastAsia="pt-BR"/>
              </w:rPr>
              <w:t> </w:t>
            </w:r>
          </w:p>
        </w:tc>
        <w:tc>
          <w:tcPr>
            <w:tcW w:w="850" w:type="dxa"/>
            <w:tcBorders>
              <w:top w:val="nil"/>
              <w:left w:val="nil"/>
              <w:bottom w:val="single" w:sz="4" w:space="0" w:color="auto"/>
              <w:right w:val="single" w:sz="4" w:space="0" w:color="auto"/>
            </w:tcBorders>
            <w:shd w:val="clear" w:color="auto" w:fill="BFBFBF"/>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c>
          <w:tcPr>
            <w:tcW w:w="992" w:type="dxa"/>
            <w:tcBorders>
              <w:top w:val="nil"/>
              <w:left w:val="nil"/>
              <w:bottom w:val="single" w:sz="4" w:space="0" w:color="auto"/>
              <w:right w:val="single" w:sz="4" w:space="0" w:color="auto"/>
            </w:tcBorders>
            <w:shd w:val="clear" w:color="auto" w:fill="FFFFFF"/>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c>
          <w:tcPr>
            <w:tcW w:w="851" w:type="dxa"/>
            <w:tcBorders>
              <w:top w:val="nil"/>
              <w:left w:val="nil"/>
              <w:bottom w:val="single" w:sz="4" w:space="0" w:color="auto"/>
              <w:right w:val="single" w:sz="4" w:space="0" w:color="auto"/>
            </w:tcBorders>
            <w:shd w:val="clear" w:color="auto" w:fill="FFFFFF"/>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c>
          <w:tcPr>
            <w:tcW w:w="850" w:type="dxa"/>
            <w:tcBorders>
              <w:top w:val="nil"/>
              <w:left w:val="nil"/>
              <w:bottom w:val="single" w:sz="4" w:space="0" w:color="auto"/>
              <w:right w:val="single" w:sz="4" w:space="0" w:color="auto"/>
            </w:tcBorders>
            <w:shd w:val="clear" w:color="auto" w:fill="auto"/>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r>
      <w:tr w:rsidR="006208A6" w:rsidRPr="0083488E" w:rsidTr="008C0837">
        <w:trPr>
          <w:trHeight w:val="423"/>
        </w:trPr>
        <w:tc>
          <w:tcPr>
            <w:tcW w:w="3686" w:type="dxa"/>
            <w:tcBorders>
              <w:top w:val="nil"/>
              <w:left w:val="single" w:sz="4" w:space="0" w:color="auto"/>
              <w:bottom w:val="single" w:sz="4" w:space="0" w:color="auto"/>
              <w:right w:val="single" w:sz="4" w:space="0" w:color="auto"/>
            </w:tcBorders>
            <w:shd w:val="clear" w:color="auto" w:fill="auto"/>
            <w:vAlign w:val="center"/>
            <w:hideMark/>
          </w:tcPr>
          <w:p w:rsidR="006208A6" w:rsidRPr="006208A6" w:rsidRDefault="006208A6" w:rsidP="0083488E">
            <w:pPr>
              <w:spacing w:after="0" w:line="240" w:lineRule="auto"/>
              <w:rPr>
                <w:rFonts w:ascii="Arial" w:eastAsia="Times New Roman" w:hAnsi="Arial" w:cs="Arial"/>
                <w:color w:val="000000"/>
                <w:sz w:val="24"/>
                <w:szCs w:val="24"/>
                <w:lang w:eastAsia="pt-BR"/>
              </w:rPr>
            </w:pPr>
            <w:r w:rsidRPr="006208A6">
              <w:rPr>
                <w:rFonts w:ascii="Arial" w:eastAsia="Times New Roman" w:hAnsi="Arial" w:cs="Arial"/>
                <w:color w:val="000000"/>
                <w:sz w:val="24"/>
                <w:szCs w:val="24"/>
                <w:lang w:eastAsia="pt-BR"/>
              </w:rPr>
              <w:t>Implementar a integração.</w:t>
            </w:r>
          </w:p>
        </w:tc>
        <w:tc>
          <w:tcPr>
            <w:tcW w:w="866" w:type="dxa"/>
            <w:tcBorders>
              <w:top w:val="nil"/>
              <w:left w:val="nil"/>
              <w:bottom w:val="single" w:sz="4" w:space="0" w:color="auto"/>
              <w:right w:val="single" w:sz="4" w:space="0" w:color="auto"/>
            </w:tcBorders>
            <w:shd w:val="clear" w:color="auto" w:fill="auto"/>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c>
          <w:tcPr>
            <w:tcW w:w="851" w:type="dxa"/>
            <w:tcBorders>
              <w:top w:val="nil"/>
              <w:left w:val="nil"/>
              <w:bottom w:val="single" w:sz="4" w:space="0" w:color="auto"/>
              <w:right w:val="single" w:sz="4" w:space="0" w:color="auto"/>
            </w:tcBorders>
            <w:shd w:val="clear" w:color="auto" w:fill="auto"/>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c>
          <w:tcPr>
            <w:tcW w:w="850" w:type="dxa"/>
            <w:tcBorders>
              <w:top w:val="nil"/>
              <w:left w:val="nil"/>
              <w:bottom w:val="single" w:sz="4" w:space="0" w:color="auto"/>
              <w:right w:val="single" w:sz="4" w:space="0" w:color="auto"/>
            </w:tcBorders>
            <w:shd w:val="clear" w:color="auto" w:fill="BFBFBF"/>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c>
          <w:tcPr>
            <w:tcW w:w="992" w:type="dxa"/>
            <w:tcBorders>
              <w:top w:val="nil"/>
              <w:left w:val="nil"/>
              <w:bottom w:val="single" w:sz="4" w:space="0" w:color="auto"/>
              <w:right w:val="single" w:sz="4" w:space="0" w:color="auto"/>
            </w:tcBorders>
            <w:shd w:val="clear" w:color="auto" w:fill="BFBFBF"/>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c>
          <w:tcPr>
            <w:tcW w:w="851" w:type="dxa"/>
            <w:tcBorders>
              <w:top w:val="nil"/>
              <w:left w:val="nil"/>
              <w:bottom w:val="single" w:sz="4" w:space="0" w:color="auto"/>
              <w:right w:val="single" w:sz="4" w:space="0" w:color="auto"/>
            </w:tcBorders>
            <w:shd w:val="clear" w:color="auto" w:fill="BFBFBF"/>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c>
          <w:tcPr>
            <w:tcW w:w="850" w:type="dxa"/>
            <w:tcBorders>
              <w:top w:val="nil"/>
              <w:left w:val="nil"/>
              <w:bottom w:val="single" w:sz="4" w:space="0" w:color="auto"/>
              <w:right w:val="single" w:sz="4" w:space="0" w:color="auto"/>
            </w:tcBorders>
            <w:shd w:val="clear" w:color="auto" w:fill="FFFFFF"/>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r>
      <w:tr w:rsidR="006208A6" w:rsidRPr="0083488E" w:rsidTr="008C0837">
        <w:trPr>
          <w:trHeight w:val="413"/>
        </w:trPr>
        <w:tc>
          <w:tcPr>
            <w:tcW w:w="3686" w:type="dxa"/>
            <w:tcBorders>
              <w:top w:val="nil"/>
              <w:left w:val="single" w:sz="4" w:space="0" w:color="auto"/>
              <w:bottom w:val="single" w:sz="4" w:space="0" w:color="auto"/>
              <w:right w:val="single" w:sz="4" w:space="0" w:color="auto"/>
            </w:tcBorders>
            <w:shd w:val="clear" w:color="auto" w:fill="auto"/>
            <w:vAlign w:val="center"/>
            <w:hideMark/>
          </w:tcPr>
          <w:p w:rsidR="006208A6" w:rsidRPr="006208A6" w:rsidRDefault="006208A6" w:rsidP="006208A6">
            <w:pPr>
              <w:spacing w:after="0" w:line="240" w:lineRule="auto"/>
              <w:rPr>
                <w:rFonts w:ascii="Arial" w:eastAsia="Times New Roman" w:hAnsi="Arial" w:cs="Arial"/>
                <w:color w:val="000000"/>
                <w:sz w:val="24"/>
                <w:szCs w:val="24"/>
                <w:lang w:eastAsia="pt-BR"/>
              </w:rPr>
            </w:pPr>
            <w:r w:rsidRPr="006208A6">
              <w:rPr>
                <w:rFonts w:ascii="Arial" w:eastAsia="Times New Roman" w:hAnsi="Arial" w:cs="Arial"/>
                <w:color w:val="000000"/>
                <w:sz w:val="24"/>
                <w:szCs w:val="24"/>
                <w:lang w:eastAsia="pt-BR"/>
              </w:rPr>
              <w:t>Realizar experimentos</w:t>
            </w:r>
          </w:p>
        </w:tc>
        <w:tc>
          <w:tcPr>
            <w:tcW w:w="866" w:type="dxa"/>
            <w:tcBorders>
              <w:top w:val="nil"/>
              <w:left w:val="nil"/>
              <w:bottom w:val="single" w:sz="4" w:space="0" w:color="auto"/>
              <w:right w:val="single" w:sz="4" w:space="0" w:color="auto"/>
            </w:tcBorders>
            <w:shd w:val="clear" w:color="auto" w:fill="auto"/>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c>
          <w:tcPr>
            <w:tcW w:w="851" w:type="dxa"/>
            <w:tcBorders>
              <w:top w:val="nil"/>
              <w:left w:val="nil"/>
              <w:bottom w:val="single" w:sz="4" w:space="0" w:color="auto"/>
              <w:right w:val="single" w:sz="4" w:space="0" w:color="auto"/>
            </w:tcBorders>
            <w:shd w:val="clear" w:color="auto" w:fill="auto"/>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c>
          <w:tcPr>
            <w:tcW w:w="850" w:type="dxa"/>
            <w:tcBorders>
              <w:top w:val="nil"/>
              <w:left w:val="nil"/>
              <w:bottom w:val="single" w:sz="4" w:space="0" w:color="auto"/>
              <w:right w:val="single" w:sz="4" w:space="0" w:color="auto"/>
            </w:tcBorders>
            <w:shd w:val="clear" w:color="auto" w:fill="auto"/>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c>
          <w:tcPr>
            <w:tcW w:w="992" w:type="dxa"/>
            <w:tcBorders>
              <w:top w:val="nil"/>
              <w:left w:val="nil"/>
              <w:bottom w:val="single" w:sz="4" w:space="0" w:color="auto"/>
              <w:right w:val="single" w:sz="4" w:space="0" w:color="auto"/>
            </w:tcBorders>
            <w:shd w:val="clear" w:color="auto" w:fill="auto"/>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c>
          <w:tcPr>
            <w:tcW w:w="851" w:type="dxa"/>
            <w:tcBorders>
              <w:top w:val="nil"/>
              <w:left w:val="nil"/>
              <w:bottom w:val="single" w:sz="4" w:space="0" w:color="auto"/>
              <w:right w:val="single" w:sz="4" w:space="0" w:color="auto"/>
            </w:tcBorders>
            <w:shd w:val="clear" w:color="auto" w:fill="BFBFBF"/>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c>
          <w:tcPr>
            <w:tcW w:w="850" w:type="dxa"/>
            <w:tcBorders>
              <w:top w:val="nil"/>
              <w:left w:val="nil"/>
              <w:bottom w:val="single" w:sz="4" w:space="0" w:color="auto"/>
              <w:right w:val="single" w:sz="4" w:space="0" w:color="auto"/>
            </w:tcBorders>
            <w:shd w:val="clear" w:color="auto" w:fill="BFBFBF"/>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r>
      <w:tr w:rsidR="006208A6" w:rsidRPr="0083488E" w:rsidTr="008C0837">
        <w:trPr>
          <w:trHeight w:val="419"/>
        </w:trPr>
        <w:tc>
          <w:tcPr>
            <w:tcW w:w="3686" w:type="dxa"/>
            <w:tcBorders>
              <w:top w:val="nil"/>
              <w:left w:val="single" w:sz="4" w:space="0" w:color="auto"/>
              <w:bottom w:val="single" w:sz="4" w:space="0" w:color="auto"/>
              <w:right w:val="single" w:sz="4" w:space="0" w:color="auto"/>
            </w:tcBorders>
            <w:shd w:val="clear" w:color="auto" w:fill="auto"/>
            <w:vAlign w:val="center"/>
          </w:tcPr>
          <w:p w:rsidR="006208A6" w:rsidRPr="006208A6" w:rsidRDefault="006208A6" w:rsidP="006208A6">
            <w:pPr>
              <w:spacing w:after="0" w:line="240" w:lineRule="auto"/>
              <w:rPr>
                <w:rFonts w:ascii="Arial" w:eastAsia="Times New Roman" w:hAnsi="Arial" w:cs="Arial"/>
                <w:color w:val="000000"/>
                <w:sz w:val="24"/>
                <w:szCs w:val="24"/>
                <w:lang w:eastAsia="pt-BR"/>
              </w:rPr>
            </w:pPr>
            <w:r w:rsidRPr="006208A6">
              <w:rPr>
                <w:rFonts w:ascii="Arial" w:eastAsia="Times New Roman" w:hAnsi="Arial" w:cs="Arial"/>
                <w:color w:val="000000"/>
                <w:sz w:val="24"/>
                <w:szCs w:val="24"/>
                <w:lang w:eastAsia="pt-BR"/>
              </w:rPr>
              <w:t xml:space="preserve">Escrita da </w:t>
            </w:r>
            <w:r w:rsidR="0082323E" w:rsidRPr="006208A6">
              <w:rPr>
                <w:rFonts w:ascii="Arial" w:eastAsia="Times New Roman" w:hAnsi="Arial" w:cs="Arial"/>
                <w:color w:val="000000"/>
                <w:sz w:val="24"/>
                <w:szCs w:val="24"/>
                <w:lang w:eastAsia="pt-BR"/>
              </w:rPr>
              <w:t>monografia</w:t>
            </w:r>
          </w:p>
        </w:tc>
        <w:tc>
          <w:tcPr>
            <w:tcW w:w="866" w:type="dxa"/>
            <w:tcBorders>
              <w:top w:val="nil"/>
              <w:left w:val="nil"/>
              <w:bottom w:val="single" w:sz="4" w:space="0" w:color="auto"/>
              <w:right w:val="single" w:sz="4" w:space="0" w:color="auto"/>
            </w:tcBorders>
            <w:shd w:val="clear" w:color="auto" w:fill="BFBFBF"/>
            <w:vAlign w:val="center"/>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p>
        </w:tc>
        <w:tc>
          <w:tcPr>
            <w:tcW w:w="851" w:type="dxa"/>
            <w:tcBorders>
              <w:top w:val="nil"/>
              <w:left w:val="nil"/>
              <w:bottom w:val="single" w:sz="4" w:space="0" w:color="auto"/>
              <w:right w:val="single" w:sz="4" w:space="0" w:color="auto"/>
            </w:tcBorders>
            <w:shd w:val="clear" w:color="auto" w:fill="BFBFBF"/>
            <w:vAlign w:val="center"/>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p>
        </w:tc>
        <w:tc>
          <w:tcPr>
            <w:tcW w:w="850" w:type="dxa"/>
            <w:tcBorders>
              <w:top w:val="nil"/>
              <w:left w:val="nil"/>
              <w:bottom w:val="single" w:sz="4" w:space="0" w:color="auto"/>
              <w:right w:val="single" w:sz="4" w:space="0" w:color="auto"/>
            </w:tcBorders>
            <w:shd w:val="clear" w:color="auto" w:fill="BFBFBF"/>
            <w:vAlign w:val="center"/>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p>
        </w:tc>
        <w:tc>
          <w:tcPr>
            <w:tcW w:w="992" w:type="dxa"/>
            <w:tcBorders>
              <w:top w:val="nil"/>
              <w:left w:val="nil"/>
              <w:bottom w:val="single" w:sz="4" w:space="0" w:color="auto"/>
              <w:right w:val="single" w:sz="4" w:space="0" w:color="auto"/>
            </w:tcBorders>
            <w:shd w:val="clear" w:color="auto" w:fill="BFBFBF"/>
            <w:vAlign w:val="center"/>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p>
        </w:tc>
        <w:tc>
          <w:tcPr>
            <w:tcW w:w="851" w:type="dxa"/>
            <w:tcBorders>
              <w:top w:val="nil"/>
              <w:left w:val="nil"/>
              <w:bottom w:val="single" w:sz="4" w:space="0" w:color="auto"/>
              <w:right w:val="single" w:sz="4" w:space="0" w:color="auto"/>
            </w:tcBorders>
            <w:shd w:val="clear" w:color="auto" w:fill="BFBFBF"/>
            <w:vAlign w:val="center"/>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p>
        </w:tc>
        <w:tc>
          <w:tcPr>
            <w:tcW w:w="850" w:type="dxa"/>
            <w:tcBorders>
              <w:top w:val="nil"/>
              <w:left w:val="nil"/>
              <w:bottom w:val="single" w:sz="4" w:space="0" w:color="auto"/>
              <w:right w:val="single" w:sz="4" w:space="0" w:color="auto"/>
            </w:tcBorders>
            <w:shd w:val="clear" w:color="auto" w:fill="BFBFBF"/>
            <w:vAlign w:val="center"/>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p>
        </w:tc>
      </w:tr>
      <w:tr w:rsidR="006208A6" w:rsidRPr="0083488E" w:rsidTr="008C0837">
        <w:trPr>
          <w:trHeight w:val="468"/>
        </w:trPr>
        <w:tc>
          <w:tcPr>
            <w:tcW w:w="3686" w:type="dxa"/>
            <w:tcBorders>
              <w:top w:val="nil"/>
              <w:left w:val="single" w:sz="4" w:space="0" w:color="auto"/>
              <w:bottom w:val="single" w:sz="4" w:space="0" w:color="auto"/>
              <w:right w:val="single" w:sz="4" w:space="0" w:color="auto"/>
            </w:tcBorders>
            <w:shd w:val="clear" w:color="auto" w:fill="auto"/>
            <w:vAlign w:val="center"/>
            <w:hideMark/>
          </w:tcPr>
          <w:p w:rsidR="006208A6" w:rsidRPr="006208A6" w:rsidRDefault="006208A6" w:rsidP="0083488E">
            <w:pPr>
              <w:spacing w:after="0" w:line="240" w:lineRule="auto"/>
              <w:rPr>
                <w:rFonts w:ascii="Arial" w:eastAsia="Times New Roman" w:hAnsi="Arial" w:cs="Arial"/>
                <w:color w:val="000000"/>
                <w:sz w:val="24"/>
                <w:szCs w:val="24"/>
                <w:lang w:eastAsia="pt-BR"/>
              </w:rPr>
            </w:pPr>
            <w:r w:rsidRPr="006208A6">
              <w:rPr>
                <w:rFonts w:ascii="Arial" w:eastAsia="Times New Roman" w:hAnsi="Arial" w:cs="Arial"/>
                <w:color w:val="000000"/>
                <w:sz w:val="24"/>
                <w:szCs w:val="24"/>
                <w:lang w:eastAsia="pt-BR"/>
              </w:rPr>
              <w:t>Apresentação da Monografia</w:t>
            </w:r>
          </w:p>
        </w:tc>
        <w:tc>
          <w:tcPr>
            <w:tcW w:w="866" w:type="dxa"/>
            <w:tcBorders>
              <w:top w:val="nil"/>
              <w:left w:val="nil"/>
              <w:bottom w:val="single" w:sz="4" w:space="0" w:color="auto"/>
              <w:right w:val="single" w:sz="4" w:space="0" w:color="auto"/>
            </w:tcBorders>
            <w:shd w:val="clear" w:color="auto" w:fill="auto"/>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c>
          <w:tcPr>
            <w:tcW w:w="851" w:type="dxa"/>
            <w:tcBorders>
              <w:top w:val="nil"/>
              <w:left w:val="nil"/>
              <w:bottom w:val="single" w:sz="4" w:space="0" w:color="auto"/>
              <w:right w:val="single" w:sz="4" w:space="0" w:color="auto"/>
            </w:tcBorders>
            <w:shd w:val="clear" w:color="auto" w:fill="auto"/>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c>
          <w:tcPr>
            <w:tcW w:w="850" w:type="dxa"/>
            <w:tcBorders>
              <w:top w:val="nil"/>
              <w:left w:val="nil"/>
              <w:bottom w:val="single" w:sz="4" w:space="0" w:color="auto"/>
              <w:right w:val="single" w:sz="4" w:space="0" w:color="auto"/>
            </w:tcBorders>
            <w:shd w:val="clear" w:color="auto" w:fill="auto"/>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c>
          <w:tcPr>
            <w:tcW w:w="992" w:type="dxa"/>
            <w:tcBorders>
              <w:top w:val="nil"/>
              <w:left w:val="nil"/>
              <w:bottom w:val="single" w:sz="4" w:space="0" w:color="auto"/>
              <w:right w:val="single" w:sz="4" w:space="0" w:color="auto"/>
            </w:tcBorders>
            <w:shd w:val="clear" w:color="auto" w:fill="auto"/>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c>
          <w:tcPr>
            <w:tcW w:w="851" w:type="dxa"/>
            <w:tcBorders>
              <w:top w:val="nil"/>
              <w:left w:val="nil"/>
              <w:bottom w:val="single" w:sz="4" w:space="0" w:color="auto"/>
              <w:right w:val="single" w:sz="4" w:space="0" w:color="auto"/>
            </w:tcBorders>
            <w:shd w:val="clear" w:color="auto" w:fill="auto"/>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c>
          <w:tcPr>
            <w:tcW w:w="850" w:type="dxa"/>
            <w:tcBorders>
              <w:top w:val="nil"/>
              <w:left w:val="nil"/>
              <w:bottom w:val="single" w:sz="4" w:space="0" w:color="auto"/>
              <w:right w:val="single" w:sz="4" w:space="0" w:color="auto"/>
            </w:tcBorders>
            <w:shd w:val="clear" w:color="auto" w:fill="BFBFBF"/>
            <w:vAlign w:val="center"/>
            <w:hideMark/>
          </w:tcPr>
          <w:p w:rsidR="006208A6" w:rsidRPr="0083488E" w:rsidRDefault="006208A6" w:rsidP="0083488E">
            <w:pPr>
              <w:spacing w:after="0" w:line="240" w:lineRule="auto"/>
              <w:jc w:val="both"/>
              <w:rPr>
                <w:rFonts w:ascii="Times New Roman" w:eastAsia="Times New Roman" w:hAnsi="Times New Roman"/>
                <w:color w:val="000000"/>
                <w:sz w:val="20"/>
                <w:szCs w:val="20"/>
                <w:lang w:eastAsia="pt-BR"/>
              </w:rPr>
            </w:pPr>
            <w:r w:rsidRPr="0083488E">
              <w:rPr>
                <w:rFonts w:ascii="Times New Roman" w:eastAsia="Times New Roman" w:hAnsi="Times New Roman"/>
                <w:color w:val="000000"/>
                <w:sz w:val="20"/>
                <w:szCs w:val="20"/>
                <w:lang w:eastAsia="pt-BR"/>
              </w:rPr>
              <w:t> </w:t>
            </w:r>
          </w:p>
        </w:tc>
      </w:tr>
    </w:tbl>
    <w:p w:rsidR="008B2149" w:rsidRPr="008B2149" w:rsidRDefault="005C3606" w:rsidP="00F67E91">
      <w:pPr>
        <w:pStyle w:val="Caption"/>
        <w:jc w:val="center"/>
        <w:rPr>
          <w:b w:val="0"/>
          <w:bCs w:val="0"/>
        </w:rPr>
      </w:pPr>
      <w:bookmarkStart w:id="377" w:name="_Toc382398457"/>
      <w:bookmarkStart w:id="378" w:name="_Toc382398680"/>
      <w:bookmarkStart w:id="379" w:name="_Toc382414152"/>
      <w:bookmarkStart w:id="380" w:name="_Toc419629032"/>
      <w:bookmarkStart w:id="381" w:name="_Toc420975188"/>
      <w:bookmarkStart w:id="382" w:name="_Toc421735535"/>
      <w:bookmarkStart w:id="383" w:name="_Toc382397616"/>
      <w:r>
        <w:t xml:space="preserve">Tabela </w:t>
      </w:r>
      <w:r w:rsidR="00656F0A">
        <w:fldChar w:fldCharType="begin"/>
      </w:r>
      <w:r w:rsidR="00567E87">
        <w:instrText xml:space="preserve"> SEQ Tabela \* ARABIC </w:instrText>
      </w:r>
      <w:r w:rsidR="00656F0A">
        <w:fldChar w:fldCharType="separate"/>
      </w:r>
      <w:r w:rsidR="00B66416">
        <w:rPr>
          <w:noProof/>
        </w:rPr>
        <w:t>1</w:t>
      </w:r>
      <w:r w:rsidR="00656F0A">
        <w:rPr>
          <w:noProof/>
        </w:rPr>
        <w:fldChar w:fldCharType="end"/>
      </w:r>
      <w:r w:rsidR="00DD60AB" w:rsidRPr="008C0837">
        <w:t xml:space="preserve">: </w:t>
      </w:r>
      <w:r w:rsidR="0083488E" w:rsidRPr="008C0837">
        <w:t>C</w:t>
      </w:r>
      <w:r w:rsidR="00DD60AB" w:rsidRPr="008C0837">
        <w:t>ronograma</w:t>
      </w:r>
      <w:bookmarkEnd w:id="377"/>
      <w:bookmarkEnd w:id="378"/>
      <w:bookmarkEnd w:id="379"/>
      <w:bookmarkEnd w:id="380"/>
      <w:bookmarkEnd w:id="381"/>
      <w:r w:rsidR="00803073">
        <w:t xml:space="preserve"> das atividades</w:t>
      </w:r>
      <w:r w:rsidR="00F67E91">
        <w:br/>
      </w:r>
      <w:r w:rsidR="008B2149" w:rsidRPr="00F67E91">
        <w:t>Fonte: Autoria Própria</w:t>
      </w:r>
      <w:bookmarkEnd w:id="382"/>
    </w:p>
    <w:p w:rsidR="002116F8" w:rsidRDefault="002116F8" w:rsidP="00634145">
      <w:pPr>
        <w:pStyle w:val="Heading1"/>
        <w:rPr>
          <w:sz w:val="24"/>
          <w:szCs w:val="24"/>
        </w:rPr>
      </w:pPr>
      <w:bookmarkStart w:id="384" w:name="_Toc327142185"/>
      <w:bookmarkStart w:id="385" w:name="_Toc327142523"/>
    </w:p>
    <w:p w:rsidR="00C40FE1" w:rsidRDefault="00C40FE1" w:rsidP="00634145">
      <w:pPr>
        <w:pStyle w:val="Heading1"/>
        <w:rPr>
          <w:sz w:val="24"/>
          <w:szCs w:val="24"/>
        </w:rPr>
      </w:pPr>
    </w:p>
    <w:p w:rsidR="00C40FE1" w:rsidRDefault="00C40FE1" w:rsidP="00634145">
      <w:pPr>
        <w:pStyle w:val="Heading1"/>
        <w:rPr>
          <w:ins w:id="386" w:author="Marcos Junior" w:date="2015-06-12T09:39:00Z"/>
          <w:sz w:val="24"/>
          <w:szCs w:val="24"/>
        </w:rPr>
      </w:pPr>
    </w:p>
    <w:p w:rsidR="0014056C" w:rsidRDefault="0014056C" w:rsidP="00634145">
      <w:pPr>
        <w:pStyle w:val="Heading1"/>
        <w:rPr>
          <w:ins w:id="387" w:author="Marcos Junior" w:date="2015-06-12T09:39:00Z"/>
          <w:sz w:val="24"/>
          <w:szCs w:val="24"/>
        </w:rPr>
      </w:pPr>
    </w:p>
    <w:p w:rsidR="0014056C" w:rsidRDefault="0014056C" w:rsidP="00634145">
      <w:pPr>
        <w:pStyle w:val="Heading1"/>
        <w:rPr>
          <w:ins w:id="388" w:author="Marcos Junior" w:date="2015-06-12T09:39:00Z"/>
          <w:sz w:val="24"/>
          <w:szCs w:val="24"/>
        </w:rPr>
      </w:pPr>
    </w:p>
    <w:p w:rsidR="0014056C" w:rsidRDefault="0014056C" w:rsidP="00634145">
      <w:pPr>
        <w:pStyle w:val="Heading1"/>
        <w:rPr>
          <w:ins w:id="389" w:author="Marcos Junior" w:date="2015-06-12T09:39:00Z"/>
          <w:sz w:val="24"/>
          <w:szCs w:val="24"/>
        </w:rPr>
      </w:pPr>
    </w:p>
    <w:p w:rsidR="0014056C" w:rsidRDefault="0014056C" w:rsidP="00634145">
      <w:pPr>
        <w:pStyle w:val="Heading1"/>
        <w:rPr>
          <w:ins w:id="390" w:author="Marcos Junior" w:date="2015-06-12T09:39:00Z"/>
          <w:sz w:val="24"/>
          <w:szCs w:val="24"/>
        </w:rPr>
      </w:pPr>
    </w:p>
    <w:p w:rsidR="0014056C" w:rsidRDefault="0014056C" w:rsidP="00634145">
      <w:pPr>
        <w:pStyle w:val="Heading1"/>
        <w:rPr>
          <w:ins w:id="391" w:author="Marcos Junior" w:date="2015-06-12T09:39:00Z"/>
          <w:sz w:val="24"/>
          <w:szCs w:val="24"/>
        </w:rPr>
      </w:pPr>
    </w:p>
    <w:p w:rsidR="0014056C" w:rsidRDefault="0014056C" w:rsidP="00634145">
      <w:pPr>
        <w:pStyle w:val="Heading1"/>
        <w:rPr>
          <w:ins w:id="392" w:author="Marcos Junior" w:date="2015-06-12T09:39:00Z"/>
          <w:sz w:val="24"/>
          <w:szCs w:val="24"/>
        </w:rPr>
      </w:pPr>
    </w:p>
    <w:p w:rsidR="0014056C" w:rsidRDefault="0014056C" w:rsidP="00634145">
      <w:pPr>
        <w:pStyle w:val="Heading1"/>
        <w:rPr>
          <w:ins w:id="393" w:author="Marcos Junior" w:date="2015-06-12T09:39:00Z"/>
          <w:sz w:val="24"/>
          <w:szCs w:val="24"/>
        </w:rPr>
      </w:pPr>
    </w:p>
    <w:p w:rsidR="0014056C" w:rsidRDefault="0014056C" w:rsidP="00634145">
      <w:pPr>
        <w:pStyle w:val="Heading1"/>
        <w:rPr>
          <w:ins w:id="394" w:author="Marcos Junior" w:date="2015-06-12T09:39:00Z"/>
          <w:sz w:val="24"/>
          <w:szCs w:val="24"/>
        </w:rPr>
      </w:pPr>
    </w:p>
    <w:p w:rsidR="0014056C" w:rsidRDefault="0014056C" w:rsidP="00634145">
      <w:pPr>
        <w:pStyle w:val="Heading1"/>
        <w:rPr>
          <w:ins w:id="395" w:author="Marcos Junior" w:date="2015-06-12T09:39:00Z"/>
          <w:sz w:val="24"/>
          <w:szCs w:val="24"/>
        </w:rPr>
      </w:pPr>
    </w:p>
    <w:p w:rsidR="0014056C" w:rsidRDefault="0014056C" w:rsidP="00634145">
      <w:pPr>
        <w:pStyle w:val="Heading1"/>
        <w:rPr>
          <w:ins w:id="396" w:author="Marcos Junior" w:date="2015-06-12T09:39:00Z"/>
          <w:sz w:val="24"/>
          <w:szCs w:val="24"/>
        </w:rPr>
      </w:pPr>
    </w:p>
    <w:p w:rsidR="0014056C" w:rsidRDefault="0014056C" w:rsidP="00634145">
      <w:pPr>
        <w:pStyle w:val="Heading1"/>
        <w:rPr>
          <w:ins w:id="397" w:author="Marcos Junior" w:date="2015-06-12T09:39:00Z"/>
          <w:sz w:val="24"/>
          <w:szCs w:val="24"/>
        </w:rPr>
      </w:pPr>
    </w:p>
    <w:p w:rsidR="0014056C" w:rsidRDefault="0014056C" w:rsidP="00634145">
      <w:pPr>
        <w:pStyle w:val="Heading1"/>
        <w:rPr>
          <w:ins w:id="398" w:author="Marcos Junior" w:date="2015-06-12T09:39:00Z"/>
          <w:sz w:val="24"/>
          <w:szCs w:val="24"/>
        </w:rPr>
      </w:pPr>
    </w:p>
    <w:p w:rsidR="0014056C" w:rsidRDefault="0014056C" w:rsidP="00634145">
      <w:pPr>
        <w:pStyle w:val="Heading1"/>
        <w:rPr>
          <w:ins w:id="399" w:author="Marcos Junior" w:date="2015-06-12T09:39:00Z"/>
          <w:sz w:val="24"/>
          <w:szCs w:val="24"/>
        </w:rPr>
      </w:pPr>
    </w:p>
    <w:p w:rsidR="0014056C" w:rsidRDefault="0014056C" w:rsidP="00634145">
      <w:pPr>
        <w:pStyle w:val="Heading1"/>
        <w:rPr>
          <w:ins w:id="400" w:author="Marcos Junior" w:date="2015-06-12T09:39:00Z"/>
          <w:sz w:val="24"/>
          <w:szCs w:val="24"/>
        </w:rPr>
      </w:pPr>
    </w:p>
    <w:p w:rsidR="0014056C" w:rsidRDefault="0014056C" w:rsidP="00634145">
      <w:pPr>
        <w:pStyle w:val="Heading1"/>
        <w:rPr>
          <w:sz w:val="24"/>
          <w:szCs w:val="24"/>
        </w:rPr>
      </w:pPr>
    </w:p>
    <w:p w:rsidR="00962A6D" w:rsidRPr="00962A6D" w:rsidRDefault="00962A6D" w:rsidP="00962A6D">
      <w:pPr>
        <w:spacing w:after="0" w:line="240" w:lineRule="auto"/>
        <w:jc w:val="right"/>
        <w:rPr>
          <w:rFonts w:ascii="Arial" w:eastAsia="Times New Roman" w:hAnsi="Arial" w:cs="Arial"/>
          <w:sz w:val="18"/>
          <w:szCs w:val="18"/>
          <w:lang w:eastAsia="pt-BR"/>
        </w:rPr>
      </w:pPr>
      <w:r w:rsidRPr="00962A6D">
        <w:rPr>
          <w:rFonts w:ascii="Arial" w:eastAsia="Times New Roman" w:hAnsi="Arial" w:cs="Arial"/>
          <w:sz w:val="23"/>
          <w:szCs w:val="23"/>
          <w:lang w:eastAsia="pt-BR"/>
        </w:rPr>
        <w:lastRenderedPageBreak/>
        <w:t>C</w:t>
      </w:r>
      <w:r w:rsidRPr="00962A6D">
        <w:rPr>
          <w:rFonts w:ascii="Arial" w:eastAsia="Times New Roman" w:hAnsi="Arial" w:cs="Arial"/>
          <w:sz w:val="18"/>
          <w:szCs w:val="18"/>
          <w:lang w:eastAsia="pt-BR"/>
        </w:rPr>
        <w:t>A P Í T U L O</w:t>
      </w:r>
    </w:p>
    <w:p w:rsidR="00962A6D" w:rsidRPr="0016043C" w:rsidRDefault="00962A6D" w:rsidP="0016043C">
      <w:pPr>
        <w:pStyle w:val="Heading1"/>
        <w:jc w:val="right"/>
        <w:rPr>
          <w:rFonts w:ascii="Arial" w:hAnsi="Arial" w:cs="Arial"/>
          <w:b w:val="0"/>
          <w:sz w:val="164"/>
          <w:szCs w:val="164"/>
        </w:rPr>
      </w:pPr>
      <w:bookmarkStart w:id="401" w:name="_Toc421743328"/>
      <w:bookmarkStart w:id="402" w:name="_Toc421744012"/>
      <w:r w:rsidRPr="0016043C">
        <w:rPr>
          <w:rFonts w:ascii="Arial" w:hAnsi="Arial" w:cs="Arial"/>
          <w:b w:val="0"/>
          <w:sz w:val="164"/>
          <w:szCs w:val="164"/>
        </w:rPr>
        <w:t>2</w:t>
      </w:r>
      <w:bookmarkEnd w:id="401"/>
      <w:bookmarkEnd w:id="402"/>
    </w:p>
    <w:p w:rsidR="00962A6D" w:rsidRPr="0016043C" w:rsidRDefault="00962A6D" w:rsidP="0016043C">
      <w:pPr>
        <w:pStyle w:val="Heading1"/>
        <w:jc w:val="right"/>
        <w:rPr>
          <w:rFonts w:ascii="Arial" w:hAnsi="Arial" w:cs="Arial"/>
          <w:b w:val="0"/>
          <w:sz w:val="33"/>
          <w:szCs w:val="33"/>
        </w:rPr>
      </w:pPr>
      <w:bookmarkStart w:id="403" w:name="_Toc421744013"/>
      <w:r w:rsidRPr="0016043C">
        <w:rPr>
          <w:rFonts w:ascii="Arial" w:hAnsi="Arial" w:cs="Arial"/>
          <w:b w:val="0"/>
          <w:sz w:val="41"/>
          <w:szCs w:val="41"/>
        </w:rPr>
        <w:t>F</w:t>
      </w:r>
      <w:r w:rsidRPr="0016043C">
        <w:rPr>
          <w:rFonts w:ascii="Arial" w:hAnsi="Arial" w:cs="Arial"/>
          <w:b w:val="0"/>
          <w:sz w:val="33"/>
          <w:szCs w:val="33"/>
        </w:rPr>
        <w:t xml:space="preserve">UNDAMENTAÇÃO </w:t>
      </w:r>
      <w:r w:rsidRPr="0016043C">
        <w:rPr>
          <w:rFonts w:ascii="Arial" w:hAnsi="Arial" w:cs="Arial"/>
          <w:b w:val="0"/>
          <w:sz w:val="41"/>
          <w:szCs w:val="41"/>
        </w:rPr>
        <w:t>T</w:t>
      </w:r>
      <w:r w:rsidRPr="0016043C">
        <w:rPr>
          <w:rFonts w:ascii="Arial" w:hAnsi="Arial" w:cs="Arial"/>
          <w:b w:val="0"/>
          <w:sz w:val="33"/>
          <w:szCs w:val="33"/>
        </w:rPr>
        <w:t>EÓRICA</w:t>
      </w:r>
      <w:bookmarkEnd w:id="403"/>
    </w:p>
    <w:p w:rsidR="00962A6D" w:rsidRPr="00DF3B35" w:rsidRDefault="00962A6D" w:rsidP="00634145">
      <w:pPr>
        <w:pStyle w:val="Heading1"/>
        <w:rPr>
          <w:rFonts w:ascii="Arial" w:hAnsi="Arial" w:cs="Arial"/>
          <w:sz w:val="28"/>
          <w:szCs w:val="24"/>
        </w:rPr>
      </w:pPr>
    </w:p>
    <w:p w:rsidR="00962A6D" w:rsidRPr="00DF3B35" w:rsidRDefault="00962A6D" w:rsidP="00DC07E0">
      <w:pPr>
        <w:pStyle w:val="Estilocorpodoc"/>
        <w:rPr>
          <w:sz w:val="24"/>
        </w:rPr>
      </w:pPr>
      <w:r w:rsidRPr="00DF3B35">
        <w:rPr>
          <w:sz w:val="24"/>
        </w:rPr>
        <w:t xml:space="preserve">Neste capítulo será apresentado o sistema </w:t>
      </w:r>
      <w:r w:rsidR="0082323E">
        <w:rPr>
          <w:sz w:val="24"/>
        </w:rPr>
        <w:t>GSAN</w:t>
      </w:r>
      <w:r w:rsidRPr="00DF3B35">
        <w:rPr>
          <w:sz w:val="24"/>
        </w:rPr>
        <w:t xml:space="preserve"> e software Asterisk, </w:t>
      </w:r>
      <w:r w:rsidR="00DC07E0" w:rsidRPr="00DF3B35">
        <w:rPr>
          <w:sz w:val="24"/>
        </w:rPr>
        <w:t>com a</w:t>
      </w:r>
      <w:r w:rsidRPr="00DF3B35">
        <w:rPr>
          <w:sz w:val="24"/>
        </w:rPr>
        <w:t xml:space="preserve"> intenção de familiarizar o leitor com as notações</w:t>
      </w:r>
      <w:r w:rsidR="00DC07E0" w:rsidRPr="00DF3B35">
        <w:rPr>
          <w:sz w:val="24"/>
        </w:rPr>
        <w:t xml:space="preserve"> </w:t>
      </w:r>
      <w:r w:rsidRPr="00DF3B35">
        <w:rPr>
          <w:sz w:val="24"/>
        </w:rPr>
        <w:t>que</w:t>
      </w:r>
      <w:r w:rsidR="00DC07E0" w:rsidRPr="00DF3B35">
        <w:rPr>
          <w:sz w:val="24"/>
        </w:rPr>
        <w:t xml:space="preserve"> </w:t>
      </w:r>
      <w:r w:rsidRPr="00DF3B35">
        <w:rPr>
          <w:sz w:val="24"/>
        </w:rPr>
        <w:t>serão amplamente utilizadas no decorrer do trabalho.</w:t>
      </w:r>
    </w:p>
    <w:p w:rsidR="00DC07E0" w:rsidRDefault="00DC07E0" w:rsidP="00634145">
      <w:pPr>
        <w:pStyle w:val="Heading1"/>
        <w:rPr>
          <w:rFonts w:ascii="Arial" w:hAnsi="Arial" w:cs="Arial"/>
          <w:sz w:val="24"/>
          <w:szCs w:val="24"/>
        </w:rPr>
      </w:pPr>
    </w:p>
    <w:p w:rsidR="00634145" w:rsidRPr="000D29E1" w:rsidRDefault="00634145" w:rsidP="000D29E1">
      <w:pPr>
        <w:pStyle w:val="Heading2"/>
        <w:rPr>
          <w:rFonts w:ascii="Arial" w:hAnsi="Arial" w:cs="Arial"/>
          <w:sz w:val="24"/>
          <w:szCs w:val="24"/>
        </w:rPr>
      </w:pPr>
      <w:bookmarkStart w:id="404" w:name="_Toc421744014"/>
      <w:r w:rsidRPr="000D29E1">
        <w:rPr>
          <w:rFonts w:ascii="Arial" w:hAnsi="Arial" w:cs="Arial"/>
          <w:sz w:val="24"/>
          <w:szCs w:val="24"/>
        </w:rPr>
        <w:t>2.</w:t>
      </w:r>
      <w:r w:rsidR="00B75DE4" w:rsidRPr="000D29E1">
        <w:rPr>
          <w:rFonts w:ascii="Arial" w:hAnsi="Arial" w:cs="Arial"/>
          <w:sz w:val="24"/>
          <w:szCs w:val="24"/>
        </w:rPr>
        <w:t>1</w:t>
      </w:r>
      <w:r w:rsidRPr="000D29E1">
        <w:rPr>
          <w:rFonts w:ascii="Arial" w:hAnsi="Arial" w:cs="Arial"/>
          <w:sz w:val="24"/>
          <w:szCs w:val="24"/>
        </w:rPr>
        <w:t xml:space="preserve"> GSAN</w:t>
      </w:r>
      <w:bookmarkEnd w:id="404"/>
    </w:p>
    <w:p w:rsidR="00DF3B35" w:rsidRPr="000F1EE0" w:rsidRDefault="00DF3B35" w:rsidP="00634145">
      <w:pPr>
        <w:pStyle w:val="Heading1"/>
        <w:rPr>
          <w:rFonts w:ascii="Arial" w:hAnsi="Arial" w:cs="Arial"/>
          <w:sz w:val="24"/>
          <w:szCs w:val="24"/>
        </w:rPr>
      </w:pPr>
    </w:p>
    <w:p w:rsidR="004F343E" w:rsidRDefault="00634145" w:rsidP="00634145">
      <w:pPr>
        <w:pStyle w:val="Estilocorpodoc"/>
        <w:rPr>
          <w:sz w:val="24"/>
        </w:rPr>
      </w:pPr>
      <w:r w:rsidRPr="00634145">
        <w:rPr>
          <w:sz w:val="24"/>
        </w:rPr>
        <w:t xml:space="preserve">O sistema de código aberto </w:t>
      </w:r>
      <w:r w:rsidRPr="00DA7448">
        <w:rPr>
          <w:sz w:val="24"/>
        </w:rPr>
        <w:t>GSAN (</w:t>
      </w:r>
      <w:r w:rsidRPr="00DA7448">
        <w:rPr>
          <w:i/>
          <w:iCs/>
          <w:sz w:val="24"/>
        </w:rPr>
        <w:t>Sistema Integrado de Gestão de Serviços de Saneamento</w:t>
      </w:r>
      <w:r w:rsidRPr="00DA7448">
        <w:rPr>
          <w:sz w:val="24"/>
        </w:rPr>
        <w:t>)</w:t>
      </w:r>
      <w:r w:rsidR="004E1C76">
        <w:rPr>
          <w:sz w:val="24"/>
        </w:rPr>
        <w:t xml:space="preserve"> desenvolvido inicialmente pela empresa IPAD </w:t>
      </w:r>
      <w:r w:rsidR="004E1C76" w:rsidRPr="004E1C76">
        <w:rPr>
          <w:sz w:val="24"/>
        </w:rPr>
        <w:t>(Instituto de Planejamento e Apoio ao Desenvolvimento Tecnológico e Científico</w:t>
      </w:r>
      <w:r w:rsidR="004E1C76">
        <w:rPr>
          <w:sz w:val="24"/>
        </w:rPr>
        <w:t>)</w:t>
      </w:r>
      <w:r w:rsidR="004647E8">
        <w:rPr>
          <w:sz w:val="24"/>
        </w:rPr>
        <w:t xml:space="preserve"> em 2005</w:t>
      </w:r>
      <w:r w:rsidR="00DF3B35">
        <w:rPr>
          <w:sz w:val="24"/>
        </w:rPr>
        <w:t xml:space="preserve"> por meio do Programa de Modernização do Ministério da Cidades</w:t>
      </w:r>
      <w:r w:rsidR="004E1C76">
        <w:rPr>
          <w:sz w:val="24"/>
        </w:rPr>
        <w:t>,</w:t>
      </w:r>
      <w:r w:rsidR="004647E8">
        <w:rPr>
          <w:sz w:val="24"/>
        </w:rPr>
        <w:t xml:space="preserve"> atualmente</w:t>
      </w:r>
      <w:r w:rsidR="004E1C76">
        <w:rPr>
          <w:sz w:val="24"/>
        </w:rPr>
        <w:t xml:space="preserve"> </w:t>
      </w:r>
      <w:r w:rsidR="00DF3B35">
        <w:rPr>
          <w:sz w:val="24"/>
        </w:rPr>
        <w:t>mantido e disponibilizado pelo Port</w:t>
      </w:r>
      <w:r w:rsidR="004647E8">
        <w:rPr>
          <w:sz w:val="24"/>
        </w:rPr>
        <w:t xml:space="preserve">al de Software Livre Brasileiro, sendo constantemente melhorado e aperfeiçoado pelos prestadores de serviços e interessados. </w:t>
      </w:r>
      <w:r w:rsidR="0082323E">
        <w:rPr>
          <w:sz w:val="24"/>
        </w:rPr>
        <w:t>Propõem-se</w:t>
      </w:r>
      <w:r w:rsidR="00DF3B35">
        <w:rPr>
          <w:sz w:val="24"/>
        </w:rPr>
        <w:t xml:space="preserve"> em atender as principais demandas de gestão de operações comerciais e controle de execução de serviços nas companhias de saneamento do Brasil, que atualmente utilizam o sistema em grande escala</w:t>
      </w:r>
      <w:r w:rsidR="004F343E">
        <w:rPr>
          <w:sz w:val="24"/>
        </w:rPr>
        <w:t>,</w:t>
      </w:r>
      <w:r w:rsidR="00DF3B35">
        <w:rPr>
          <w:sz w:val="24"/>
        </w:rPr>
        <w:t xml:space="preserve"> conforme</w:t>
      </w:r>
      <w:r w:rsidR="004F343E">
        <w:rPr>
          <w:sz w:val="24"/>
        </w:rPr>
        <w:t xml:space="preserve"> exposto </w:t>
      </w:r>
      <w:r w:rsidR="00DF3B35">
        <w:rPr>
          <w:sz w:val="24"/>
        </w:rPr>
        <w:t xml:space="preserve">a seguir </w:t>
      </w:r>
      <w:r w:rsidR="004F343E">
        <w:rPr>
          <w:sz w:val="24"/>
        </w:rPr>
        <w:t xml:space="preserve">pela figura </w:t>
      </w:r>
      <w:ins w:id="405" w:author="Marcos Junior" w:date="2015-06-12T09:42:00Z">
        <w:r w:rsidR="00961CF0">
          <w:rPr>
            <w:sz w:val="24"/>
          </w:rPr>
          <w:t>2</w:t>
        </w:r>
      </w:ins>
      <w:del w:id="406" w:author="Marcos Junior" w:date="2015-06-12T09:42:00Z">
        <w:r w:rsidR="004F343E" w:rsidDel="00961CF0">
          <w:rPr>
            <w:sz w:val="24"/>
          </w:rPr>
          <w:delText>1</w:delText>
        </w:r>
      </w:del>
      <w:r w:rsidR="004F343E">
        <w:rPr>
          <w:sz w:val="24"/>
        </w:rPr>
        <w:t>:</w:t>
      </w:r>
    </w:p>
    <w:p w:rsidR="00634145" w:rsidRDefault="00685F1E" w:rsidP="00634145">
      <w:pPr>
        <w:pStyle w:val="Estilocorpodoc"/>
        <w:rPr>
          <w:sz w:val="24"/>
        </w:rPr>
      </w:pPr>
      <w:r>
        <w:rPr>
          <w:sz w:val="24"/>
        </w:rPr>
        <w:lastRenderedPageBreak/>
        <w:t xml:space="preserve"> </w:t>
      </w:r>
      <w:r w:rsidR="00816486">
        <w:rPr>
          <w:noProof/>
          <w:sz w:val="24"/>
          <w:lang w:eastAsia="pt-BR"/>
        </w:rPr>
        <w:drawing>
          <wp:inline distT="0" distB="0" distL="0" distR="0">
            <wp:extent cx="5743575" cy="3886200"/>
            <wp:effectExtent l="0" t="0" r="9525" b="0"/>
            <wp:docPr id="7" name="Imagem 7" descr="estatistica01_g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tatistica01_gsa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3575" cy="3886200"/>
                    </a:xfrm>
                    <a:prstGeom prst="rect">
                      <a:avLst/>
                    </a:prstGeom>
                    <a:noFill/>
                    <a:ln>
                      <a:noFill/>
                    </a:ln>
                  </pic:spPr>
                </pic:pic>
              </a:graphicData>
            </a:graphic>
          </wp:inline>
        </w:drawing>
      </w:r>
    </w:p>
    <w:p w:rsidR="008B2149" w:rsidRPr="00DF3F89" w:rsidRDefault="00803BE8" w:rsidP="00F67E91">
      <w:pPr>
        <w:pStyle w:val="Caption"/>
        <w:jc w:val="center"/>
      </w:pPr>
      <w:bookmarkStart w:id="407" w:name="_Toc421735329"/>
      <w:r>
        <w:t xml:space="preserve">Figura </w:t>
      </w:r>
      <w:r w:rsidR="00656F0A">
        <w:fldChar w:fldCharType="begin"/>
      </w:r>
      <w:r w:rsidR="00567E87">
        <w:instrText xml:space="preserve"> SEQ Figura \* ARABIC </w:instrText>
      </w:r>
      <w:r w:rsidR="00656F0A">
        <w:fldChar w:fldCharType="separate"/>
      </w:r>
      <w:r w:rsidR="000F6A97">
        <w:rPr>
          <w:noProof/>
        </w:rPr>
        <w:t>2</w:t>
      </w:r>
      <w:r w:rsidR="00656F0A">
        <w:rPr>
          <w:noProof/>
        </w:rPr>
        <w:fldChar w:fldCharType="end"/>
      </w:r>
      <w:r>
        <w:t xml:space="preserve">: </w:t>
      </w:r>
      <w:r w:rsidR="00F67E91">
        <w:t>Implantações do Sistema GSAN</w:t>
      </w:r>
      <w:r w:rsidR="00DF3F89">
        <w:br/>
      </w:r>
      <w:r w:rsidR="008B2149" w:rsidRPr="00DF3F89">
        <w:rPr>
          <w:bCs w:val="0"/>
        </w:rPr>
        <w:t>Fonte: Portal do Software Públic</w:t>
      </w:r>
      <w:r w:rsidR="00C91844">
        <w:rPr>
          <w:bCs w:val="0"/>
        </w:rPr>
        <w:t>o Brasileiro</w:t>
      </w:r>
      <w:r w:rsidR="008B2149" w:rsidRPr="00DF3F89">
        <w:rPr>
          <w:bCs w:val="0"/>
        </w:rPr>
        <w:t>, 2014</w:t>
      </w:r>
      <w:bookmarkEnd w:id="407"/>
    </w:p>
    <w:p w:rsidR="00DF3B35" w:rsidRDefault="00DF3B35" w:rsidP="00FC2BF9">
      <w:pPr>
        <w:pStyle w:val="Estilocorpodoc"/>
        <w:ind w:firstLine="708"/>
        <w:rPr>
          <w:sz w:val="24"/>
        </w:rPr>
      </w:pPr>
    </w:p>
    <w:p w:rsidR="004E1C76" w:rsidRPr="004C505F" w:rsidRDefault="00305F12" w:rsidP="00FC2BF9">
      <w:pPr>
        <w:pStyle w:val="Estilocorpodoc"/>
        <w:ind w:firstLine="708"/>
        <w:rPr>
          <w:sz w:val="24"/>
        </w:rPr>
      </w:pPr>
      <w:r>
        <w:rPr>
          <w:sz w:val="24"/>
        </w:rPr>
        <w:t xml:space="preserve">Conforme </w:t>
      </w:r>
      <w:r w:rsidR="0082323E">
        <w:rPr>
          <w:sz w:val="24"/>
        </w:rPr>
        <w:t>demonstrado</w:t>
      </w:r>
      <w:r>
        <w:rPr>
          <w:sz w:val="24"/>
        </w:rPr>
        <w:t xml:space="preserve"> acima o sistema está em funcionamento em aproximadamente 1 mil municípios brasileiros, concentrado principalmente na região Nordeste e Norte do Brasil. </w:t>
      </w:r>
      <w:r w:rsidR="00515919" w:rsidRPr="004C505F">
        <w:rPr>
          <w:sz w:val="24"/>
        </w:rPr>
        <w:t xml:space="preserve">Atualmente </w:t>
      </w:r>
      <w:r w:rsidR="003B4B1E" w:rsidRPr="004C505F">
        <w:rPr>
          <w:sz w:val="24"/>
        </w:rPr>
        <w:t xml:space="preserve">o sistema está </w:t>
      </w:r>
      <w:r w:rsidR="00515919" w:rsidRPr="004C505F">
        <w:rPr>
          <w:sz w:val="24"/>
        </w:rPr>
        <w:t xml:space="preserve">preparado para atender companhias de pequeno e médio porte, </w:t>
      </w:r>
      <w:r w:rsidR="003B4B1E" w:rsidRPr="004C505F">
        <w:rPr>
          <w:sz w:val="24"/>
        </w:rPr>
        <w:t xml:space="preserve">provendo soluções </w:t>
      </w:r>
      <w:r w:rsidR="00FC2BF9" w:rsidRPr="004C505F">
        <w:rPr>
          <w:sz w:val="24"/>
        </w:rPr>
        <w:t xml:space="preserve">flexíveis </w:t>
      </w:r>
      <w:r w:rsidR="003B4B1E" w:rsidRPr="004C505F">
        <w:rPr>
          <w:sz w:val="24"/>
        </w:rPr>
        <w:t>através de parametrizações</w:t>
      </w:r>
      <w:r w:rsidR="008D5FE8" w:rsidRPr="004C505F">
        <w:rPr>
          <w:sz w:val="24"/>
        </w:rPr>
        <w:t xml:space="preserve"> em tabelas de banco de dados</w:t>
      </w:r>
      <w:r w:rsidR="003B4B1E" w:rsidRPr="004C505F">
        <w:rPr>
          <w:sz w:val="24"/>
        </w:rPr>
        <w:t>,</w:t>
      </w:r>
      <w:r w:rsidR="00515919" w:rsidRPr="004C505F">
        <w:rPr>
          <w:sz w:val="24"/>
        </w:rPr>
        <w:t xml:space="preserve"> </w:t>
      </w:r>
      <w:r w:rsidR="00FC2BF9" w:rsidRPr="004C505F">
        <w:rPr>
          <w:sz w:val="24"/>
        </w:rPr>
        <w:t>ad</w:t>
      </w:r>
      <w:r w:rsidR="0082323E">
        <w:rPr>
          <w:sz w:val="24"/>
        </w:rPr>
        <w:t>e</w:t>
      </w:r>
      <w:r w:rsidR="00FC2BF9" w:rsidRPr="004C505F">
        <w:rPr>
          <w:sz w:val="24"/>
        </w:rPr>
        <w:t>quando-se a realid</w:t>
      </w:r>
      <w:r w:rsidR="000F3F2A" w:rsidRPr="004C505F">
        <w:rPr>
          <w:sz w:val="24"/>
        </w:rPr>
        <w:t xml:space="preserve">ades distintas e tornando-se referência </w:t>
      </w:r>
      <w:r w:rsidR="00D11F19" w:rsidRPr="004C505F">
        <w:rPr>
          <w:sz w:val="24"/>
        </w:rPr>
        <w:t xml:space="preserve">em </w:t>
      </w:r>
      <w:r w:rsidR="00D11F19" w:rsidRPr="00211096">
        <w:rPr>
          <w:i/>
          <w:sz w:val="24"/>
        </w:rPr>
        <w:t>software</w:t>
      </w:r>
      <w:r w:rsidR="00D11F19" w:rsidRPr="004C505F">
        <w:rPr>
          <w:sz w:val="24"/>
        </w:rPr>
        <w:t xml:space="preserve"> para </w:t>
      </w:r>
      <w:r w:rsidR="000F3F2A" w:rsidRPr="004C505F">
        <w:rPr>
          <w:sz w:val="24"/>
        </w:rPr>
        <w:t xml:space="preserve">o setor de saneamento </w:t>
      </w:r>
      <w:r w:rsidR="00A93A62" w:rsidRPr="004C505F">
        <w:rPr>
          <w:sz w:val="24"/>
        </w:rPr>
        <w:t xml:space="preserve">básico </w:t>
      </w:r>
      <w:r w:rsidR="000F3F2A" w:rsidRPr="004C505F">
        <w:rPr>
          <w:sz w:val="24"/>
        </w:rPr>
        <w:t xml:space="preserve">brasileiro. </w:t>
      </w:r>
    </w:p>
    <w:p w:rsidR="00DC07E0" w:rsidRDefault="00DC07E0" w:rsidP="00634145">
      <w:pPr>
        <w:pStyle w:val="MONTOPICO"/>
        <w:numPr>
          <w:ilvl w:val="0"/>
          <w:numId w:val="0"/>
        </w:numPr>
        <w:outlineLvl w:val="2"/>
        <w:rPr>
          <w:rFonts w:ascii="Arial" w:hAnsi="Arial" w:cs="Arial"/>
        </w:rPr>
      </w:pPr>
    </w:p>
    <w:p w:rsidR="00634145" w:rsidRPr="000D29E1" w:rsidRDefault="00634145" w:rsidP="000D29E1">
      <w:pPr>
        <w:pStyle w:val="Heading3"/>
        <w:rPr>
          <w:rStyle w:val="Heading2Char"/>
          <w:rFonts w:ascii="Arial" w:hAnsi="Arial" w:cs="Arial"/>
          <w:sz w:val="24"/>
          <w:szCs w:val="24"/>
        </w:rPr>
      </w:pPr>
      <w:bookmarkStart w:id="408" w:name="_Toc421744015"/>
      <w:r w:rsidRPr="000D29E1">
        <w:rPr>
          <w:rFonts w:ascii="Arial" w:hAnsi="Arial" w:cs="Arial"/>
          <w:sz w:val="24"/>
          <w:szCs w:val="24"/>
        </w:rPr>
        <w:t>2.1</w:t>
      </w:r>
      <w:r w:rsidR="00DC07E0" w:rsidRPr="000D29E1">
        <w:rPr>
          <w:rFonts w:ascii="Arial" w:hAnsi="Arial" w:cs="Arial"/>
          <w:sz w:val="24"/>
          <w:szCs w:val="24"/>
        </w:rPr>
        <w:t>.1</w:t>
      </w:r>
      <w:r w:rsidRPr="000D29E1">
        <w:rPr>
          <w:rFonts w:ascii="Arial" w:hAnsi="Arial" w:cs="Arial"/>
          <w:sz w:val="24"/>
          <w:szCs w:val="24"/>
        </w:rPr>
        <w:t xml:space="preserve"> GSAN</w:t>
      </w:r>
      <w:r w:rsidR="00CA0B4F" w:rsidRPr="000D29E1">
        <w:rPr>
          <w:rFonts w:ascii="Arial" w:hAnsi="Arial" w:cs="Arial"/>
          <w:sz w:val="24"/>
          <w:szCs w:val="24"/>
        </w:rPr>
        <w:t xml:space="preserve"> </w:t>
      </w:r>
      <w:r w:rsidRPr="000D29E1">
        <w:rPr>
          <w:rStyle w:val="Heading2Char"/>
          <w:rFonts w:ascii="Arial" w:hAnsi="Arial" w:cs="Arial"/>
          <w:b/>
          <w:sz w:val="24"/>
          <w:szCs w:val="24"/>
        </w:rPr>
        <w:t>CONCEITOS</w:t>
      </w:r>
      <w:bookmarkEnd w:id="408"/>
    </w:p>
    <w:p w:rsidR="00622321" w:rsidRDefault="00622321" w:rsidP="00FD5907">
      <w:pPr>
        <w:pStyle w:val="Estilocorpodoc"/>
      </w:pPr>
    </w:p>
    <w:p w:rsidR="00CB114E" w:rsidRDefault="00CB114E" w:rsidP="00FD5907">
      <w:pPr>
        <w:pStyle w:val="Estilocorpodoc"/>
      </w:pPr>
      <w:r>
        <w:t>O sistema em sua concepção foi</w:t>
      </w:r>
      <w:r w:rsidR="0039281B">
        <w:t xml:space="preserve"> </w:t>
      </w:r>
      <w:r>
        <w:t>dividido nos seguintes módulos</w:t>
      </w:r>
      <w:r w:rsidR="00622321">
        <w:t xml:space="preserve"> descritos</w:t>
      </w:r>
      <w:r>
        <w:t xml:space="preserve"> </w:t>
      </w:r>
      <w:r w:rsidR="00F945E1">
        <w:t>abaixo</w:t>
      </w:r>
      <w:r>
        <w:t>:</w:t>
      </w:r>
    </w:p>
    <w:p w:rsidR="002E37DF" w:rsidRDefault="002E37DF" w:rsidP="00A02B9A">
      <w:pPr>
        <w:pStyle w:val="Estilocorpodoc"/>
        <w:numPr>
          <w:ilvl w:val="0"/>
          <w:numId w:val="5"/>
        </w:numPr>
      </w:pPr>
      <w:r w:rsidRPr="002E37DF">
        <w:rPr>
          <w:b/>
        </w:rPr>
        <w:lastRenderedPageBreak/>
        <w:t>Atendimento</w:t>
      </w:r>
      <w:r>
        <w:t xml:space="preserve"> </w:t>
      </w:r>
      <w:r w:rsidRPr="002E37DF">
        <w:rPr>
          <w:b/>
        </w:rPr>
        <w:t>ao Público</w:t>
      </w:r>
      <w:r>
        <w:t>: Responsável principalmente em fornecer acesso rápido as informações dos clientes/imóveis e possibilita o registro dos atendimentos realizados.</w:t>
      </w:r>
    </w:p>
    <w:p w:rsidR="002E37DF" w:rsidRDefault="00CB114E" w:rsidP="00A02B9A">
      <w:pPr>
        <w:pStyle w:val="Estilocorpodoc"/>
        <w:numPr>
          <w:ilvl w:val="0"/>
          <w:numId w:val="5"/>
        </w:numPr>
      </w:pPr>
      <w:r w:rsidRPr="002E37DF">
        <w:rPr>
          <w:b/>
        </w:rPr>
        <w:t>Cadastro</w:t>
      </w:r>
      <w:r w:rsidR="002E37DF">
        <w:t xml:space="preserve">: Responsável em permitir a inserção, alteração e exclusão </w:t>
      </w:r>
      <w:r w:rsidR="00EA0FA9">
        <w:t>das entidades</w:t>
      </w:r>
      <w:r w:rsidR="002E37DF">
        <w:t xml:space="preserve"> básicas </w:t>
      </w:r>
      <w:r w:rsidR="0082323E">
        <w:t>só</w:t>
      </w:r>
      <w:r w:rsidR="002E37DF">
        <w:t xml:space="preserve"> sistema.</w:t>
      </w:r>
    </w:p>
    <w:p w:rsidR="00CB114E" w:rsidRDefault="00CB114E" w:rsidP="00A02B9A">
      <w:pPr>
        <w:pStyle w:val="Estilocorpodoc"/>
        <w:numPr>
          <w:ilvl w:val="0"/>
          <w:numId w:val="5"/>
        </w:numPr>
      </w:pPr>
      <w:r w:rsidRPr="002E37DF">
        <w:rPr>
          <w:b/>
        </w:rPr>
        <w:t>Micromedição</w:t>
      </w:r>
      <w:r w:rsidR="002E37DF">
        <w:t xml:space="preserve">: Aborda as regras de consistência e análise de leitura e consumo, provendo meios para verificar o comportamento do consumo de água </w:t>
      </w:r>
      <w:r w:rsidR="00EA0FA9">
        <w:t>do imóvel</w:t>
      </w:r>
      <w:r w:rsidR="002E37DF">
        <w:t>.</w:t>
      </w:r>
    </w:p>
    <w:p w:rsidR="00CB114E" w:rsidRDefault="00CB114E" w:rsidP="00A02B9A">
      <w:pPr>
        <w:pStyle w:val="Estilocorpodoc"/>
        <w:numPr>
          <w:ilvl w:val="0"/>
          <w:numId w:val="5"/>
        </w:numPr>
      </w:pPr>
      <w:r w:rsidRPr="002E37DF">
        <w:rPr>
          <w:b/>
        </w:rPr>
        <w:t>Faturamento</w:t>
      </w:r>
      <w:r w:rsidR="002E37DF">
        <w:t xml:space="preserve">: Responsável principalmente em </w:t>
      </w:r>
      <w:r w:rsidR="00EA0FA9">
        <w:t>realizar o cá</w:t>
      </w:r>
      <w:r w:rsidR="00622321">
        <w:t>lculo</w:t>
      </w:r>
      <w:r w:rsidR="002E37DF">
        <w:t xml:space="preserve"> </w:t>
      </w:r>
      <w:r w:rsidR="00622321">
        <w:t xml:space="preserve">para precificar o consumo e gerar/emitir as faturas. </w:t>
      </w:r>
    </w:p>
    <w:p w:rsidR="00CB114E" w:rsidRDefault="00CB114E" w:rsidP="00A02B9A">
      <w:pPr>
        <w:pStyle w:val="Estilocorpodoc"/>
        <w:numPr>
          <w:ilvl w:val="0"/>
          <w:numId w:val="5"/>
        </w:numPr>
      </w:pPr>
      <w:r w:rsidRPr="002E37DF">
        <w:rPr>
          <w:b/>
        </w:rPr>
        <w:t>Arrecadação</w:t>
      </w:r>
      <w:r w:rsidR="002E37DF">
        <w:t xml:space="preserve">: </w:t>
      </w:r>
      <w:r w:rsidR="00EA0FA9">
        <w:t>Disponibiliza meios para</w:t>
      </w:r>
      <w:r w:rsidR="00622321">
        <w:t xml:space="preserve"> efetuar a</w:t>
      </w:r>
      <w:r w:rsidR="002E37DF">
        <w:t xml:space="preserve"> baixa de débitos</w:t>
      </w:r>
      <w:r w:rsidR="00622321">
        <w:t xml:space="preserve"> </w:t>
      </w:r>
      <w:r w:rsidR="0082323E">
        <w:t>dentre</w:t>
      </w:r>
      <w:r w:rsidR="00622321">
        <w:t xml:space="preserve"> outras rotinas dessa natureza</w:t>
      </w:r>
      <w:r w:rsidR="002E37DF">
        <w:t>.</w:t>
      </w:r>
    </w:p>
    <w:p w:rsidR="00CB114E" w:rsidRDefault="00CB114E" w:rsidP="00A02B9A">
      <w:pPr>
        <w:pStyle w:val="Estilocorpodoc"/>
        <w:numPr>
          <w:ilvl w:val="0"/>
          <w:numId w:val="5"/>
        </w:numPr>
      </w:pPr>
      <w:r w:rsidRPr="002E37DF">
        <w:rPr>
          <w:b/>
        </w:rPr>
        <w:t>Segurança</w:t>
      </w:r>
      <w:r w:rsidR="002E37DF">
        <w:t xml:space="preserve">: </w:t>
      </w:r>
      <w:r w:rsidR="00622321">
        <w:t xml:space="preserve">Possibilita </w:t>
      </w:r>
      <w:r w:rsidR="002E37DF">
        <w:t xml:space="preserve">a </w:t>
      </w:r>
      <w:r w:rsidR="00622321">
        <w:t>gestão sobre as</w:t>
      </w:r>
      <w:r w:rsidR="002E37DF">
        <w:t xml:space="preserve"> permissões de usuários</w:t>
      </w:r>
      <w:r w:rsidR="00622321">
        <w:t>/funcionários</w:t>
      </w:r>
      <w:r w:rsidR="002E37DF">
        <w:t>.</w:t>
      </w:r>
    </w:p>
    <w:p w:rsidR="00CB114E" w:rsidRDefault="00CB114E" w:rsidP="00A02B9A">
      <w:pPr>
        <w:pStyle w:val="Estilocorpodoc"/>
        <w:numPr>
          <w:ilvl w:val="0"/>
          <w:numId w:val="5"/>
        </w:numPr>
      </w:pPr>
      <w:r w:rsidRPr="002E37DF">
        <w:rPr>
          <w:b/>
        </w:rPr>
        <w:t>Cobrança</w:t>
      </w:r>
      <w:r w:rsidR="002E37DF">
        <w:t>: Fornece meios de emitir formas de cobranças personalizadas.</w:t>
      </w:r>
    </w:p>
    <w:p w:rsidR="002E37DF" w:rsidRDefault="002E37DF" w:rsidP="00A02B9A">
      <w:pPr>
        <w:pStyle w:val="Estilocorpodoc"/>
        <w:numPr>
          <w:ilvl w:val="0"/>
          <w:numId w:val="5"/>
        </w:numPr>
      </w:pPr>
      <w:r w:rsidRPr="002E37DF">
        <w:rPr>
          <w:b/>
        </w:rPr>
        <w:t>Contabilização</w:t>
      </w:r>
      <w:r>
        <w:t xml:space="preserve">: </w:t>
      </w:r>
      <w:r w:rsidR="00622321">
        <w:t>Realiza a contabilidade e possibilita integrações para sistemas externos.</w:t>
      </w:r>
    </w:p>
    <w:p w:rsidR="00CB114E" w:rsidRDefault="00CB114E" w:rsidP="00FD5907">
      <w:pPr>
        <w:pStyle w:val="Estilocorpodoc"/>
      </w:pPr>
    </w:p>
    <w:p w:rsidR="0046524F" w:rsidRDefault="00685F1E" w:rsidP="0046524F">
      <w:pPr>
        <w:pStyle w:val="Estilocorpodoc"/>
        <w:ind w:firstLine="708"/>
      </w:pPr>
      <w:r>
        <w:t>Alguns dos conceitos de saneamento serão abordados neste trabalho, portanto faz-se necessário conhecer</w:t>
      </w:r>
      <w:r w:rsidR="00EA0FA9">
        <w:t xml:space="preserve"> </w:t>
      </w:r>
      <w:r>
        <w:t xml:space="preserve">e entender como o sistema GSAN </w:t>
      </w:r>
      <w:r w:rsidRPr="00685F1E">
        <w:t>aborda</w:t>
      </w:r>
      <w:r>
        <w:t xml:space="preserve"> essas questões.</w:t>
      </w:r>
    </w:p>
    <w:p w:rsidR="0046524F" w:rsidRDefault="00A91816" w:rsidP="0046524F">
      <w:pPr>
        <w:pStyle w:val="Estilocorpodoc"/>
        <w:ind w:firstLine="0"/>
      </w:pPr>
      <w:r>
        <w:t>O imóvel</w:t>
      </w:r>
      <w:r w:rsidR="00EA0FA9">
        <w:t xml:space="preserve"> </w:t>
      </w:r>
      <w:r>
        <w:t>no sistema de</w:t>
      </w:r>
      <w:r w:rsidR="0046524F">
        <w:t>ve</w:t>
      </w:r>
      <w:r>
        <w:t xml:space="preserve"> possuir relação com os seguintes itens:</w:t>
      </w:r>
    </w:p>
    <w:p w:rsidR="00A93A62" w:rsidRDefault="00A93A62" w:rsidP="0046524F">
      <w:pPr>
        <w:pStyle w:val="Estilocorpodoc"/>
        <w:ind w:firstLine="0"/>
      </w:pPr>
    </w:p>
    <w:tbl>
      <w:tblPr>
        <w:tblW w:w="7880" w:type="dxa"/>
        <w:tblInd w:w="55" w:type="dxa"/>
        <w:tblCellMar>
          <w:left w:w="70" w:type="dxa"/>
          <w:right w:w="70" w:type="dxa"/>
        </w:tblCellMar>
        <w:tblLook w:val="04A0" w:firstRow="1" w:lastRow="0" w:firstColumn="1" w:lastColumn="0" w:noHBand="0" w:noVBand="1"/>
      </w:tblPr>
      <w:tblGrid>
        <w:gridCol w:w="1840"/>
        <w:gridCol w:w="4480"/>
        <w:gridCol w:w="1560"/>
      </w:tblGrid>
      <w:tr w:rsidR="005C3606" w:rsidRPr="005C3606" w:rsidTr="005C3606">
        <w:trPr>
          <w:trHeight w:val="300"/>
        </w:trPr>
        <w:tc>
          <w:tcPr>
            <w:tcW w:w="18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5C3606" w:rsidRPr="005C3606" w:rsidRDefault="005C3606" w:rsidP="00046A6E">
            <w:pPr>
              <w:spacing w:after="0" w:line="240" w:lineRule="auto"/>
              <w:jc w:val="center"/>
              <w:rPr>
                <w:rFonts w:ascii="Arial" w:eastAsia="Times New Roman" w:hAnsi="Arial" w:cs="Arial"/>
                <w:b/>
                <w:bCs/>
                <w:color w:val="000000"/>
                <w:lang w:eastAsia="pt-BR"/>
              </w:rPr>
            </w:pPr>
            <w:bookmarkStart w:id="409" w:name="_Toc419629036"/>
            <w:bookmarkStart w:id="410" w:name="_Toc420975192"/>
            <w:r w:rsidRPr="005C3606">
              <w:rPr>
                <w:rFonts w:ascii="Arial" w:eastAsia="Times New Roman" w:hAnsi="Arial" w:cs="Arial"/>
                <w:b/>
                <w:bCs/>
                <w:color w:val="000000"/>
                <w:lang w:eastAsia="pt-BR"/>
              </w:rPr>
              <w:t>Atributo</w:t>
            </w:r>
          </w:p>
        </w:tc>
        <w:tc>
          <w:tcPr>
            <w:tcW w:w="44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5C3606" w:rsidRPr="005C3606" w:rsidRDefault="005C3606" w:rsidP="00046A6E">
            <w:pPr>
              <w:spacing w:after="0" w:line="240" w:lineRule="auto"/>
              <w:jc w:val="center"/>
              <w:rPr>
                <w:rFonts w:ascii="Arial" w:eastAsia="Times New Roman" w:hAnsi="Arial" w:cs="Arial"/>
                <w:b/>
                <w:bCs/>
                <w:color w:val="000000"/>
                <w:lang w:eastAsia="pt-BR"/>
              </w:rPr>
            </w:pPr>
            <w:r w:rsidRPr="005C3606">
              <w:rPr>
                <w:rFonts w:ascii="Arial" w:eastAsia="Times New Roman" w:hAnsi="Arial" w:cs="Arial"/>
                <w:b/>
                <w:bCs/>
                <w:color w:val="000000"/>
                <w:lang w:eastAsia="pt-BR"/>
              </w:rPr>
              <w:t>Descrição</w:t>
            </w:r>
          </w:p>
        </w:tc>
        <w:tc>
          <w:tcPr>
            <w:tcW w:w="15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5C3606" w:rsidRPr="005C3606" w:rsidRDefault="005C3606" w:rsidP="00046A6E">
            <w:pPr>
              <w:spacing w:after="0" w:line="240" w:lineRule="auto"/>
              <w:jc w:val="center"/>
              <w:rPr>
                <w:rFonts w:ascii="Arial" w:eastAsia="Times New Roman" w:hAnsi="Arial" w:cs="Arial"/>
                <w:b/>
                <w:bCs/>
                <w:color w:val="000000"/>
                <w:lang w:eastAsia="pt-BR"/>
              </w:rPr>
            </w:pPr>
            <w:r w:rsidRPr="005C3606">
              <w:rPr>
                <w:rFonts w:ascii="Arial" w:eastAsia="Times New Roman" w:hAnsi="Arial" w:cs="Arial"/>
                <w:b/>
                <w:bCs/>
                <w:color w:val="000000"/>
                <w:lang w:eastAsia="pt-BR"/>
              </w:rPr>
              <w:t>Obrigatório</w:t>
            </w:r>
          </w:p>
        </w:tc>
      </w:tr>
      <w:tr w:rsidR="005C3606" w:rsidRPr="005C3606" w:rsidTr="005C3606">
        <w:trPr>
          <w:trHeight w:val="300"/>
        </w:trPr>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C3606" w:rsidRPr="005C3606" w:rsidRDefault="005C3606" w:rsidP="005C3606">
            <w:pPr>
              <w:spacing w:after="0" w:line="240" w:lineRule="auto"/>
              <w:rPr>
                <w:rFonts w:ascii="Arial" w:eastAsia="Times New Roman" w:hAnsi="Arial" w:cs="Arial"/>
                <w:color w:val="000000"/>
                <w:lang w:eastAsia="pt-BR"/>
              </w:rPr>
            </w:pPr>
            <w:r w:rsidRPr="005C3606">
              <w:rPr>
                <w:rFonts w:ascii="Arial" w:eastAsia="Times New Roman" w:hAnsi="Arial" w:cs="Arial"/>
                <w:color w:val="000000"/>
                <w:lang w:eastAsia="pt-BR"/>
              </w:rPr>
              <w:t xml:space="preserve"> Localidade      </w:t>
            </w:r>
          </w:p>
        </w:tc>
        <w:tc>
          <w:tcPr>
            <w:tcW w:w="4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C3606" w:rsidRPr="005C3606" w:rsidRDefault="005C3606" w:rsidP="005C3606">
            <w:pPr>
              <w:spacing w:after="0" w:line="240" w:lineRule="auto"/>
              <w:rPr>
                <w:rFonts w:ascii="Arial" w:eastAsia="Times New Roman" w:hAnsi="Arial" w:cs="Arial"/>
                <w:color w:val="000000"/>
                <w:lang w:eastAsia="pt-BR"/>
              </w:rPr>
            </w:pPr>
            <w:r w:rsidRPr="005C3606">
              <w:rPr>
                <w:rFonts w:ascii="Arial" w:eastAsia="Times New Roman" w:hAnsi="Arial" w:cs="Arial"/>
                <w:color w:val="000000"/>
                <w:lang w:eastAsia="pt-BR"/>
              </w:rPr>
              <w:t xml:space="preserve"> Um conjunto populacional </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C3606" w:rsidRPr="005C3606" w:rsidRDefault="005C3606" w:rsidP="005C3606">
            <w:pPr>
              <w:spacing w:after="0" w:line="240" w:lineRule="auto"/>
              <w:rPr>
                <w:rFonts w:ascii="Arial" w:eastAsia="Times New Roman" w:hAnsi="Arial" w:cs="Arial"/>
                <w:color w:val="000000"/>
                <w:lang w:eastAsia="pt-BR"/>
              </w:rPr>
            </w:pPr>
            <w:r w:rsidRPr="005C3606">
              <w:rPr>
                <w:rFonts w:ascii="Arial" w:eastAsia="Times New Roman" w:hAnsi="Arial" w:cs="Arial"/>
                <w:color w:val="000000"/>
                <w:lang w:eastAsia="pt-BR"/>
              </w:rPr>
              <w:t>SIM</w:t>
            </w:r>
          </w:p>
        </w:tc>
      </w:tr>
      <w:tr w:rsidR="005C3606" w:rsidRPr="005C3606" w:rsidTr="005C3606">
        <w:trPr>
          <w:trHeight w:val="300"/>
        </w:trPr>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C3606" w:rsidRPr="005C3606" w:rsidRDefault="005C3606" w:rsidP="005C3606">
            <w:pPr>
              <w:spacing w:after="0" w:line="240" w:lineRule="auto"/>
              <w:rPr>
                <w:rFonts w:ascii="Arial" w:eastAsia="Times New Roman" w:hAnsi="Arial" w:cs="Arial"/>
                <w:color w:val="000000"/>
                <w:lang w:eastAsia="pt-BR"/>
              </w:rPr>
            </w:pPr>
            <w:r w:rsidRPr="005C3606">
              <w:rPr>
                <w:rFonts w:ascii="Arial" w:eastAsia="Times New Roman" w:hAnsi="Arial" w:cs="Arial"/>
                <w:color w:val="000000"/>
                <w:lang w:eastAsia="pt-BR"/>
              </w:rPr>
              <w:t xml:space="preserve"> Setor Comercial </w:t>
            </w:r>
          </w:p>
        </w:tc>
        <w:tc>
          <w:tcPr>
            <w:tcW w:w="4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C3606" w:rsidRPr="005C3606" w:rsidRDefault="005C3606" w:rsidP="005C3606">
            <w:pPr>
              <w:spacing w:after="0" w:line="240" w:lineRule="auto"/>
              <w:rPr>
                <w:rFonts w:ascii="Arial" w:eastAsia="Times New Roman" w:hAnsi="Arial" w:cs="Arial"/>
                <w:color w:val="000000"/>
                <w:lang w:eastAsia="pt-BR"/>
              </w:rPr>
            </w:pPr>
            <w:r w:rsidRPr="005C3606">
              <w:rPr>
                <w:rFonts w:ascii="Arial" w:eastAsia="Times New Roman" w:hAnsi="Arial" w:cs="Arial"/>
                <w:color w:val="000000"/>
                <w:lang w:eastAsia="pt-BR"/>
              </w:rPr>
              <w:t xml:space="preserve"> Conjunto de quadras, semelhante ao bairro</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C3606" w:rsidRPr="005C3606" w:rsidRDefault="005C3606" w:rsidP="005C3606">
            <w:pPr>
              <w:spacing w:after="0" w:line="240" w:lineRule="auto"/>
              <w:rPr>
                <w:rFonts w:ascii="Arial" w:eastAsia="Times New Roman" w:hAnsi="Arial" w:cs="Arial"/>
                <w:color w:val="000000"/>
                <w:lang w:eastAsia="pt-BR"/>
              </w:rPr>
            </w:pPr>
            <w:r w:rsidRPr="005C3606">
              <w:rPr>
                <w:rFonts w:ascii="Arial" w:eastAsia="Times New Roman" w:hAnsi="Arial" w:cs="Arial"/>
                <w:color w:val="000000"/>
                <w:lang w:eastAsia="pt-BR"/>
              </w:rPr>
              <w:t>SIM</w:t>
            </w:r>
          </w:p>
        </w:tc>
      </w:tr>
      <w:tr w:rsidR="005C3606" w:rsidRPr="005C3606" w:rsidTr="005C3606">
        <w:trPr>
          <w:trHeight w:val="300"/>
        </w:trPr>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C3606" w:rsidRPr="005C3606" w:rsidRDefault="005C3606" w:rsidP="005C3606">
            <w:pPr>
              <w:spacing w:after="0" w:line="240" w:lineRule="auto"/>
              <w:rPr>
                <w:rFonts w:ascii="Arial" w:eastAsia="Times New Roman" w:hAnsi="Arial" w:cs="Arial"/>
                <w:color w:val="000000"/>
                <w:lang w:eastAsia="pt-BR"/>
              </w:rPr>
            </w:pPr>
            <w:r w:rsidRPr="005C3606">
              <w:rPr>
                <w:rFonts w:ascii="Arial" w:eastAsia="Times New Roman" w:hAnsi="Arial" w:cs="Arial"/>
                <w:color w:val="000000"/>
                <w:lang w:eastAsia="pt-BR"/>
              </w:rPr>
              <w:t xml:space="preserve"> Quadra          </w:t>
            </w:r>
          </w:p>
        </w:tc>
        <w:tc>
          <w:tcPr>
            <w:tcW w:w="4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C3606" w:rsidRPr="005C3606" w:rsidRDefault="005C3606" w:rsidP="005C3606">
            <w:pPr>
              <w:spacing w:after="0" w:line="240" w:lineRule="auto"/>
              <w:rPr>
                <w:rFonts w:ascii="Arial" w:eastAsia="Times New Roman" w:hAnsi="Arial" w:cs="Arial"/>
                <w:color w:val="000000"/>
                <w:lang w:eastAsia="pt-BR"/>
              </w:rPr>
            </w:pPr>
            <w:r w:rsidRPr="005C3606">
              <w:rPr>
                <w:rFonts w:ascii="Arial" w:eastAsia="Times New Roman" w:hAnsi="Arial" w:cs="Arial"/>
                <w:color w:val="000000"/>
                <w:lang w:eastAsia="pt-BR"/>
              </w:rPr>
              <w:t xml:space="preserve"> Denominado normalmente de "</w:t>
            </w:r>
            <w:r w:rsidR="0082323E" w:rsidRPr="005C3606">
              <w:rPr>
                <w:rFonts w:ascii="Arial" w:eastAsia="Times New Roman" w:hAnsi="Arial" w:cs="Arial"/>
                <w:color w:val="000000"/>
                <w:lang w:eastAsia="pt-BR"/>
              </w:rPr>
              <w:t>quarteirão</w:t>
            </w:r>
            <w:r w:rsidRPr="005C3606">
              <w:rPr>
                <w:rFonts w:ascii="Arial" w:eastAsia="Times New Roman" w:hAnsi="Arial" w:cs="Arial"/>
                <w:color w:val="000000"/>
                <w:lang w:eastAsia="pt-BR"/>
              </w:rPr>
              <w:t>"</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C3606" w:rsidRPr="005C3606" w:rsidRDefault="005C3606" w:rsidP="005C3606">
            <w:pPr>
              <w:spacing w:after="0" w:line="240" w:lineRule="auto"/>
              <w:rPr>
                <w:rFonts w:ascii="Arial" w:eastAsia="Times New Roman" w:hAnsi="Arial" w:cs="Arial"/>
                <w:color w:val="000000"/>
                <w:lang w:eastAsia="pt-BR"/>
              </w:rPr>
            </w:pPr>
            <w:r w:rsidRPr="005C3606">
              <w:rPr>
                <w:rFonts w:ascii="Arial" w:eastAsia="Times New Roman" w:hAnsi="Arial" w:cs="Arial"/>
                <w:color w:val="000000"/>
                <w:lang w:eastAsia="pt-BR"/>
              </w:rPr>
              <w:t>SIM</w:t>
            </w:r>
          </w:p>
        </w:tc>
      </w:tr>
      <w:tr w:rsidR="005C3606" w:rsidRPr="005C3606" w:rsidTr="005C3606">
        <w:trPr>
          <w:trHeight w:val="300"/>
        </w:trPr>
        <w:tc>
          <w:tcPr>
            <w:tcW w:w="18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C3606" w:rsidRPr="005C3606" w:rsidRDefault="005C3606" w:rsidP="005C3606">
            <w:pPr>
              <w:spacing w:after="0" w:line="240" w:lineRule="auto"/>
              <w:rPr>
                <w:rFonts w:ascii="Arial" w:eastAsia="Times New Roman" w:hAnsi="Arial" w:cs="Arial"/>
                <w:color w:val="000000"/>
                <w:lang w:eastAsia="pt-BR"/>
              </w:rPr>
            </w:pPr>
            <w:r w:rsidRPr="005C3606">
              <w:rPr>
                <w:rFonts w:ascii="Arial" w:eastAsia="Times New Roman" w:hAnsi="Arial" w:cs="Arial"/>
                <w:color w:val="000000"/>
                <w:lang w:eastAsia="pt-BR"/>
              </w:rPr>
              <w:t xml:space="preserve"> Lote            </w:t>
            </w:r>
          </w:p>
        </w:tc>
        <w:tc>
          <w:tcPr>
            <w:tcW w:w="4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C3606" w:rsidRPr="005C3606" w:rsidRDefault="005C3606" w:rsidP="005C3606">
            <w:pPr>
              <w:spacing w:after="0" w:line="240" w:lineRule="auto"/>
              <w:rPr>
                <w:rFonts w:ascii="Arial" w:eastAsia="Times New Roman" w:hAnsi="Arial" w:cs="Arial"/>
                <w:color w:val="000000"/>
                <w:lang w:eastAsia="pt-BR"/>
              </w:rPr>
            </w:pPr>
            <w:r w:rsidRPr="005C3606">
              <w:rPr>
                <w:rFonts w:ascii="Arial" w:eastAsia="Times New Roman" w:hAnsi="Arial" w:cs="Arial"/>
                <w:color w:val="000000"/>
                <w:lang w:eastAsia="pt-BR"/>
              </w:rPr>
              <w:t xml:space="preserve"> Uma subdivisão da Quadra</w:t>
            </w:r>
          </w:p>
        </w:tc>
        <w:tc>
          <w:tcPr>
            <w:tcW w:w="15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5C3606" w:rsidRPr="005C3606" w:rsidRDefault="005C3606" w:rsidP="005C3606">
            <w:pPr>
              <w:spacing w:after="0" w:line="240" w:lineRule="auto"/>
              <w:rPr>
                <w:rFonts w:ascii="Arial" w:eastAsia="Times New Roman" w:hAnsi="Arial" w:cs="Arial"/>
                <w:color w:val="000000"/>
                <w:lang w:eastAsia="pt-BR"/>
              </w:rPr>
            </w:pPr>
            <w:r w:rsidRPr="005C3606">
              <w:rPr>
                <w:rFonts w:ascii="Arial" w:eastAsia="Times New Roman" w:hAnsi="Arial" w:cs="Arial"/>
                <w:color w:val="000000"/>
                <w:lang w:eastAsia="pt-BR"/>
              </w:rPr>
              <w:t>SIM</w:t>
            </w:r>
          </w:p>
        </w:tc>
      </w:tr>
      <w:tr w:rsidR="005C3606" w:rsidRPr="005C3606" w:rsidTr="005C3606">
        <w:trPr>
          <w:trHeight w:val="300"/>
        </w:trPr>
        <w:tc>
          <w:tcPr>
            <w:tcW w:w="18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C3606" w:rsidRPr="005C3606" w:rsidRDefault="005C3606" w:rsidP="005C3606">
            <w:pPr>
              <w:spacing w:after="0" w:line="240" w:lineRule="auto"/>
              <w:rPr>
                <w:rFonts w:ascii="Arial" w:eastAsia="Times New Roman" w:hAnsi="Arial" w:cs="Arial"/>
                <w:color w:val="000000"/>
                <w:lang w:eastAsia="pt-BR"/>
              </w:rPr>
            </w:pPr>
            <w:r w:rsidRPr="005C3606">
              <w:rPr>
                <w:rFonts w:ascii="Arial" w:eastAsia="Times New Roman" w:hAnsi="Arial" w:cs="Arial"/>
                <w:color w:val="000000"/>
                <w:lang w:eastAsia="pt-BR"/>
              </w:rPr>
              <w:t xml:space="preserve"> Sub-Lote        </w:t>
            </w:r>
          </w:p>
        </w:tc>
        <w:tc>
          <w:tcPr>
            <w:tcW w:w="4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C3606" w:rsidRPr="005C3606" w:rsidRDefault="005C3606" w:rsidP="005C3606">
            <w:pPr>
              <w:spacing w:after="0" w:line="240" w:lineRule="auto"/>
              <w:rPr>
                <w:rFonts w:ascii="Arial" w:eastAsia="Times New Roman" w:hAnsi="Arial" w:cs="Arial"/>
                <w:color w:val="000000"/>
                <w:lang w:eastAsia="pt-BR"/>
              </w:rPr>
            </w:pPr>
            <w:r w:rsidRPr="005C3606">
              <w:rPr>
                <w:rFonts w:ascii="Arial" w:eastAsia="Times New Roman" w:hAnsi="Arial" w:cs="Arial"/>
                <w:color w:val="000000"/>
                <w:lang w:eastAsia="pt-BR"/>
              </w:rPr>
              <w:t xml:space="preserve"> Uma subdivisão do Lote</w:t>
            </w:r>
          </w:p>
        </w:tc>
        <w:tc>
          <w:tcPr>
            <w:tcW w:w="15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rsidR="005C3606" w:rsidRPr="005C3606" w:rsidRDefault="005C3606" w:rsidP="005C3606">
            <w:pPr>
              <w:spacing w:after="0" w:line="240" w:lineRule="auto"/>
              <w:rPr>
                <w:rFonts w:ascii="Arial" w:eastAsia="Times New Roman" w:hAnsi="Arial" w:cs="Arial"/>
                <w:color w:val="000000"/>
                <w:lang w:eastAsia="pt-BR"/>
              </w:rPr>
            </w:pPr>
            <w:r w:rsidRPr="005C3606">
              <w:rPr>
                <w:rFonts w:ascii="Arial" w:eastAsia="Times New Roman" w:hAnsi="Arial" w:cs="Arial"/>
                <w:color w:val="000000"/>
                <w:lang w:eastAsia="pt-BR"/>
              </w:rPr>
              <w:t>SIM</w:t>
            </w:r>
          </w:p>
        </w:tc>
      </w:tr>
    </w:tbl>
    <w:p w:rsidR="008B2149" w:rsidRPr="008B2149" w:rsidRDefault="005C3606" w:rsidP="00F67E91">
      <w:pPr>
        <w:pStyle w:val="Caption"/>
        <w:spacing w:line="240" w:lineRule="auto"/>
        <w:contextualSpacing/>
        <w:jc w:val="center"/>
        <w:rPr>
          <w:b w:val="0"/>
          <w:bCs w:val="0"/>
        </w:rPr>
      </w:pPr>
      <w:bookmarkStart w:id="411" w:name="_Toc421735536"/>
      <w:bookmarkEnd w:id="409"/>
      <w:bookmarkEnd w:id="410"/>
      <w:r>
        <w:t xml:space="preserve">Tabela </w:t>
      </w:r>
      <w:r w:rsidR="00656F0A">
        <w:fldChar w:fldCharType="begin"/>
      </w:r>
      <w:r w:rsidR="00567E87">
        <w:instrText xml:space="preserve"> SEQ Tabela \* ARABIC </w:instrText>
      </w:r>
      <w:r w:rsidR="00656F0A">
        <w:fldChar w:fldCharType="separate"/>
      </w:r>
      <w:r w:rsidR="00B66416">
        <w:rPr>
          <w:noProof/>
        </w:rPr>
        <w:t>2</w:t>
      </w:r>
      <w:r w:rsidR="00656F0A">
        <w:rPr>
          <w:noProof/>
        </w:rPr>
        <w:fldChar w:fldCharType="end"/>
      </w:r>
      <w:r>
        <w:t xml:space="preserve">: Principais Atributos do </w:t>
      </w:r>
      <w:r w:rsidR="0082323E">
        <w:t>Imóvel</w:t>
      </w:r>
      <w:r w:rsidR="00DF3F89">
        <w:br/>
      </w:r>
      <w:r w:rsidR="008B2149" w:rsidRPr="00DF3F89">
        <w:rPr>
          <w:bCs w:val="0"/>
        </w:rPr>
        <w:t>Fonte: Autoria Própria</w:t>
      </w:r>
      <w:bookmarkEnd w:id="411"/>
    </w:p>
    <w:p w:rsidR="009142A9" w:rsidRDefault="009142A9" w:rsidP="0046524F">
      <w:pPr>
        <w:pStyle w:val="Estilocorpodoc"/>
        <w:ind w:firstLine="0"/>
      </w:pPr>
      <w:r w:rsidRPr="00B04289">
        <w:rPr>
          <w:sz w:val="24"/>
        </w:rPr>
        <w:t xml:space="preserve">Tais relacionamentos são necessários para constituir a matrícula do imóvel, que forma um código </w:t>
      </w:r>
      <w:r w:rsidR="00B04289" w:rsidRPr="00B04289">
        <w:rPr>
          <w:sz w:val="24"/>
        </w:rPr>
        <w:t>único e</w:t>
      </w:r>
      <w:r w:rsidRPr="00B04289">
        <w:rPr>
          <w:sz w:val="24"/>
        </w:rPr>
        <w:t xml:space="preserve"> </w:t>
      </w:r>
      <w:r w:rsidR="00B04289" w:rsidRPr="00B04289">
        <w:rPr>
          <w:sz w:val="24"/>
        </w:rPr>
        <w:t>representa</w:t>
      </w:r>
      <w:r w:rsidRPr="00B04289">
        <w:rPr>
          <w:sz w:val="24"/>
        </w:rPr>
        <w:t xml:space="preserve"> a localização exata do imóvel.</w:t>
      </w:r>
    </w:p>
    <w:p w:rsidR="009142A9" w:rsidRDefault="009142A9" w:rsidP="00B04289">
      <w:pPr>
        <w:pStyle w:val="Estilocorpodoc"/>
        <w:ind w:firstLine="708"/>
        <w:rPr>
          <w:rStyle w:val="subword"/>
          <w:color w:val="000000"/>
          <w:sz w:val="24"/>
        </w:rPr>
      </w:pPr>
      <w:r w:rsidRPr="00B04289">
        <w:rPr>
          <w:rStyle w:val="cadmenu"/>
          <w:b/>
          <w:bCs/>
          <w:color w:val="000000"/>
          <w:sz w:val="24"/>
        </w:rPr>
        <w:t>Matrícula</w:t>
      </w:r>
      <w:r w:rsidRPr="009142A9">
        <w:rPr>
          <w:rStyle w:val="subword"/>
          <w:color w:val="000000"/>
          <w:sz w:val="24"/>
        </w:rPr>
        <w:t xml:space="preserve">: [ </w:t>
      </w:r>
      <w:r w:rsidRPr="00B04289">
        <w:rPr>
          <w:rStyle w:val="subword"/>
          <w:color w:val="000000"/>
          <w:sz w:val="24"/>
          <w:u w:val="single"/>
        </w:rPr>
        <w:t>Localidade</w:t>
      </w:r>
      <w:r w:rsidRPr="009142A9">
        <w:rPr>
          <w:rStyle w:val="subword"/>
          <w:color w:val="000000"/>
          <w:sz w:val="24"/>
        </w:rPr>
        <w:t xml:space="preserve"> </w:t>
      </w:r>
      <w:r w:rsidR="004E082D" w:rsidRPr="009142A9">
        <w:rPr>
          <w:rStyle w:val="subword"/>
          <w:color w:val="000000"/>
          <w:sz w:val="24"/>
        </w:rPr>
        <w:t>].[</w:t>
      </w:r>
      <w:r w:rsidRPr="009142A9">
        <w:rPr>
          <w:rStyle w:val="subword"/>
          <w:color w:val="000000"/>
          <w:sz w:val="24"/>
        </w:rPr>
        <w:t xml:space="preserve"> </w:t>
      </w:r>
      <w:r w:rsidRPr="00B04289">
        <w:rPr>
          <w:rStyle w:val="subword"/>
          <w:color w:val="000000"/>
          <w:sz w:val="24"/>
          <w:u w:val="single"/>
        </w:rPr>
        <w:t>Setor Comercial</w:t>
      </w:r>
      <w:r w:rsidRPr="009142A9">
        <w:rPr>
          <w:rStyle w:val="subword"/>
          <w:color w:val="000000"/>
          <w:sz w:val="24"/>
        </w:rPr>
        <w:t xml:space="preserve"> ].[ </w:t>
      </w:r>
      <w:r w:rsidRPr="00B04289">
        <w:rPr>
          <w:rStyle w:val="subword"/>
          <w:color w:val="000000"/>
          <w:sz w:val="24"/>
          <w:u w:val="single"/>
        </w:rPr>
        <w:t>Quadra</w:t>
      </w:r>
      <w:r w:rsidRPr="009142A9">
        <w:rPr>
          <w:rStyle w:val="subword"/>
          <w:color w:val="000000"/>
          <w:sz w:val="24"/>
        </w:rPr>
        <w:t xml:space="preserve"> ].[ </w:t>
      </w:r>
      <w:r w:rsidRPr="00B04289">
        <w:rPr>
          <w:rStyle w:val="subword"/>
          <w:color w:val="000000"/>
          <w:sz w:val="24"/>
          <w:u w:val="single"/>
        </w:rPr>
        <w:t>Lote</w:t>
      </w:r>
      <w:r w:rsidRPr="009142A9">
        <w:rPr>
          <w:rStyle w:val="subword"/>
          <w:color w:val="000000"/>
          <w:sz w:val="24"/>
        </w:rPr>
        <w:t xml:space="preserve"> ].[ </w:t>
      </w:r>
      <w:r w:rsidRPr="00B04289">
        <w:rPr>
          <w:rStyle w:val="subword"/>
          <w:color w:val="000000"/>
          <w:sz w:val="24"/>
          <w:u w:val="single"/>
        </w:rPr>
        <w:t>Sub-Lote</w:t>
      </w:r>
      <w:r w:rsidRPr="009142A9">
        <w:rPr>
          <w:rStyle w:val="subword"/>
          <w:color w:val="000000"/>
          <w:sz w:val="24"/>
        </w:rPr>
        <w:t xml:space="preserve"> ]  </w:t>
      </w:r>
    </w:p>
    <w:p w:rsidR="009142A9" w:rsidRPr="009142A9" w:rsidRDefault="009142A9" w:rsidP="00B04289">
      <w:pPr>
        <w:pStyle w:val="Estilocorpodoc"/>
        <w:ind w:firstLine="708"/>
        <w:rPr>
          <w:sz w:val="24"/>
        </w:rPr>
      </w:pPr>
      <w:r>
        <w:rPr>
          <w:rStyle w:val="subword"/>
          <w:color w:val="000000"/>
          <w:sz w:val="24"/>
        </w:rPr>
        <w:t xml:space="preserve">Ex: </w:t>
      </w:r>
      <w:r w:rsidR="00B04289" w:rsidRPr="00577519">
        <w:rPr>
          <w:rStyle w:val="subword"/>
          <w:i/>
          <w:color w:val="000000"/>
          <w:sz w:val="24"/>
        </w:rPr>
        <w:t>001.015</w:t>
      </w:r>
      <w:r w:rsidRPr="00577519">
        <w:rPr>
          <w:rStyle w:val="subword"/>
          <w:i/>
          <w:color w:val="000000"/>
          <w:sz w:val="24"/>
        </w:rPr>
        <w:t>.080.</w:t>
      </w:r>
      <w:r w:rsidR="00B04289" w:rsidRPr="00577519">
        <w:rPr>
          <w:rStyle w:val="subword"/>
          <w:i/>
          <w:color w:val="000000"/>
          <w:sz w:val="24"/>
        </w:rPr>
        <w:t>0120</w:t>
      </w:r>
      <w:r w:rsidRPr="00577519">
        <w:rPr>
          <w:rStyle w:val="subword"/>
          <w:i/>
          <w:color w:val="000000"/>
          <w:sz w:val="24"/>
        </w:rPr>
        <w:t>.001</w:t>
      </w:r>
    </w:p>
    <w:p w:rsidR="00B2138E" w:rsidRDefault="00B2138E" w:rsidP="0046524F">
      <w:pPr>
        <w:pStyle w:val="Estilocorpodoc"/>
        <w:ind w:firstLine="0"/>
      </w:pPr>
    </w:p>
    <w:p w:rsidR="00A93A62" w:rsidRPr="00F0129F" w:rsidRDefault="00B2138E" w:rsidP="00F0129F">
      <w:pPr>
        <w:pStyle w:val="Estilocorpodoc"/>
        <w:ind w:firstLine="360"/>
        <w:rPr>
          <w:sz w:val="24"/>
        </w:rPr>
      </w:pPr>
      <w:r w:rsidRPr="00F0129F">
        <w:rPr>
          <w:sz w:val="24"/>
        </w:rPr>
        <w:t>O imóvel pode conter um</w:t>
      </w:r>
      <w:r w:rsidR="001528F4">
        <w:rPr>
          <w:sz w:val="24"/>
        </w:rPr>
        <w:t>a</w:t>
      </w:r>
      <w:r w:rsidRPr="00F0129F">
        <w:rPr>
          <w:sz w:val="24"/>
        </w:rPr>
        <w:t xml:space="preserve"> Ligação seja ela de </w:t>
      </w:r>
      <w:r w:rsidR="0082323E" w:rsidRPr="00F0129F">
        <w:rPr>
          <w:sz w:val="24"/>
        </w:rPr>
        <w:t>Água</w:t>
      </w:r>
      <w:r w:rsidR="00F0129F">
        <w:rPr>
          <w:sz w:val="24"/>
        </w:rPr>
        <w:t xml:space="preserve">, </w:t>
      </w:r>
      <w:r w:rsidRPr="00F0129F">
        <w:rPr>
          <w:sz w:val="24"/>
        </w:rPr>
        <w:t>P</w:t>
      </w:r>
      <w:r w:rsidR="00F0129F" w:rsidRPr="00F0129F">
        <w:rPr>
          <w:sz w:val="24"/>
        </w:rPr>
        <w:t>oço</w:t>
      </w:r>
      <w:r w:rsidR="00F0129F">
        <w:rPr>
          <w:sz w:val="24"/>
        </w:rPr>
        <w:t xml:space="preserve"> e Esgoto</w:t>
      </w:r>
      <w:r w:rsidRPr="00F0129F">
        <w:rPr>
          <w:sz w:val="24"/>
        </w:rPr>
        <w:t>, após o cliente</w:t>
      </w:r>
      <w:r w:rsidR="00F0129F" w:rsidRPr="00F0129F">
        <w:rPr>
          <w:sz w:val="24"/>
        </w:rPr>
        <w:t xml:space="preserve"> realizar o cadastro do imóvel e</w:t>
      </w:r>
      <w:r w:rsidRPr="00F0129F">
        <w:rPr>
          <w:sz w:val="24"/>
        </w:rPr>
        <w:t xml:space="preserve"> solicitar a ligação, normalmente</w:t>
      </w:r>
      <w:r w:rsidR="00F0129F">
        <w:rPr>
          <w:sz w:val="24"/>
        </w:rPr>
        <w:t xml:space="preserve"> quando o imóvel </w:t>
      </w:r>
      <w:r w:rsidR="0082323E">
        <w:rPr>
          <w:sz w:val="24"/>
        </w:rPr>
        <w:t>obtém</w:t>
      </w:r>
      <w:r w:rsidR="00F0129F">
        <w:rPr>
          <w:sz w:val="24"/>
        </w:rPr>
        <w:t xml:space="preserve"> uma Ligação de Água ou Poço,</w:t>
      </w:r>
      <w:r w:rsidRPr="00F0129F">
        <w:rPr>
          <w:sz w:val="24"/>
        </w:rPr>
        <w:t xml:space="preserve"> </w:t>
      </w:r>
      <w:r w:rsidR="00F0129F">
        <w:rPr>
          <w:sz w:val="24"/>
        </w:rPr>
        <w:t xml:space="preserve">é </w:t>
      </w:r>
      <w:r w:rsidRPr="00F0129F">
        <w:rPr>
          <w:sz w:val="24"/>
        </w:rPr>
        <w:t xml:space="preserve">cobrado uma taxa </w:t>
      </w:r>
      <w:r w:rsidR="00F0129F" w:rsidRPr="00F0129F">
        <w:rPr>
          <w:sz w:val="24"/>
        </w:rPr>
        <w:t xml:space="preserve">mensal referente </w:t>
      </w:r>
      <w:r w:rsidR="00F0129F" w:rsidRPr="00F0129F">
        <w:rPr>
          <w:sz w:val="24"/>
        </w:rPr>
        <w:lastRenderedPageBreak/>
        <w:t xml:space="preserve">ao </w:t>
      </w:r>
      <w:r w:rsidRPr="00F0129F">
        <w:rPr>
          <w:sz w:val="24"/>
        </w:rPr>
        <w:t xml:space="preserve">Esgoto variando </w:t>
      </w:r>
      <w:r w:rsidR="00F0129F" w:rsidRPr="00F0129F">
        <w:rPr>
          <w:sz w:val="24"/>
        </w:rPr>
        <w:t xml:space="preserve">em muito </w:t>
      </w:r>
      <w:r w:rsidRPr="00F0129F">
        <w:rPr>
          <w:sz w:val="24"/>
        </w:rPr>
        <w:t>d</w:t>
      </w:r>
      <w:r w:rsidR="00F0129F" w:rsidRPr="00F0129F">
        <w:rPr>
          <w:sz w:val="24"/>
        </w:rPr>
        <w:t xml:space="preserve">os casos de </w:t>
      </w:r>
      <w:r w:rsidRPr="00F0129F">
        <w:rPr>
          <w:sz w:val="24"/>
        </w:rPr>
        <w:t xml:space="preserve">80% a 100% </w:t>
      </w:r>
      <w:r w:rsidR="00F0129F" w:rsidRPr="00F0129F">
        <w:rPr>
          <w:sz w:val="24"/>
        </w:rPr>
        <w:t xml:space="preserve">do valor </w:t>
      </w:r>
      <w:r w:rsidR="00F0129F">
        <w:rPr>
          <w:sz w:val="24"/>
        </w:rPr>
        <w:t xml:space="preserve">a ser </w:t>
      </w:r>
      <w:r w:rsidR="00F0129F" w:rsidRPr="00F0129F">
        <w:rPr>
          <w:sz w:val="24"/>
        </w:rPr>
        <w:t xml:space="preserve">cobrado </w:t>
      </w:r>
      <w:r w:rsidR="00F0129F">
        <w:rPr>
          <w:sz w:val="24"/>
        </w:rPr>
        <w:t>pelo consumo</w:t>
      </w:r>
      <w:r w:rsidR="00822329">
        <w:rPr>
          <w:sz w:val="24"/>
        </w:rPr>
        <w:t xml:space="preserve"> de água. E</w:t>
      </w:r>
      <w:r w:rsidR="00D35DB4" w:rsidRPr="00F0129F">
        <w:rPr>
          <w:sz w:val="24"/>
        </w:rPr>
        <w:t>xistem as possíveis situações para a L</w:t>
      </w:r>
      <w:r w:rsidR="00F0129F" w:rsidRPr="00F0129F">
        <w:rPr>
          <w:sz w:val="24"/>
        </w:rPr>
        <w:t>igaç</w:t>
      </w:r>
      <w:r w:rsidR="00822329">
        <w:rPr>
          <w:sz w:val="24"/>
        </w:rPr>
        <w:t>ão</w:t>
      </w:r>
      <w:r w:rsidRPr="00F0129F">
        <w:rPr>
          <w:sz w:val="24"/>
        </w:rPr>
        <w:t xml:space="preserve"> </w:t>
      </w:r>
      <w:r w:rsidR="00D35DB4" w:rsidRPr="00F0129F">
        <w:rPr>
          <w:sz w:val="24"/>
        </w:rPr>
        <w:t>do imóvel:</w:t>
      </w:r>
    </w:p>
    <w:p w:rsidR="00D35DB4" w:rsidRPr="00D35DB4" w:rsidRDefault="00D35DB4" w:rsidP="00A02B9A">
      <w:pPr>
        <w:pStyle w:val="Estilocorpodoc"/>
        <w:numPr>
          <w:ilvl w:val="0"/>
          <w:numId w:val="6"/>
        </w:numPr>
        <w:rPr>
          <w:sz w:val="24"/>
        </w:rPr>
      </w:pPr>
      <w:r w:rsidRPr="00D35DB4">
        <w:rPr>
          <w:b/>
          <w:sz w:val="24"/>
        </w:rPr>
        <w:t>Ligado</w:t>
      </w:r>
      <w:r w:rsidRPr="00D35DB4">
        <w:rPr>
          <w:sz w:val="24"/>
        </w:rPr>
        <w:t>: Imóvel está conectado à rede de distribuição de água.</w:t>
      </w:r>
    </w:p>
    <w:p w:rsidR="00D35DB4" w:rsidRPr="00D35DB4" w:rsidRDefault="00D35DB4" w:rsidP="00A02B9A">
      <w:pPr>
        <w:pStyle w:val="Estilocorpodoc"/>
        <w:numPr>
          <w:ilvl w:val="0"/>
          <w:numId w:val="6"/>
        </w:numPr>
        <w:rPr>
          <w:sz w:val="24"/>
        </w:rPr>
      </w:pPr>
      <w:r w:rsidRPr="00D35DB4">
        <w:rPr>
          <w:b/>
          <w:sz w:val="24"/>
        </w:rPr>
        <w:t>Potencial</w:t>
      </w:r>
      <w:r w:rsidRPr="00D35DB4">
        <w:rPr>
          <w:sz w:val="24"/>
        </w:rPr>
        <w:t>: Imóvel está localizado fora do alcance da rede de distribuição de água.</w:t>
      </w:r>
    </w:p>
    <w:p w:rsidR="00D35DB4" w:rsidRPr="00D35DB4" w:rsidRDefault="00D35DB4" w:rsidP="00A02B9A">
      <w:pPr>
        <w:pStyle w:val="Estilocorpodoc"/>
        <w:numPr>
          <w:ilvl w:val="0"/>
          <w:numId w:val="6"/>
        </w:numPr>
        <w:rPr>
          <w:sz w:val="24"/>
        </w:rPr>
      </w:pPr>
      <w:r w:rsidRPr="00D35DB4">
        <w:rPr>
          <w:b/>
          <w:sz w:val="24"/>
        </w:rPr>
        <w:t>Factível</w:t>
      </w:r>
      <w:r w:rsidRPr="00D35DB4">
        <w:rPr>
          <w:sz w:val="24"/>
        </w:rPr>
        <w:t>: Imóvel está localizado dentro do alcance da rede de distribuição de água, mas que nunca esteve conectado a ela.</w:t>
      </w:r>
    </w:p>
    <w:p w:rsidR="00D35DB4" w:rsidRPr="00D35DB4" w:rsidRDefault="00D35DB4" w:rsidP="00A02B9A">
      <w:pPr>
        <w:pStyle w:val="Estilocorpodoc"/>
        <w:numPr>
          <w:ilvl w:val="0"/>
          <w:numId w:val="6"/>
        </w:numPr>
        <w:rPr>
          <w:sz w:val="24"/>
        </w:rPr>
      </w:pPr>
      <w:r w:rsidRPr="00D35DB4">
        <w:rPr>
          <w:b/>
          <w:sz w:val="24"/>
        </w:rPr>
        <w:t>Cortado</w:t>
      </w:r>
      <w:r w:rsidRPr="00D35DB4">
        <w:rPr>
          <w:sz w:val="24"/>
        </w:rPr>
        <w:t>: Imóvel que possui um dispositivo de vedação do fluxo de água no intuito de interromper o abastecimento.</w:t>
      </w:r>
    </w:p>
    <w:p w:rsidR="00CB114E" w:rsidRPr="00D35DB4" w:rsidRDefault="00D35DB4" w:rsidP="00A02B9A">
      <w:pPr>
        <w:pStyle w:val="Estilocorpodoc"/>
        <w:numPr>
          <w:ilvl w:val="0"/>
          <w:numId w:val="6"/>
        </w:numPr>
        <w:rPr>
          <w:sz w:val="24"/>
        </w:rPr>
      </w:pPr>
      <w:r w:rsidRPr="00D35DB4">
        <w:rPr>
          <w:b/>
          <w:sz w:val="24"/>
        </w:rPr>
        <w:t>Suprimido</w:t>
      </w:r>
      <w:r w:rsidRPr="00D35DB4">
        <w:rPr>
          <w:sz w:val="24"/>
        </w:rPr>
        <w:t>: Imóvel que teve o ramal de água retirado para a interrupção definitiva do abastecimento de água.</w:t>
      </w:r>
    </w:p>
    <w:p w:rsidR="00577519" w:rsidRDefault="00577519" w:rsidP="00577519">
      <w:pPr>
        <w:pStyle w:val="Estilocorpodoc"/>
        <w:ind w:firstLine="0"/>
      </w:pPr>
    </w:p>
    <w:p w:rsidR="00FD5907" w:rsidRDefault="00EA0FA9" w:rsidP="00577519">
      <w:pPr>
        <w:pStyle w:val="Estilocorpodoc"/>
        <w:ind w:firstLine="360"/>
        <w:rPr>
          <w:sz w:val="24"/>
        </w:rPr>
      </w:pPr>
      <w:r w:rsidRPr="00B04289">
        <w:rPr>
          <w:sz w:val="24"/>
        </w:rPr>
        <w:t>O relacionamento</w:t>
      </w:r>
      <w:r w:rsidR="00CB114E" w:rsidRPr="00B04289">
        <w:rPr>
          <w:sz w:val="24"/>
        </w:rPr>
        <w:t xml:space="preserve"> entre Clientes e Imóveis</w:t>
      </w:r>
      <w:r w:rsidR="0046524F" w:rsidRPr="00B04289">
        <w:rPr>
          <w:sz w:val="24"/>
        </w:rPr>
        <w:t xml:space="preserve"> no sistema pode ocorrer das seguintes formas:</w:t>
      </w:r>
    </w:p>
    <w:p w:rsidR="00A93A62" w:rsidRDefault="00A93A62" w:rsidP="00FD5907">
      <w:pPr>
        <w:pStyle w:val="Estilocorpodoc"/>
      </w:pPr>
    </w:p>
    <w:p w:rsidR="0046524F" w:rsidRDefault="0090008D" w:rsidP="00A02B9A">
      <w:pPr>
        <w:pStyle w:val="Estilocorpodoc"/>
        <w:numPr>
          <w:ilvl w:val="0"/>
          <w:numId w:val="4"/>
        </w:numPr>
      </w:pPr>
      <w:r w:rsidRPr="0046524F">
        <w:rPr>
          <w:b/>
        </w:rPr>
        <w:t>USUÁRIO</w:t>
      </w:r>
      <w:r>
        <w:t xml:space="preserve"> – Pessoa</w:t>
      </w:r>
      <w:r w:rsidR="0046524F">
        <w:t xml:space="preserve"> que reside no imóvel.</w:t>
      </w:r>
    </w:p>
    <w:p w:rsidR="0046524F" w:rsidRDefault="0046524F" w:rsidP="00A02B9A">
      <w:pPr>
        <w:pStyle w:val="Estilocorpodoc"/>
        <w:numPr>
          <w:ilvl w:val="0"/>
          <w:numId w:val="4"/>
        </w:numPr>
      </w:pPr>
      <w:r w:rsidRPr="0046524F">
        <w:rPr>
          <w:b/>
        </w:rPr>
        <w:t>PROPRIETÁRIO</w:t>
      </w:r>
      <w:r>
        <w:t xml:space="preserve"> – Pessoa que </w:t>
      </w:r>
      <w:r w:rsidR="0082323E">
        <w:t>possui</w:t>
      </w:r>
      <w:r>
        <w:t xml:space="preserve"> a propriedade do bem de direito.</w:t>
      </w:r>
    </w:p>
    <w:p w:rsidR="0046524F" w:rsidRDefault="0046524F" w:rsidP="00A02B9A">
      <w:pPr>
        <w:pStyle w:val="Estilocorpodoc"/>
        <w:numPr>
          <w:ilvl w:val="0"/>
          <w:numId w:val="4"/>
        </w:numPr>
      </w:pPr>
      <w:r w:rsidRPr="0046524F">
        <w:rPr>
          <w:b/>
        </w:rPr>
        <w:t>RESPONSÁVEL</w:t>
      </w:r>
      <w:r>
        <w:t xml:space="preserve"> – Pessoa responsável pelo pagamento de débitos do imóvel.</w:t>
      </w:r>
    </w:p>
    <w:p w:rsidR="00D35DB4" w:rsidRDefault="00D35DB4" w:rsidP="00D35DB4">
      <w:pPr>
        <w:pStyle w:val="Estilocorpodoc"/>
        <w:ind w:firstLine="0"/>
      </w:pPr>
    </w:p>
    <w:p w:rsidR="00BA124E" w:rsidRPr="004C0894" w:rsidRDefault="00BA124E" w:rsidP="00892D40">
      <w:pPr>
        <w:pStyle w:val="Estilocorpodoc"/>
        <w:ind w:firstLine="360"/>
        <w:rPr>
          <w:sz w:val="24"/>
        </w:rPr>
      </w:pPr>
      <w:r w:rsidRPr="004C0894">
        <w:rPr>
          <w:sz w:val="24"/>
        </w:rPr>
        <w:t>As solicitações realizadas pelos clientes ao</w:t>
      </w:r>
      <w:r w:rsidR="00EA0FA9">
        <w:rPr>
          <w:sz w:val="24"/>
        </w:rPr>
        <w:t>s</w:t>
      </w:r>
      <w:r w:rsidRPr="004C0894">
        <w:rPr>
          <w:sz w:val="24"/>
        </w:rPr>
        <w:t xml:space="preserve"> atendentes são denominadas Registros de Atendimentos pelo sistema, comumente chamada de RA, para cada tipo de solicitação seja ela </w:t>
      </w:r>
      <w:r w:rsidR="0090582B" w:rsidRPr="004C0894">
        <w:rPr>
          <w:sz w:val="24"/>
        </w:rPr>
        <w:t>Solicitar L</w:t>
      </w:r>
      <w:r w:rsidRPr="004C0894">
        <w:rPr>
          <w:sz w:val="24"/>
        </w:rPr>
        <w:t xml:space="preserve">igação, </w:t>
      </w:r>
      <w:r w:rsidR="0090582B" w:rsidRPr="004C0894">
        <w:rPr>
          <w:sz w:val="24"/>
        </w:rPr>
        <w:t>Solicitar Corte</w:t>
      </w:r>
      <w:r w:rsidRPr="004C0894">
        <w:rPr>
          <w:sz w:val="24"/>
        </w:rPr>
        <w:t xml:space="preserve">, </w:t>
      </w:r>
      <w:r w:rsidR="0090582B" w:rsidRPr="004C0894">
        <w:rPr>
          <w:sz w:val="24"/>
        </w:rPr>
        <w:t>Informar F</w:t>
      </w:r>
      <w:r w:rsidRPr="004C0894">
        <w:rPr>
          <w:sz w:val="24"/>
        </w:rPr>
        <w:t xml:space="preserve">alta de </w:t>
      </w:r>
      <w:r w:rsidR="0082323E" w:rsidRPr="004C0894">
        <w:rPr>
          <w:sz w:val="24"/>
        </w:rPr>
        <w:t>Água</w:t>
      </w:r>
      <w:r w:rsidRPr="004C0894">
        <w:rPr>
          <w:sz w:val="24"/>
        </w:rPr>
        <w:t xml:space="preserve"> entre outras, o sistema possui tipos de serviços que devem ser realizados para atender a solicitação</w:t>
      </w:r>
      <w:r w:rsidR="0090582B" w:rsidRPr="004C0894">
        <w:rPr>
          <w:sz w:val="24"/>
        </w:rPr>
        <w:t xml:space="preserve">, a execução destes serviços </w:t>
      </w:r>
      <w:r w:rsidR="00892D40" w:rsidRPr="004C0894">
        <w:rPr>
          <w:sz w:val="24"/>
        </w:rPr>
        <w:t xml:space="preserve">é representado por uma </w:t>
      </w:r>
      <w:r w:rsidR="0090582B" w:rsidRPr="004C0894">
        <w:rPr>
          <w:sz w:val="24"/>
        </w:rPr>
        <w:t xml:space="preserve"> entidade </w:t>
      </w:r>
      <w:r w:rsidR="00892D40" w:rsidRPr="004C0894">
        <w:rPr>
          <w:sz w:val="24"/>
        </w:rPr>
        <w:t xml:space="preserve">denominada </w:t>
      </w:r>
      <w:r w:rsidR="0090582B" w:rsidRPr="004C0894">
        <w:rPr>
          <w:sz w:val="24"/>
        </w:rPr>
        <w:t>Ordem de Serviço, comumente chamada de OS, o sist</w:t>
      </w:r>
      <w:r w:rsidR="00A93A62">
        <w:rPr>
          <w:sz w:val="24"/>
        </w:rPr>
        <w:t>ema permite que seja configurada</w:t>
      </w:r>
      <w:r w:rsidR="0090582B" w:rsidRPr="004C0894">
        <w:rPr>
          <w:sz w:val="24"/>
        </w:rPr>
        <w:t xml:space="preserve"> a criação de OS automáticas para determinadas solicitaç</w:t>
      </w:r>
      <w:r w:rsidR="00892D40" w:rsidRPr="004C0894">
        <w:rPr>
          <w:sz w:val="24"/>
        </w:rPr>
        <w:t>ões</w:t>
      </w:r>
      <w:r w:rsidR="00A93A62">
        <w:rPr>
          <w:sz w:val="24"/>
        </w:rPr>
        <w:t>, tornando menos burocrático a formalização das reclamações recebidas.</w:t>
      </w:r>
    </w:p>
    <w:p w:rsidR="00FD5907" w:rsidRDefault="00FD5907" w:rsidP="00FD5907">
      <w:pPr>
        <w:pStyle w:val="Estilocorpodoc"/>
      </w:pPr>
    </w:p>
    <w:p w:rsidR="00EE5B0C" w:rsidRDefault="00EE5B0C" w:rsidP="00634145">
      <w:pPr>
        <w:pStyle w:val="MONTOPICO"/>
        <w:numPr>
          <w:ilvl w:val="0"/>
          <w:numId w:val="0"/>
        </w:numPr>
        <w:outlineLvl w:val="2"/>
      </w:pPr>
    </w:p>
    <w:p w:rsidR="00EE5B0C" w:rsidRDefault="00EE5B0C" w:rsidP="00634145">
      <w:pPr>
        <w:pStyle w:val="MONTOPICO"/>
        <w:numPr>
          <w:ilvl w:val="0"/>
          <w:numId w:val="0"/>
        </w:numPr>
        <w:outlineLvl w:val="2"/>
      </w:pPr>
    </w:p>
    <w:p w:rsidR="00634145" w:rsidRPr="000D29E1" w:rsidRDefault="00DC07E0" w:rsidP="000D29E1">
      <w:pPr>
        <w:pStyle w:val="Heading3"/>
        <w:rPr>
          <w:rStyle w:val="Heading2Char"/>
          <w:rFonts w:ascii="Arial" w:hAnsi="Arial" w:cs="Arial"/>
          <w:sz w:val="24"/>
          <w:szCs w:val="24"/>
        </w:rPr>
      </w:pPr>
      <w:bookmarkStart w:id="412" w:name="_Toc421744016"/>
      <w:r w:rsidRPr="000D29E1">
        <w:rPr>
          <w:rFonts w:ascii="Arial" w:hAnsi="Arial" w:cs="Arial"/>
          <w:sz w:val="24"/>
          <w:szCs w:val="24"/>
        </w:rPr>
        <w:t>2.1.2</w:t>
      </w:r>
      <w:r w:rsidR="00634145" w:rsidRPr="000D29E1">
        <w:rPr>
          <w:rFonts w:ascii="Arial" w:hAnsi="Arial" w:cs="Arial"/>
          <w:sz w:val="24"/>
          <w:szCs w:val="24"/>
        </w:rPr>
        <w:t xml:space="preserve"> GSAN</w:t>
      </w:r>
      <w:r w:rsidR="00634145" w:rsidRPr="000D29E1">
        <w:rPr>
          <w:rStyle w:val="Heading2Char"/>
          <w:rFonts w:ascii="Arial" w:hAnsi="Arial" w:cs="Arial"/>
          <w:sz w:val="24"/>
          <w:szCs w:val="24"/>
        </w:rPr>
        <w:t xml:space="preserve"> </w:t>
      </w:r>
      <w:r w:rsidR="00634145" w:rsidRPr="000D29E1">
        <w:rPr>
          <w:rStyle w:val="Heading2Char"/>
          <w:rFonts w:ascii="Arial" w:hAnsi="Arial" w:cs="Arial"/>
          <w:b/>
          <w:sz w:val="24"/>
          <w:szCs w:val="24"/>
        </w:rPr>
        <w:t>ARQUITETURA</w:t>
      </w:r>
      <w:bookmarkEnd w:id="412"/>
    </w:p>
    <w:p w:rsidR="00667E6D" w:rsidRDefault="00667E6D" w:rsidP="008C0837">
      <w:pPr>
        <w:pStyle w:val="Estilocorpodoc"/>
        <w:rPr>
          <w:sz w:val="24"/>
        </w:rPr>
      </w:pPr>
    </w:p>
    <w:p w:rsidR="001B3B7B" w:rsidRPr="00B64234" w:rsidRDefault="004C0894" w:rsidP="008C0837">
      <w:pPr>
        <w:pStyle w:val="Estilocorpodoc"/>
        <w:rPr>
          <w:sz w:val="24"/>
        </w:rPr>
      </w:pPr>
      <w:r w:rsidRPr="00B64234">
        <w:rPr>
          <w:sz w:val="24"/>
        </w:rPr>
        <w:lastRenderedPageBreak/>
        <w:t>O Sistema GSAN foi desenvolvido fundamentalmente utilizando a plataforma JEE (</w:t>
      </w:r>
      <w:r w:rsidRPr="00C40FE1">
        <w:rPr>
          <w:i/>
          <w:sz w:val="24"/>
        </w:rPr>
        <w:t>Java Enterprise Edition</w:t>
      </w:r>
      <w:r w:rsidRPr="00B64234">
        <w:rPr>
          <w:sz w:val="24"/>
        </w:rPr>
        <w:t>),</w:t>
      </w:r>
      <w:r w:rsidR="00EA0FA9" w:rsidRPr="00B64234">
        <w:rPr>
          <w:sz w:val="24"/>
        </w:rPr>
        <w:t xml:space="preserve"> </w:t>
      </w:r>
      <w:r w:rsidRPr="00B64234">
        <w:rPr>
          <w:sz w:val="24"/>
        </w:rPr>
        <w:t>propriedade da Oracle</w:t>
      </w:r>
      <w:r w:rsidR="00EA0FA9">
        <w:rPr>
          <w:sz w:val="24"/>
        </w:rPr>
        <w:t xml:space="preserve"> Corporation</w:t>
      </w:r>
      <w:r w:rsidRPr="00B64234">
        <w:rPr>
          <w:sz w:val="24"/>
        </w:rPr>
        <w:t>, em sua versão 5</w:t>
      </w:r>
      <w:r w:rsidR="001528F4">
        <w:rPr>
          <w:sz w:val="24"/>
        </w:rPr>
        <w:t>, na época a mais recente</w:t>
      </w:r>
      <w:r w:rsidRPr="00B64234">
        <w:rPr>
          <w:sz w:val="24"/>
        </w:rPr>
        <w:t xml:space="preserve">. Utiliza os principais serviços e tecnologias oferecidos pela plataforma, como </w:t>
      </w:r>
      <w:r w:rsidR="00C40FE1">
        <w:rPr>
          <w:sz w:val="24"/>
        </w:rPr>
        <w:t>por exemplo,</w:t>
      </w:r>
      <w:r w:rsidR="00A93A62" w:rsidRPr="00C40FE1">
        <w:rPr>
          <w:i/>
          <w:sz w:val="24"/>
        </w:rPr>
        <w:t xml:space="preserve"> </w:t>
      </w:r>
      <w:r w:rsidRPr="00C40FE1">
        <w:rPr>
          <w:i/>
          <w:sz w:val="24"/>
        </w:rPr>
        <w:t>Enterprise Java Beans</w:t>
      </w:r>
      <w:r w:rsidRPr="00B64234">
        <w:rPr>
          <w:sz w:val="24"/>
        </w:rPr>
        <w:t xml:space="preserve"> (EJB), </w:t>
      </w:r>
      <w:r w:rsidRPr="00C40FE1">
        <w:rPr>
          <w:i/>
          <w:sz w:val="24"/>
        </w:rPr>
        <w:t>Java Message Service</w:t>
      </w:r>
      <w:r w:rsidRPr="00B64234">
        <w:rPr>
          <w:sz w:val="24"/>
        </w:rPr>
        <w:t xml:space="preserve"> (JMS) API, Java Server Pages 2.1, entre outros.</w:t>
      </w:r>
    </w:p>
    <w:p w:rsidR="004C0894" w:rsidRPr="00B64234" w:rsidRDefault="00F23CFE" w:rsidP="00B64234">
      <w:pPr>
        <w:pStyle w:val="Estilocorpodoc"/>
        <w:ind w:firstLine="708"/>
        <w:rPr>
          <w:sz w:val="24"/>
        </w:rPr>
      </w:pPr>
      <w:r w:rsidRPr="00B64234">
        <w:rPr>
          <w:sz w:val="24"/>
        </w:rPr>
        <w:t xml:space="preserve">O GSAN possui uma arquitetura que implementa diversos </w:t>
      </w:r>
      <w:r w:rsidR="0082323E">
        <w:rPr>
          <w:sz w:val="24"/>
        </w:rPr>
        <w:t>padrões de projeto, visando fa</w:t>
      </w:r>
      <w:r w:rsidRPr="00B64234">
        <w:rPr>
          <w:sz w:val="24"/>
        </w:rPr>
        <w:t>ci</w:t>
      </w:r>
      <w:r w:rsidR="0082323E">
        <w:rPr>
          <w:sz w:val="24"/>
        </w:rPr>
        <w:t>li</w:t>
      </w:r>
      <w:r w:rsidRPr="00B64234">
        <w:rPr>
          <w:sz w:val="24"/>
        </w:rPr>
        <w:t xml:space="preserve">tar a </w:t>
      </w:r>
      <w:r w:rsidR="0082323E" w:rsidRPr="0082323E">
        <w:rPr>
          <w:sz w:val="24"/>
        </w:rPr>
        <w:t xml:space="preserve">manutenibilidade </w:t>
      </w:r>
      <w:r w:rsidRPr="00B64234">
        <w:rPr>
          <w:sz w:val="24"/>
        </w:rPr>
        <w:t>e manter a organização dos componentes, segue a</w:t>
      </w:r>
      <w:r w:rsidR="001528F4">
        <w:rPr>
          <w:sz w:val="24"/>
        </w:rPr>
        <w:t xml:space="preserve">baixo o diagrama de componentes conforme a figura </w:t>
      </w:r>
      <w:del w:id="413" w:author="Marcos Junior" w:date="2015-06-12T09:42:00Z">
        <w:r w:rsidR="001528F4" w:rsidDel="00961CF0">
          <w:rPr>
            <w:sz w:val="24"/>
          </w:rPr>
          <w:delText>2</w:delText>
        </w:r>
      </w:del>
      <w:ins w:id="414" w:author="Marcos Junior" w:date="2015-06-12T09:42:00Z">
        <w:r w:rsidR="00961CF0">
          <w:rPr>
            <w:sz w:val="24"/>
          </w:rPr>
          <w:t>3</w:t>
        </w:r>
      </w:ins>
      <w:r w:rsidR="001528F4">
        <w:rPr>
          <w:sz w:val="24"/>
        </w:rPr>
        <w:t>:</w:t>
      </w:r>
    </w:p>
    <w:p w:rsidR="00803BE8" w:rsidRDefault="00816486" w:rsidP="006A1252">
      <w:pPr>
        <w:pStyle w:val="Estilocorpodoc"/>
        <w:ind w:firstLine="0"/>
        <w:jc w:val="center"/>
      </w:pPr>
      <w:r w:rsidRPr="001B3B7B">
        <w:rPr>
          <w:noProof/>
          <w:lang w:eastAsia="pt-BR"/>
        </w:rPr>
        <w:drawing>
          <wp:inline distT="0" distB="0" distL="0" distR="0">
            <wp:extent cx="6041454" cy="5702969"/>
            <wp:effectExtent l="0" t="0" r="0" b="0"/>
            <wp:docPr id="8" name="Espaço Reservado para Conteúd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aço Reservado para Conteúdo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43742" cy="5705129"/>
                    </a:xfrm>
                    <a:prstGeom prst="rect">
                      <a:avLst/>
                    </a:prstGeom>
                    <a:noFill/>
                    <a:ln>
                      <a:noFill/>
                    </a:ln>
                  </pic:spPr>
                </pic:pic>
              </a:graphicData>
            </a:graphic>
          </wp:inline>
        </w:drawing>
      </w:r>
    </w:p>
    <w:p w:rsidR="00BB093C" w:rsidRDefault="00803BE8" w:rsidP="00F67E91">
      <w:pPr>
        <w:pStyle w:val="Caption"/>
        <w:jc w:val="center"/>
      </w:pPr>
      <w:bookmarkStart w:id="415" w:name="_Toc421735330"/>
      <w:r>
        <w:t xml:space="preserve">Figura </w:t>
      </w:r>
      <w:r w:rsidR="00656F0A">
        <w:fldChar w:fldCharType="begin"/>
      </w:r>
      <w:r w:rsidR="00567E87">
        <w:instrText xml:space="preserve"> SEQ Figura \* ARABIC </w:instrText>
      </w:r>
      <w:r w:rsidR="00656F0A">
        <w:fldChar w:fldCharType="separate"/>
      </w:r>
      <w:r w:rsidR="000F6A97">
        <w:rPr>
          <w:noProof/>
        </w:rPr>
        <w:t>3</w:t>
      </w:r>
      <w:r w:rsidR="00656F0A">
        <w:rPr>
          <w:noProof/>
        </w:rPr>
        <w:fldChar w:fldCharType="end"/>
      </w:r>
      <w:r>
        <w:t xml:space="preserve">: </w:t>
      </w:r>
      <w:r w:rsidR="00F67E91">
        <w:t xml:space="preserve">Arquitetura Detalhada do </w:t>
      </w:r>
      <w:r w:rsidR="0090008D">
        <w:t xml:space="preserve">Sistema </w:t>
      </w:r>
      <w:r w:rsidR="0090008D" w:rsidRPr="00DF3F89">
        <w:rPr>
          <w:bCs w:val="0"/>
        </w:rPr>
        <w:t>GSAN</w:t>
      </w:r>
      <w:r w:rsidR="00DF3F89">
        <w:rPr>
          <w:bCs w:val="0"/>
        </w:rPr>
        <w:br/>
      </w:r>
      <w:r w:rsidR="00DF3F89" w:rsidRPr="00DF3F89">
        <w:rPr>
          <w:bCs w:val="0"/>
        </w:rPr>
        <w:t>Fonte: Autoria Própria</w:t>
      </w:r>
      <w:bookmarkEnd w:id="415"/>
    </w:p>
    <w:p w:rsidR="009561F5" w:rsidRPr="00B64234" w:rsidRDefault="009561F5" w:rsidP="00B64234">
      <w:pPr>
        <w:pStyle w:val="Estilocorpodoc"/>
        <w:rPr>
          <w:sz w:val="24"/>
        </w:rPr>
      </w:pPr>
      <w:r w:rsidRPr="00B64234">
        <w:rPr>
          <w:sz w:val="24"/>
        </w:rPr>
        <w:t xml:space="preserve">A camada de </w:t>
      </w:r>
      <w:r w:rsidR="0082323E" w:rsidRPr="00B64234">
        <w:rPr>
          <w:sz w:val="24"/>
        </w:rPr>
        <w:t>apresentação</w:t>
      </w:r>
      <w:r w:rsidRPr="00B64234">
        <w:rPr>
          <w:sz w:val="24"/>
        </w:rPr>
        <w:t xml:space="preserve"> utiliza recurso nativo da plataforma</w:t>
      </w:r>
      <w:r w:rsidR="001528F4">
        <w:rPr>
          <w:sz w:val="24"/>
        </w:rPr>
        <w:t xml:space="preserve"> JEE</w:t>
      </w:r>
      <w:r w:rsidRPr="00B64234">
        <w:rPr>
          <w:sz w:val="24"/>
        </w:rPr>
        <w:t xml:space="preserve"> para web,</w:t>
      </w:r>
      <w:r w:rsidR="001528F4">
        <w:rPr>
          <w:sz w:val="24"/>
        </w:rPr>
        <w:t xml:space="preserve"> sendo a </w:t>
      </w:r>
      <w:r w:rsidRPr="00B64234">
        <w:rPr>
          <w:sz w:val="24"/>
        </w:rPr>
        <w:t>JSP (Java Server Pages)</w:t>
      </w:r>
      <w:r w:rsidR="001528F4">
        <w:rPr>
          <w:sz w:val="24"/>
        </w:rPr>
        <w:t xml:space="preserve"> para construção dos </w:t>
      </w:r>
      <w:r w:rsidR="0082323E">
        <w:rPr>
          <w:sz w:val="24"/>
        </w:rPr>
        <w:t xml:space="preserve">layouts </w:t>
      </w:r>
      <w:r w:rsidR="001528F4">
        <w:rPr>
          <w:sz w:val="24"/>
        </w:rPr>
        <w:t xml:space="preserve">e páginas a </w:t>
      </w:r>
      <w:r w:rsidR="001528F4">
        <w:rPr>
          <w:sz w:val="24"/>
        </w:rPr>
        <w:lastRenderedPageBreak/>
        <w:t>serem exibidas,</w:t>
      </w:r>
      <w:r w:rsidRPr="00B64234">
        <w:rPr>
          <w:sz w:val="24"/>
        </w:rPr>
        <w:t xml:space="preserve"> juntamente com o framework Apache Struts versão 1.2 atuando como controlador das requisições, além d</w:t>
      </w:r>
      <w:r w:rsidR="001C7E9F">
        <w:rPr>
          <w:sz w:val="24"/>
        </w:rPr>
        <w:t xml:space="preserve">e Javascript e CSS para tratar </w:t>
      </w:r>
      <w:r w:rsidRPr="00B64234">
        <w:rPr>
          <w:sz w:val="24"/>
        </w:rPr>
        <w:t>o comportamento e aparência das páginas.</w:t>
      </w:r>
    </w:p>
    <w:p w:rsidR="009142A9" w:rsidRPr="00B64234" w:rsidRDefault="009561F5" w:rsidP="00B64234">
      <w:pPr>
        <w:pStyle w:val="Estilocorpodoc"/>
        <w:rPr>
          <w:rStyle w:val="Heading2Char"/>
          <w:sz w:val="24"/>
          <w:szCs w:val="24"/>
        </w:rPr>
      </w:pPr>
      <w:r w:rsidRPr="00B64234">
        <w:rPr>
          <w:sz w:val="24"/>
        </w:rPr>
        <w:t>A fachada é um ponto de comunicação entre as camadas de apresentação e a camada de negócio e implementa o padrão de projeto Singleton. A principal função da fachada é centralizar todas as chamadas de métodos da camada de negócio para que outras aplicações ou outras camadas superiores possam utilizar seus serviços.</w:t>
      </w:r>
    </w:p>
    <w:p w:rsidR="00F23CFE" w:rsidRPr="00B64234" w:rsidRDefault="00F23CFE" w:rsidP="00B64234">
      <w:pPr>
        <w:pStyle w:val="Estilocorpodoc"/>
        <w:rPr>
          <w:rStyle w:val="Heading2Char"/>
          <w:sz w:val="24"/>
          <w:szCs w:val="24"/>
        </w:rPr>
      </w:pPr>
      <w:r w:rsidRPr="00B64234">
        <w:rPr>
          <w:sz w:val="24"/>
        </w:rPr>
        <w:t>As Classes de Controladores EJB são responsáveis por garantir toda a regra de negócio do sistema, elas são implementadas utilizando a especificação do Enterprise Java Beans (EJB) versão 2.1</w:t>
      </w:r>
      <w:r w:rsidR="001528F4">
        <w:rPr>
          <w:sz w:val="24"/>
        </w:rPr>
        <w:t>.</w:t>
      </w:r>
    </w:p>
    <w:p w:rsidR="00F23CFE" w:rsidRPr="00B64234" w:rsidRDefault="00F23CFE" w:rsidP="00B64234">
      <w:pPr>
        <w:pStyle w:val="Estilocorpodoc"/>
        <w:rPr>
          <w:rStyle w:val="Heading2Char"/>
          <w:sz w:val="24"/>
          <w:szCs w:val="24"/>
        </w:rPr>
      </w:pPr>
      <w:r w:rsidRPr="00B64234">
        <w:rPr>
          <w:sz w:val="24"/>
        </w:rPr>
        <w:t>As classes de Repositório são classes da aplicação que utilizam o padrão de projeto Singleton, que garante a existência de apenas uma instância desse objeto no sistema, a responsabi</w:t>
      </w:r>
      <w:r w:rsidR="0082323E">
        <w:rPr>
          <w:sz w:val="24"/>
        </w:rPr>
        <w:t>li</w:t>
      </w:r>
      <w:r w:rsidRPr="00B64234">
        <w:rPr>
          <w:sz w:val="24"/>
        </w:rPr>
        <w:t xml:space="preserve">dade desta classe consiste em </w:t>
      </w:r>
      <w:r w:rsidR="0082323E">
        <w:rPr>
          <w:sz w:val="24"/>
        </w:rPr>
        <w:t>assegurar que</w:t>
      </w:r>
      <w:r w:rsidRPr="00B64234">
        <w:rPr>
          <w:sz w:val="24"/>
        </w:rPr>
        <w:t xml:space="preserve"> todos os métodos de persistência ou serviço de consulta com o banco de dados.</w:t>
      </w:r>
    </w:p>
    <w:p w:rsidR="00243B94" w:rsidRDefault="00F23CFE" w:rsidP="00B64234">
      <w:pPr>
        <w:pStyle w:val="Estilocorpodoc"/>
        <w:rPr>
          <w:sz w:val="24"/>
        </w:rPr>
      </w:pPr>
      <w:r w:rsidRPr="00B64234">
        <w:rPr>
          <w:sz w:val="24"/>
        </w:rPr>
        <w:t xml:space="preserve">O </w:t>
      </w:r>
      <w:r w:rsidR="00D11F19">
        <w:rPr>
          <w:sz w:val="24"/>
        </w:rPr>
        <w:t xml:space="preserve">sistema </w:t>
      </w:r>
      <w:r w:rsidRPr="00B64234">
        <w:rPr>
          <w:sz w:val="24"/>
        </w:rPr>
        <w:t xml:space="preserve">GSAN foi projetado </w:t>
      </w:r>
      <w:r w:rsidR="00B64234">
        <w:rPr>
          <w:sz w:val="24"/>
        </w:rPr>
        <w:t>para ser independente da s</w:t>
      </w:r>
      <w:r w:rsidRPr="00B64234">
        <w:rPr>
          <w:sz w:val="24"/>
        </w:rPr>
        <w:t xml:space="preserve">olução de Banco de Dados utilizada, acoplado ao framework Hibernate que trata da </w:t>
      </w:r>
      <w:r w:rsidR="0082323E" w:rsidRPr="00B64234">
        <w:rPr>
          <w:sz w:val="24"/>
        </w:rPr>
        <w:t>persistência</w:t>
      </w:r>
      <w:r w:rsidRPr="00B64234">
        <w:rPr>
          <w:sz w:val="24"/>
        </w:rPr>
        <w:t xml:space="preserve"> Objeto/Relacional (ORM), possibilita o isolamento da camada de Persistên</w:t>
      </w:r>
      <w:r w:rsidR="00B64234">
        <w:rPr>
          <w:sz w:val="24"/>
        </w:rPr>
        <w:t>cia.</w:t>
      </w:r>
      <w:r w:rsidR="00891A7F">
        <w:rPr>
          <w:sz w:val="24"/>
        </w:rPr>
        <w:t xml:space="preserve"> </w:t>
      </w:r>
      <w:r w:rsidR="00243B94">
        <w:rPr>
          <w:sz w:val="24"/>
        </w:rPr>
        <w:t xml:space="preserve">Fazendo uso de padrões de projetos renomados, tornar o código mais organizado e entendível, facilitando futuras manutenções, a utilização do padrão MVC (Model View Controller) </w:t>
      </w:r>
      <w:r w:rsidR="00865243">
        <w:rPr>
          <w:sz w:val="24"/>
        </w:rPr>
        <w:t xml:space="preserve">como estrutura principal </w:t>
      </w:r>
      <w:r w:rsidR="00243B94">
        <w:rPr>
          <w:sz w:val="24"/>
        </w:rPr>
        <w:t xml:space="preserve">faz com que exista isolamentos entre as camadas de Modelo, </w:t>
      </w:r>
      <w:r w:rsidR="00865243">
        <w:rPr>
          <w:sz w:val="24"/>
        </w:rPr>
        <w:t xml:space="preserve">Visualização e </w:t>
      </w:r>
      <w:r w:rsidR="00243B94">
        <w:rPr>
          <w:sz w:val="24"/>
        </w:rPr>
        <w:t>Con</w:t>
      </w:r>
      <w:r w:rsidR="00865243">
        <w:rPr>
          <w:sz w:val="24"/>
        </w:rPr>
        <w:t xml:space="preserve">troler da aplicação, </w:t>
      </w:r>
      <w:r w:rsidR="00243B94">
        <w:rPr>
          <w:sz w:val="24"/>
        </w:rPr>
        <w:t xml:space="preserve">tornando </w:t>
      </w:r>
      <w:r w:rsidR="00865243">
        <w:rPr>
          <w:sz w:val="24"/>
        </w:rPr>
        <w:t>a organiz</w:t>
      </w:r>
      <w:r w:rsidR="0090008D">
        <w:rPr>
          <w:sz w:val="24"/>
        </w:rPr>
        <w:t>ação de pacotes bem estruturada, p</w:t>
      </w:r>
      <w:r w:rsidR="00865243">
        <w:rPr>
          <w:sz w:val="24"/>
        </w:rPr>
        <w:t xml:space="preserve">orém  não houve um bom </w:t>
      </w:r>
      <w:r w:rsidR="0082323E">
        <w:rPr>
          <w:sz w:val="24"/>
        </w:rPr>
        <w:t>reaproveitamento</w:t>
      </w:r>
      <w:r w:rsidR="00865243">
        <w:rPr>
          <w:sz w:val="24"/>
        </w:rPr>
        <w:t xml:space="preserve"> de </w:t>
      </w:r>
      <w:r w:rsidR="00865243" w:rsidRPr="0082323E">
        <w:rPr>
          <w:i/>
          <w:sz w:val="24"/>
        </w:rPr>
        <w:t>templates</w:t>
      </w:r>
      <w:r w:rsidR="00865243">
        <w:rPr>
          <w:sz w:val="24"/>
        </w:rPr>
        <w:t>, por conta disso foram geradas muitas páginas específicas por funcionalidade e consequentemente muitos arquivos de configuração para o framework Struts</w:t>
      </w:r>
      <w:r w:rsidR="00243B94">
        <w:rPr>
          <w:sz w:val="24"/>
        </w:rPr>
        <w:t xml:space="preserve">  </w:t>
      </w:r>
      <w:r w:rsidR="00865243">
        <w:rPr>
          <w:sz w:val="24"/>
        </w:rPr>
        <w:t xml:space="preserve">que mapeia as requisições via arquivos no formato </w:t>
      </w:r>
      <w:r w:rsidR="00046A6E">
        <w:rPr>
          <w:sz w:val="24"/>
        </w:rPr>
        <w:t>XML</w:t>
      </w:r>
      <w:r w:rsidR="00865243">
        <w:rPr>
          <w:sz w:val="24"/>
        </w:rPr>
        <w:t xml:space="preserve"> (</w:t>
      </w:r>
      <w:r w:rsidR="00865243" w:rsidRPr="00865243">
        <w:rPr>
          <w:i/>
          <w:sz w:val="24"/>
        </w:rPr>
        <w:t>eXtensible Markup Language</w:t>
      </w:r>
      <w:r w:rsidR="00865243">
        <w:rPr>
          <w:sz w:val="24"/>
        </w:rPr>
        <w:t>).</w:t>
      </w:r>
    </w:p>
    <w:p w:rsidR="00865243" w:rsidRDefault="00865243" w:rsidP="00B64234">
      <w:pPr>
        <w:pStyle w:val="Estilocorpodoc"/>
        <w:rPr>
          <w:sz w:val="24"/>
        </w:rPr>
      </w:pPr>
    </w:p>
    <w:p w:rsidR="004E51BF" w:rsidRDefault="004E51BF" w:rsidP="00634145">
      <w:pPr>
        <w:pStyle w:val="MONTOPICO"/>
        <w:numPr>
          <w:ilvl w:val="0"/>
          <w:numId w:val="0"/>
        </w:numPr>
        <w:outlineLvl w:val="2"/>
      </w:pPr>
    </w:p>
    <w:p w:rsidR="00634145" w:rsidRPr="000D29E1" w:rsidRDefault="00634145" w:rsidP="000D29E1">
      <w:pPr>
        <w:pStyle w:val="Heading3"/>
        <w:rPr>
          <w:rFonts w:ascii="Arial" w:hAnsi="Arial" w:cs="Arial"/>
          <w:sz w:val="24"/>
          <w:szCs w:val="24"/>
        </w:rPr>
      </w:pPr>
      <w:bookmarkStart w:id="416" w:name="_Toc421744017"/>
      <w:r w:rsidRPr="000D29E1">
        <w:rPr>
          <w:rFonts w:ascii="Arial" w:hAnsi="Arial" w:cs="Arial"/>
          <w:sz w:val="24"/>
          <w:szCs w:val="24"/>
        </w:rPr>
        <w:t>2.</w:t>
      </w:r>
      <w:r w:rsidR="00B75DE4" w:rsidRPr="000D29E1">
        <w:rPr>
          <w:rFonts w:ascii="Arial" w:hAnsi="Arial" w:cs="Arial"/>
          <w:sz w:val="24"/>
          <w:szCs w:val="24"/>
        </w:rPr>
        <w:t>1.</w:t>
      </w:r>
      <w:r w:rsidR="00DC07E0" w:rsidRPr="000D29E1">
        <w:rPr>
          <w:rFonts w:ascii="Arial" w:hAnsi="Arial" w:cs="Arial"/>
          <w:sz w:val="24"/>
          <w:szCs w:val="24"/>
        </w:rPr>
        <w:t>3</w:t>
      </w:r>
      <w:r w:rsidRPr="000D29E1">
        <w:rPr>
          <w:rFonts w:ascii="Arial" w:hAnsi="Arial" w:cs="Arial"/>
          <w:sz w:val="24"/>
          <w:szCs w:val="24"/>
        </w:rPr>
        <w:t xml:space="preserve"> GSAN</w:t>
      </w:r>
      <w:r w:rsidRPr="000D29E1">
        <w:rPr>
          <w:rStyle w:val="Heading2Char"/>
          <w:rFonts w:ascii="Arial" w:hAnsi="Arial" w:cs="Arial"/>
          <w:sz w:val="24"/>
          <w:szCs w:val="24"/>
        </w:rPr>
        <w:t xml:space="preserve"> </w:t>
      </w:r>
      <w:r w:rsidRPr="000D29E1">
        <w:rPr>
          <w:rStyle w:val="Heading2Char"/>
          <w:rFonts w:ascii="Arial" w:hAnsi="Arial" w:cs="Arial"/>
          <w:b/>
          <w:sz w:val="24"/>
          <w:szCs w:val="24"/>
        </w:rPr>
        <w:t>CONFIGURAÇÃO</w:t>
      </w:r>
      <w:bookmarkEnd w:id="416"/>
    </w:p>
    <w:p w:rsidR="00B01462" w:rsidRDefault="00B01462" w:rsidP="00B10CD2">
      <w:pPr>
        <w:pStyle w:val="Estilocorpodoc"/>
        <w:rPr>
          <w:sz w:val="24"/>
        </w:rPr>
      </w:pPr>
    </w:p>
    <w:p w:rsidR="00F97CCC" w:rsidRDefault="00B6038C" w:rsidP="00F97CCC">
      <w:pPr>
        <w:pStyle w:val="Estilocorpodoc"/>
        <w:rPr>
          <w:sz w:val="24"/>
        </w:rPr>
      </w:pPr>
      <w:r w:rsidRPr="00B6038C">
        <w:rPr>
          <w:sz w:val="24"/>
        </w:rPr>
        <w:t>A configuração do ambiente de desenvolvimento</w:t>
      </w:r>
      <w:r w:rsidR="00EA0FA9" w:rsidRPr="00B6038C">
        <w:rPr>
          <w:sz w:val="24"/>
        </w:rPr>
        <w:t xml:space="preserve"> </w:t>
      </w:r>
      <w:r>
        <w:rPr>
          <w:sz w:val="24"/>
        </w:rPr>
        <w:t xml:space="preserve">se trata de </w:t>
      </w:r>
      <w:r w:rsidR="0090008D">
        <w:rPr>
          <w:sz w:val="24"/>
        </w:rPr>
        <w:t>um passo fundamental</w:t>
      </w:r>
      <w:r>
        <w:rPr>
          <w:sz w:val="24"/>
        </w:rPr>
        <w:t xml:space="preserve"> para execuç</w:t>
      </w:r>
      <w:r w:rsidR="0090008D">
        <w:rPr>
          <w:sz w:val="24"/>
        </w:rPr>
        <w:t xml:space="preserve">ão deste trabalho prático. </w:t>
      </w:r>
      <w:r w:rsidR="005B7263">
        <w:rPr>
          <w:sz w:val="24"/>
        </w:rPr>
        <w:t>Primeiramente será</w:t>
      </w:r>
      <w:r w:rsidR="00B10CD2">
        <w:rPr>
          <w:sz w:val="24"/>
        </w:rPr>
        <w:t xml:space="preserve"> preciso obter </w:t>
      </w:r>
      <w:r w:rsidR="00B10CD2">
        <w:rPr>
          <w:sz w:val="24"/>
        </w:rPr>
        <w:lastRenderedPageBreak/>
        <w:t xml:space="preserve">a </w:t>
      </w:r>
      <w:r w:rsidRPr="00B6038C">
        <w:rPr>
          <w:sz w:val="24"/>
        </w:rPr>
        <w:t xml:space="preserve">versão </w:t>
      </w:r>
      <w:r w:rsidR="005B7263">
        <w:rPr>
          <w:sz w:val="24"/>
        </w:rPr>
        <w:t>d</w:t>
      </w:r>
      <w:r w:rsidRPr="00B6038C">
        <w:rPr>
          <w:sz w:val="24"/>
        </w:rPr>
        <w:t xml:space="preserve">o sistema que </w:t>
      </w:r>
      <w:r w:rsidR="0090008D" w:rsidRPr="00B6038C">
        <w:rPr>
          <w:sz w:val="24"/>
        </w:rPr>
        <w:t>se encontra</w:t>
      </w:r>
      <w:r w:rsidR="005B7263">
        <w:rPr>
          <w:sz w:val="24"/>
        </w:rPr>
        <w:t xml:space="preserve"> disponível</w:t>
      </w:r>
      <w:r w:rsidRPr="00B6038C">
        <w:rPr>
          <w:sz w:val="24"/>
        </w:rPr>
        <w:t xml:space="preserve"> no site do Portal do Software </w:t>
      </w:r>
      <w:r w:rsidR="0090008D" w:rsidRPr="00B6038C">
        <w:rPr>
          <w:sz w:val="24"/>
        </w:rPr>
        <w:t>Livre</w:t>
      </w:r>
      <w:r w:rsidR="0090008D">
        <w:rPr>
          <w:sz w:val="24"/>
        </w:rPr>
        <w:t>, que</w:t>
      </w:r>
      <w:r w:rsidR="005B7263">
        <w:rPr>
          <w:sz w:val="24"/>
        </w:rPr>
        <w:t xml:space="preserve"> </w:t>
      </w:r>
      <w:r w:rsidR="00830184">
        <w:rPr>
          <w:sz w:val="24"/>
        </w:rPr>
        <w:t>atualmente disponibiliza</w:t>
      </w:r>
      <w:r w:rsidR="0090008D">
        <w:rPr>
          <w:sz w:val="24"/>
        </w:rPr>
        <w:t xml:space="preserve"> o código fonte</w:t>
      </w:r>
      <w:r w:rsidR="00B10CD2">
        <w:rPr>
          <w:sz w:val="24"/>
        </w:rPr>
        <w:t xml:space="preserve"> do </w:t>
      </w:r>
      <w:r w:rsidR="0090008D">
        <w:rPr>
          <w:sz w:val="24"/>
        </w:rPr>
        <w:t>s</w:t>
      </w:r>
      <w:r w:rsidR="00B10CD2">
        <w:rPr>
          <w:sz w:val="24"/>
        </w:rPr>
        <w:t>istema GSAN</w:t>
      </w:r>
      <w:r w:rsidR="005B7263">
        <w:rPr>
          <w:sz w:val="24"/>
        </w:rPr>
        <w:t xml:space="preserve"> e demais arquivos de configuração do ambiente, </w:t>
      </w:r>
      <w:r w:rsidR="00B10CD2">
        <w:rPr>
          <w:sz w:val="24"/>
        </w:rPr>
        <w:t xml:space="preserve">no </w:t>
      </w:r>
      <w:r w:rsidR="00B10CD2" w:rsidRPr="0082323E">
        <w:rPr>
          <w:i/>
          <w:sz w:val="24"/>
        </w:rPr>
        <w:t>github</w:t>
      </w:r>
      <w:r w:rsidR="00B10CD2">
        <w:rPr>
          <w:sz w:val="24"/>
        </w:rPr>
        <w:t xml:space="preserve"> para a comunidade</w:t>
      </w:r>
      <w:r w:rsidR="005B7263">
        <w:rPr>
          <w:sz w:val="24"/>
        </w:rPr>
        <w:t xml:space="preserve"> de desenvolvedores e interessados</w:t>
      </w:r>
      <w:r w:rsidR="00B10CD2">
        <w:rPr>
          <w:sz w:val="24"/>
        </w:rPr>
        <w:t>.</w:t>
      </w:r>
      <w:r w:rsidRPr="00B6038C">
        <w:rPr>
          <w:sz w:val="24"/>
        </w:rPr>
        <w:t xml:space="preserve"> </w:t>
      </w:r>
      <w:r w:rsidR="005B7263">
        <w:rPr>
          <w:sz w:val="24"/>
        </w:rPr>
        <w:t xml:space="preserve"> Com o </w:t>
      </w:r>
      <w:r w:rsidR="0090008D">
        <w:rPr>
          <w:sz w:val="24"/>
        </w:rPr>
        <w:t xml:space="preserve">código </w:t>
      </w:r>
      <w:r w:rsidR="005B7263">
        <w:rPr>
          <w:sz w:val="24"/>
        </w:rPr>
        <w:t>fonte em mãos será</w:t>
      </w:r>
      <w:r w:rsidR="00B10CD2">
        <w:rPr>
          <w:sz w:val="24"/>
        </w:rPr>
        <w:t xml:space="preserve"> necessário </w:t>
      </w:r>
      <w:r w:rsidR="0090008D">
        <w:rPr>
          <w:sz w:val="24"/>
        </w:rPr>
        <w:t>o auxílio de</w:t>
      </w:r>
      <w:r w:rsidR="005B7263">
        <w:rPr>
          <w:sz w:val="24"/>
        </w:rPr>
        <w:t xml:space="preserve"> um</w:t>
      </w:r>
      <w:r w:rsidR="00B10CD2">
        <w:rPr>
          <w:sz w:val="24"/>
        </w:rPr>
        <w:t xml:space="preserve">a </w:t>
      </w:r>
      <w:r w:rsidRPr="00B6038C">
        <w:rPr>
          <w:sz w:val="24"/>
        </w:rPr>
        <w:t xml:space="preserve">IDE </w:t>
      </w:r>
      <w:r>
        <w:rPr>
          <w:sz w:val="24"/>
        </w:rPr>
        <w:t>(</w:t>
      </w:r>
      <w:r w:rsidR="00D23DA5" w:rsidRPr="0090008D">
        <w:rPr>
          <w:i/>
          <w:sz w:val="24"/>
        </w:rPr>
        <w:t>Integrated Development Environment</w:t>
      </w:r>
      <w:r w:rsidR="00D23DA5">
        <w:rPr>
          <w:sz w:val="24"/>
        </w:rPr>
        <w:t xml:space="preserve">) </w:t>
      </w:r>
      <w:r w:rsidRPr="00B6038C">
        <w:rPr>
          <w:sz w:val="24"/>
        </w:rPr>
        <w:t>de desenvolvimento</w:t>
      </w:r>
      <w:r w:rsidR="009541B2">
        <w:rPr>
          <w:sz w:val="24"/>
        </w:rPr>
        <w:t xml:space="preserve"> para realizar a manutenção</w:t>
      </w:r>
      <w:r w:rsidR="00E856D3">
        <w:rPr>
          <w:sz w:val="24"/>
        </w:rPr>
        <w:t xml:space="preserve"> e construção dos novos serviços</w:t>
      </w:r>
      <w:r w:rsidRPr="00B6038C">
        <w:rPr>
          <w:sz w:val="24"/>
        </w:rPr>
        <w:t>,</w:t>
      </w:r>
      <w:r w:rsidR="00EA0FA9" w:rsidRPr="00B6038C">
        <w:rPr>
          <w:sz w:val="24"/>
        </w:rPr>
        <w:t xml:space="preserve"> </w:t>
      </w:r>
      <w:r w:rsidR="00B10CD2">
        <w:rPr>
          <w:sz w:val="24"/>
        </w:rPr>
        <w:t xml:space="preserve">foi </w:t>
      </w:r>
      <w:r>
        <w:rPr>
          <w:sz w:val="24"/>
        </w:rPr>
        <w:t xml:space="preserve">utilizado </w:t>
      </w:r>
      <w:r w:rsidR="00B10CD2">
        <w:rPr>
          <w:sz w:val="24"/>
        </w:rPr>
        <w:t xml:space="preserve">neste trabalho </w:t>
      </w:r>
      <w:r>
        <w:rPr>
          <w:sz w:val="24"/>
        </w:rPr>
        <w:t>a IDE Eclipse</w:t>
      </w:r>
      <w:r w:rsidR="005B7263">
        <w:rPr>
          <w:sz w:val="24"/>
        </w:rPr>
        <w:t xml:space="preserve"> Juno </w:t>
      </w:r>
      <w:r w:rsidR="00E856D3">
        <w:rPr>
          <w:sz w:val="24"/>
        </w:rPr>
        <w:t>para realizar esta tarefa</w:t>
      </w:r>
      <w:r w:rsidR="00F97CCC">
        <w:rPr>
          <w:sz w:val="24"/>
        </w:rPr>
        <w:t>, o processo de configuração da IDE pode ser visto descrito nos anexos deste trabalho.</w:t>
      </w:r>
    </w:p>
    <w:p w:rsidR="00683C3C" w:rsidRDefault="00B01462" w:rsidP="00683C3C">
      <w:pPr>
        <w:pStyle w:val="Estilocorpodoc"/>
        <w:ind w:firstLine="708"/>
        <w:rPr>
          <w:sz w:val="24"/>
        </w:rPr>
      </w:pPr>
      <w:r>
        <w:rPr>
          <w:sz w:val="24"/>
        </w:rPr>
        <w:t>O processo de empacotamento para</w:t>
      </w:r>
      <w:r w:rsidR="00683C3C">
        <w:rPr>
          <w:sz w:val="24"/>
        </w:rPr>
        <w:t xml:space="preserve"> geração do </w:t>
      </w:r>
      <w:r>
        <w:rPr>
          <w:sz w:val="24"/>
        </w:rPr>
        <w:t>EAR (</w:t>
      </w:r>
      <w:r w:rsidR="00D23DA5">
        <w:rPr>
          <w:sz w:val="24"/>
        </w:rPr>
        <w:t>Enterprise Ar</w:t>
      </w:r>
      <w:r w:rsidR="00D23DA5" w:rsidRPr="00D23DA5">
        <w:rPr>
          <w:sz w:val="24"/>
        </w:rPr>
        <w:t>chive</w:t>
      </w:r>
      <w:r>
        <w:rPr>
          <w:sz w:val="24"/>
        </w:rPr>
        <w:t xml:space="preserve">) </w:t>
      </w:r>
      <w:r w:rsidR="00683C3C">
        <w:rPr>
          <w:sz w:val="24"/>
        </w:rPr>
        <w:t>para disponibilizaç</w:t>
      </w:r>
      <w:r>
        <w:rPr>
          <w:sz w:val="24"/>
        </w:rPr>
        <w:t>ão</w:t>
      </w:r>
      <w:r w:rsidR="00683C3C">
        <w:rPr>
          <w:sz w:val="24"/>
        </w:rPr>
        <w:t xml:space="preserve">, </w:t>
      </w:r>
      <w:r>
        <w:rPr>
          <w:sz w:val="24"/>
        </w:rPr>
        <w:t xml:space="preserve">utiliza a </w:t>
      </w:r>
      <w:r w:rsidR="00683C3C">
        <w:rPr>
          <w:sz w:val="24"/>
        </w:rPr>
        <w:t xml:space="preserve">ferramenta Apache </w:t>
      </w:r>
      <w:r w:rsidR="00E856D3">
        <w:rPr>
          <w:sz w:val="24"/>
        </w:rPr>
        <w:t>Ant versão</w:t>
      </w:r>
      <w:r w:rsidR="00683C3C">
        <w:rPr>
          <w:sz w:val="24"/>
        </w:rPr>
        <w:t xml:space="preserve"> </w:t>
      </w:r>
      <w:r w:rsidR="00683C3C" w:rsidRPr="00683C3C">
        <w:rPr>
          <w:sz w:val="24"/>
        </w:rPr>
        <w:t>1.6.2</w:t>
      </w:r>
      <w:r w:rsidR="00683C3C">
        <w:rPr>
          <w:sz w:val="24"/>
        </w:rPr>
        <w:t xml:space="preserve">, </w:t>
      </w:r>
      <w:r>
        <w:rPr>
          <w:sz w:val="24"/>
        </w:rPr>
        <w:t xml:space="preserve">normalmente a versão disponibilizada pela comunidade já </w:t>
      </w:r>
      <w:r w:rsidR="00683C3C">
        <w:rPr>
          <w:sz w:val="24"/>
        </w:rPr>
        <w:t>possui alguns scripts de build para serem executados, no entanto é preciso configurar os locais ad</w:t>
      </w:r>
      <w:r w:rsidR="00C870D2">
        <w:rPr>
          <w:sz w:val="24"/>
        </w:rPr>
        <w:t>e</w:t>
      </w:r>
      <w:r w:rsidR="00683C3C">
        <w:rPr>
          <w:sz w:val="24"/>
        </w:rPr>
        <w:t>quados para geração do pacote, conforme segue o exemplo abaixo</w:t>
      </w:r>
      <w:r w:rsidR="005C3606">
        <w:rPr>
          <w:sz w:val="24"/>
        </w:rPr>
        <w:t xml:space="preserve"> na figura </w:t>
      </w:r>
      <w:del w:id="417" w:author="Marcos Junior" w:date="2015-06-12T09:43:00Z">
        <w:r w:rsidR="005C3606" w:rsidDel="00961CF0">
          <w:rPr>
            <w:sz w:val="24"/>
          </w:rPr>
          <w:delText>6</w:delText>
        </w:r>
      </w:del>
      <w:ins w:id="418" w:author="Marcos Junior" w:date="2015-06-12T09:43:00Z">
        <w:r w:rsidR="00961CF0">
          <w:rPr>
            <w:sz w:val="24"/>
          </w:rPr>
          <w:t>4</w:t>
        </w:r>
      </w:ins>
      <w:r w:rsidR="00683C3C">
        <w:rPr>
          <w:sz w:val="24"/>
        </w:rPr>
        <w:t>:</w:t>
      </w:r>
    </w:p>
    <w:p w:rsidR="00683C3C" w:rsidRDefault="00816486" w:rsidP="002537FF">
      <w:pPr>
        <w:pStyle w:val="Estilocorpodoc"/>
        <w:ind w:firstLine="0"/>
        <w:rPr>
          <w:sz w:val="24"/>
        </w:rPr>
      </w:pPr>
      <w:r>
        <w:rPr>
          <w:noProof/>
          <w:sz w:val="24"/>
          <w:lang w:eastAsia="pt-BR"/>
        </w:rPr>
        <w:drawing>
          <wp:inline distT="0" distB="0" distL="0" distR="0">
            <wp:extent cx="5753100" cy="1476375"/>
            <wp:effectExtent l="0" t="0" r="0" b="9525"/>
            <wp:docPr id="13" name="Imagem 13" descr="build_proper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ild_propertie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1476375"/>
                    </a:xfrm>
                    <a:prstGeom prst="rect">
                      <a:avLst/>
                    </a:prstGeom>
                    <a:noFill/>
                    <a:ln>
                      <a:noFill/>
                    </a:ln>
                  </pic:spPr>
                </pic:pic>
              </a:graphicData>
            </a:graphic>
          </wp:inline>
        </w:drawing>
      </w:r>
    </w:p>
    <w:p w:rsidR="00C870D2" w:rsidRDefault="00803BE8" w:rsidP="002537FF">
      <w:pPr>
        <w:pStyle w:val="Caption"/>
        <w:jc w:val="center"/>
        <w:rPr>
          <w:sz w:val="24"/>
        </w:rPr>
      </w:pPr>
      <w:bookmarkStart w:id="419" w:name="_Toc419629040"/>
      <w:bookmarkStart w:id="420" w:name="_Toc420975196"/>
      <w:bookmarkStart w:id="421" w:name="_Toc421735331"/>
      <w:r>
        <w:t xml:space="preserve">Figura </w:t>
      </w:r>
      <w:r w:rsidR="00656F0A">
        <w:fldChar w:fldCharType="begin"/>
      </w:r>
      <w:r w:rsidR="00567E87">
        <w:instrText xml:space="preserve"> SEQ Figura \* ARABIC </w:instrText>
      </w:r>
      <w:r w:rsidR="00656F0A">
        <w:fldChar w:fldCharType="separate"/>
      </w:r>
      <w:r w:rsidR="000F6A97">
        <w:rPr>
          <w:noProof/>
        </w:rPr>
        <w:t>4</w:t>
      </w:r>
      <w:r w:rsidR="00656F0A">
        <w:rPr>
          <w:noProof/>
        </w:rPr>
        <w:fldChar w:fldCharType="end"/>
      </w:r>
      <w:r w:rsidR="00683C3C">
        <w:t xml:space="preserve">: </w:t>
      </w:r>
      <w:r w:rsidR="002C4C30">
        <w:t>Exemplo de configuração do script</w:t>
      </w:r>
      <w:r w:rsidR="002537FF">
        <w:t xml:space="preserve"> build</w:t>
      </w:r>
      <w:bookmarkEnd w:id="419"/>
      <w:bookmarkEnd w:id="420"/>
      <w:r w:rsidR="00DF3F89">
        <w:rPr>
          <w:bCs w:val="0"/>
        </w:rPr>
        <w:br/>
      </w:r>
      <w:r w:rsidR="00DF3F89" w:rsidRPr="00DF3F89">
        <w:rPr>
          <w:bCs w:val="0"/>
        </w:rPr>
        <w:t>Fonte: Autoria Própria</w:t>
      </w:r>
      <w:bookmarkEnd w:id="421"/>
    </w:p>
    <w:p w:rsidR="00C870D2" w:rsidRDefault="00C870D2" w:rsidP="00830184">
      <w:pPr>
        <w:pStyle w:val="Estilocorpodoc"/>
        <w:ind w:firstLine="708"/>
        <w:rPr>
          <w:sz w:val="24"/>
        </w:rPr>
      </w:pPr>
      <w:r>
        <w:rPr>
          <w:sz w:val="24"/>
        </w:rPr>
        <w:t xml:space="preserve">A execução do script pode ser realizada dentro da </w:t>
      </w:r>
      <w:r w:rsidR="00E856D3">
        <w:rPr>
          <w:sz w:val="24"/>
        </w:rPr>
        <w:t>IDE executando</w:t>
      </w:r>
      <w:r>
        <w:rPr>
          <w:sz w:val="24"/>
        </w:rPr>
        <w:t xml:space="preserve"> o seguinte </w:t>
      </w:r>
      <w:r w:rsidR="00E856D3">
        <w:rPr>
          <w:sz w:val="24"/>
        </w:rPr>
        <w:t>procedimento</w:t>
      </w:r>
      <w:r>
        <w:rPr>
          <w:sz w:val="24"/>
        </w:rPr>
        <w:t xml:space="preserve">, </w:t>
      </w:r>
      <w:r w:rsidR="0030705E">
        <w:rPr>
          <w:sz w:val="24"/>
        </w:rPr>
        <w:t xml:space="preserve">após </w:t>
      </w:r>
      <w:r>
        <w:rPr>
          <w:sz w:val="24"/>
        </w:rPr>
        <w:t xml:space="preserve">localizar o arquivo build.xml dentro na raiz do projeto, </w:t>
      </w:r>
      <w:r w:rsidR="0030705E">
        <w:rPr>
          <w:sz w:val="24"/>
        </w:rPr>
        <w:t xml:space="preserve">ao </w:t>
      </w:r>
      <w:r>
        <w:rPr>
          <w:sz w:val="24"/>
        </w:rPr>
        <w:t xml:space="preserve">clicar com o botão esquerdo </w:t>
      </w:r>
      <w:r w:rsidR="0030705E">
        <w:rPr>
          <w:sz w:val="24"/>
        </w:rPr>
        <w:t>e</w:t>
      </w:r>
      <w:r>
        <w:rPr>
          <w:sz w:val="24"/>
        </w:rPr>
        <w:t xml:space="preserve"> selecionar a opção </w:t>
      </w:r>
      <w:r w:rsidRPr="00C870D2">
        <w:rPr>
          <w:i/>
          <w:sz w:val="24"/>
        </w:rPr>
        <w:t>Run as &gt; Ant Build</w:t>
      </w:r>
      <w:r w:rsidR="00E856D3">
        <w:rPr>
          <w:i/>
          <w:sz w:val="24"/>
        </w:rPr>
        <w:t xml:space="preserve">, </w:t>
      </w:r>
      <w:r w:rsidR="0030705E">
        <w:rPr>
          <w:sz w:val="24"/>
        </w:rPr>
        <w:t>será acionado</w:t>
      </w:r>
      <w:r>
        <w:rPr>
          <w:sz w:val="24"/>
        </w:rPr>
        <w:t xml:space="preserve"> a execução da instrução </w:t>
      </w:r>
      <w:r w:rsidR="0030705E">
        <w:rPr>
          <w:sz w:val="24"/>
        </w:rPr>
        <w:t xml:space="preserve">make padrão </w:t>
      </w:r>
      <w:r>
        <w:rPr>
          <w:sz w:val="24"/>
        </w:rPr>
        <w:t>do script</w:t>
      </w:r>
      <w:r w:rsidR="0030705E">
        <w:rPr>
          <w:sz w:val="24"/>
        </w:rPr>
        <w:t xml:space="preserve">, para construção do pacote a ser disponibilizado, conforme visto na </w:t>
      </w:r>
      <w:r w:rsidR="005C3606">
        <w:rPr>
          <w:sz w:val="24"/>
        </w:rPr>
        <w:t xml:space="preserve">figura </w:t>
      </w:r>
      <w:ins w:id="422" w:author="Marcos Junior" w:date="2015-06-12T09:43:00Z">
        <w:r w:rsidR="00961CF0">
          <w:rPr>
            <w:sz w:val="24"/>
          </w:rPr>
          <w:t>5</w:t>
        </w:r>
      </w:ins>
      <w:del w:id="423" w:author="Marcos Junior" w:date="2015-06-12T09:43:00Z">
        <w:r w:rsidR="005C3606" w:rsidDel="00961CF0">
          <w:rPr>
            <w:sz w:val="24"/>
          </w:rPr>
          <w:delText>7</w:delText>
        </w:r>
      </w:del>
      <w:r w:rsidR="0030705E">
        <w:rPr>
          <w:sz w:val="24"/>
        </w:rPr>
        <w:t>:</w:t>
      </w:r>
    </w:p>
    <w:p w:rsidR="0030705E" w:rsidRDefault="00816486" w:rsidP="002537FF">
      <w:pPr>
        <w:pStyle w:val="Estilocorpodoc"/>
        <w:ind w:firstLine="0"/>
        <w:jc w:val="center"/>
        <w:rPr>
          <w:sz w:val="24"/>
        </w:rPr>
      </w:pPr>
      <w:r>
        <w:rPr>
          <w:noProof/>
          <w:sz w:val="24"/>
          <w:lang w:eastAsia="pt-BR"/>
        </w:rPr>
        <w:lastRenderedPageBreak/>
        <w:drawing>
          <wp:inline distT="0" distB="0" distL="0" distR="0">
            <wp:extent cx="6020790" cy="2172551"/>
            <wp:effectExtent l="0" t="0" r="0" b="0"/>
            <wp:docPr id="14" name="Imagem 14" descr="build_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ild_a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14499" cy="2170281"/>
                    </a:xfrm>
                    <a:prstGeom prst="rect">
                      <a:avLst/>
                    </a:prstGeom>
                    <a:noFill/>
                    <a:ln>
                      <a:noFill/>
                    </a:ln>
                  </pic:spPr>
                </pic:pic>
              </a:graphicData>
            </a:graphic>
          </wp:inline>
        </w:drawing>
      </w:r>
    </w:p>
    <w:p w:rsidR="00C870D2" w:rsidRDefault="00803BE8" w:rsidP="002537FF">
      <w:pPr>
        <w:pStyle w:val="Caption"/>
        <w:jc w:val="center"/>
        <w:rPr>
          <w:sz w:val="24"/>
        </w:rPr>
      </w:pPr>
      <w:bookmarkStart w:id="424" w:name="_Toc421735332"/>
      <w:r>
        <w:t xml:space="preserve">Figura </w:t>
      </w:r>
      <w:r w:rsidR="00656F0A">
        <w:fldChar w:fldCharType="begin"/>
      </w:r>
      <w:r w:rsidR="00567E87">
        <w:instrText xml:space="preserve"> SEQ Figura \* ARABIC </w:instrText>
      </w:r>
      <w:r w:rsidR="00656F0A">
        <w:fldChar w:fldCharType="separate"/>
      </w:r>
      <w:r w:rsidR="000F6A97">
        <w:rPr>
          <w:noProof/>
        </w:rPr>
        <w:t>5</w:t>
      </w:r>
      <w:r w:rsidR="00656F0A">
        <w:rPr>
          <w:noProof/>
        </w:rPr>
        <w:fldChar w:fldCharType="end"/>
      </w:r>
      <w:r w:rsidR="0030705E">
        <w:t xml:space="preserve">: </w:t>
      </w:r>
      <w:r w:rsidR="002537FF">
        <w:t>Execução do script de build</w:t>
      </w:r>
      <w:r w:rsidR="00DF3F89" w:rsidRPr="00DF3F89">
        <w:rPr>
          <w:bCs w:val="0"/>
        </w:rPr>
        <w:t xml:space="preserve"> </w:t>
      </w:r>
      <w:r w:rsidR="00DF3F89">
        <w:rPr>
          <w:bCs w:val="0"/>
        </w:rPr>
        <w:br/>
      </w:r>
      <w:r w:rsidR="00DF3F89" w:rsidRPr="00DF3F89">
        <w:rPr>
          <w:bCs w:val="0"/>
        </w:rPr>
        <w:t>Fonte: Autoria Própria</w:t>
      </w:r>
      <w:bookmarkEnd w:id="424"/>
    </w:p>
    <w:p w:rsidR="00BC325F" w:rsidRPr="00501914" w:rsidRDefault="00830184" w:rsidP="00830184">
      <w:pPr>
        <w:pStyle w:val="Estilocorpodoc"/>
        <w:ind w:firstLine="708"/>
        <w:rPr>
          <w:sz w:val="24"/>
        </w:rPr>
      </w:pPr>
      <w:r>
        <w:rPr>
          <w:sz w:val="24"/>
        </w:rPr>
        <w:t xml:space="preserve">Para executar </w:t>
      </w:r>
      <w:r w:rsidR="0001532D">
        <w:rPr>
          <w:sz w:val="24"/>
        </w:rPr>
        <w:t>a aplicação faz-se necessário a utilização de um servidor de aplicação que implemente as principais i</w:t>
      </w:r>
      <w:r w:rsidR="0082323E">
        <w:rPr>
          <w:sz w:val="24"/>
        </w:rPr>
        <w:t>nterfaces de serviços da plata</w:t>
      </w:r>
      <w:r w:rsidR="0001532D">
        <w:rPr>
          <w:sz w:val="24"/>
        </w:rPr>
        <w:t>fo</w:t>
      </w:r>
      <w:r w:rsidR="0082323E">
        <w:rPr>
          <w:sz w:val="24"/>
        </w:rPr>
        <w:t>r</w:t>
      </w:r>
      <w:r w:rsidR="0001532D">
        <w:rPr>
          <w:sz w:val="24"/>
        </w:rPr>
        <w:t>ma JEE que serão consumidos pela aplicação</w:t>
      </w:r>
      <w:r>
        <w:rPr>
          <w:sz w:val="24"/>
        </w:rPr>
        <w:t xml:space="preserve">, </w:t>
      </w:r>
      <w:r w:rsidR="00667E6D">
        <w:rPr>
          <w:sz w:val="24"/>
        </w:rPr>
        <w:t xml:space="preserve">neste trabalho foi utilizado o projeto </w:t>
      </w:r>
      <w:r w:rsidR="00667E6D" w:rsidRPr="00211096">
        <w:rPr>
          <w:i/>
          <w:sz w:val="24"/>
        </w:rPr>
        <w:t>Open Source</w:t>
      </w:r>
      <w:r w:rsidR="00667E6D">
        <w:rPr>
          <w:sz w:val="24"/>
        </w:rPr>
        <w:t xml:space="preserve"> Jboss Community na versão 4.0.1, compatível com as tecnologias utilizadas no GSAN, a configuração deste Servidor de Aplicação Web pode ser consultado nos anexos deste trabalho.</w:t>
      </w:r>
    </w:p>
    <w:p w:rsidR="009F265B" w:rsidRDefault="00667E6D" w:rsidP="00830184">
      <w:pPr>
        <w:pStyle w:val="Estilocorpodoc"/>
        <w:ind w:firstLine="708"/>
        <w:rPr>
          <w:sz w:val="24"/>
        </w:rPr>
      </w:pPr>
      <w:r>
        <w:rPr>
          <w:sz w:val="24"/>
        </w:rPr>
        <w:t xml:space="preserve">Para </w:t>
      </w:r>
      <w:r w:rsidR="00131608">
        <w:rPr>
          <w:sz w:val="24"/>
        </w:rPr>
        <w:t xml:space="preserve">executar o sistema GSAN, utilizando </w:t>
      </w:r>
      <w:r w:rsidR="009F265B">
        <w:rPr>
          <w:sz w:val="24"/>
        </w:rPr>
        <w:t>o terminal de comando do sistema operacional (</w:t>
      </w:r>
      <w:r w:rsidR="009F265B" w:rsidRPr="009F265B">
        <w:rPr>
          <w:i/>
          <w:sz w:val="24"/>
        </w:rPr>
        <w:t>Command Prompt</w:t>
      </w:r>
      <w:r w:rsidR="009F265B">
        <w:rPr>
          <w:sz w:val="24"/>
        </w:rPr>
        <w:t>)</w:t>
      </w:r>
      <w:r w:rsidR="00131608">
        <w:rPr>
          <w:sz w:val="24"/>
        </w:rPr>
        <w:t xml:space="preserve"> basta</w:t>
      </w:r>
      <w:r w:rsidR="009F265B">
        <w:rPr>
          <w:sz w:val="24"/>
        </w:rPr>
        <w:t xml:space="preserve"> digitar </w:t>
      </w:r>
      <w:r w:rsidR="009F265B" w:rsidRPr="009F265B">
        <w:rPr>
          <w:i/>
          <w:sz w:val="24"/>
        </w:rPr>
        <w:t>ru</w:t>
      </w:r>
      <w:r w:rsidR="009F265B">
        <w:rPr>
          <w:i/>
          <w:sz w:val="24"/>
        </w:rPr>
        <w:t>n</w:t>
      </w:r>
      <w:r w:rsidR="009F265B">
        <w:rPr>
          <w:sz w:val="24"/>
        </w:rPr>
        <w:t xml:space="preserve"> e pressionar </w:t>
      </w:r>
      <w:r w:rsidR="00131608">
        <w:rPr>
          <w:sz w:val="24"/>
        </w:rPr>
        <w:t>a tecla E</w:t>
      </w:r>
      <w:r w:rsidR="009F265B">
        <w:rPr>
          <w:sz w:val="24"/>
        </w:rPr>
        <w:t xml:space="preserve">nter será </w:t>
      </w:r>
      <w:r w:rsidR="00131608">
        <w:rPr>
          <w:sz w:val="24"/>
        </w:rPr>
        <w:t>iniciado o servidor de aplicação e executará o</w:t>
      </w:r>
      <w:r w:rsidR="005C3606">
        <w:rPr>
          <w:sz w:val="24"/>
        </w:rPr>
        <w:t xml:space="preserve"> sistema GSAN, visto na figura </w:t>
      </w:r>
      <w:ins w:id="425" w:author="Marcos Junior" w:date="2015-06-12T09:43:00Z">
        <w:r w:rsidR="00961CF0">
          <w:rPr>
            <w:sz w:val="24"/>
          </w:rPr>
          <w:t>6</w:t>
        </w:r>
      </w:ins>
      <w:del w:id="426" w:author="Marcos Junior" w:date="2015-06-12T09:43:00Z">
        <w:r w:rsidR="005C3606" w:rsidDel="00961CF0">
          <w:rPr>
            <w:sz w:val="24"/>
          </w:rPr>
          <w:delText>9</w:delText>
        </w:r>
      </w:del>
      <w:r w:rsidR="00131608">
        <w:rPr>
          <w:sz w:val="24"/>
        </w:rPr>
        <w:t>:</w:t>
      </w:r>
    </w:p>
    <w:p w:rsidR="00131608" w:rsidRDefault="00131608" w:rsidP="00830184">
      <w:pPr>
        <w:pStyle w:val="Estilocorpodoc"/>
        <w:ind w:firstLine="708"/>
        <w:rPr>
          <w:sz w:val="24"/>
        </w:rPr>
      </w:pPr>
    </w:p>
    <w:p w:rsidR="009F265B" w:rsidRDefault="00816486" w:rsidP="00830184">
      <w:pPr>
        <w:pStyle w:val="Estilocorpodoc"/>
        <w:ind w:firstLine="708"/>
        <w:rPr>
          <w:sz w:val="24"/>
        </w:rPr>
      </w:pPr>
      <w:r>
        <w:rPr>
          <w:noProof/>
          <w:sz w:val="24"/>
          <w:lang w:eastAsia="pt-BR"/>
        </w:rPr>
        <w:drawing>
          <wp:inline distT="0" distB="0" distL="0" distR="0">
            <wp:extent cx="5035138" cy="2987449"/>
            <wp:effectExtent l="0" t="0" r="0" b="3810"/>
            <wp:docPr id="16" name="Imagem 16" descr="executando_j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ecutando_jbos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39905" cy="2990278"/>
                    </a:xfrm>
                    <a:prstGeom prst="rect">
                      <a:avLst/>
                    </a:prstGeom>
                    <a:noFill/>
                    <a:ln>
                      <a:noFill/>
                    </a:ln>
                  </pic:spPr>
                </pic:pic>
              </a:graphicData>
            </a:graphic>
          </wp:inline>
        </w:drawing>
      </w:r>
    </w:p>
    <w:p w:rsidR="00131608" w:rsidRPr="00131608" w:rsidRDefault="00803BE8" w:rsidP="002537FF">
      <w:pPr>
        <w:pStyle w:val="Caption"/>
        <w:jc w:val="center"/>
      </w:pPr>
      <w:bookmarkStart w:id="427" w:name="_Toc421735333"/>
      <w:r>
        <w:t xml:space="preserve">Figura </w:t>
      </w:r>
      <w:r w:rsidR="00656F0A">
        <w:fldChar w:fldCharType="begin"/>
      </w:r>
      <w:r w:rsidR="00567E87">
        <w:instrText xml:space="preserve"> SEQ Figura \* ARABIC </w:instrText>
      </w:r>
      <w:r w:rsidR="00656F0A">
        <w:fldChar w:fldCharType="separate"/>
      </w:r>
      <w:r w:rsidR="000F6A97">
        <w:rPr>
          <w:noProof/>
        </w:rPr>
        <w:t>6</w:t>
      </w:r>
      <w:r w:rsidR="00656F0A">
        <w:rPr>
          <w:noProof/>
        </w:rPr>
        <w:fldChar w:fldCharType="end"/>
      </w:r>
      <w:r w:rsidR="00131608">
        <w:t xml:space="preserve">: </w:t>
      </w:r>
      <w:r w:rsidR="002537FF">
        <w:t>Executando o sistema GSAN</w:t>
      </w:r>
      <w:r w:rsidR="00DF3F89">
        <w:rPr>
          <w:bCs w:val="0"/>
        </w:rPr>
        <w:br/>
      </w:r>
      <w:r w:rsidR="00DF3F89" w:rsidRPr="00DF3F89">
        <w:rPr>
          <w:bCs w:val="0"/>
        </w:rPr>
        <w:t>Fonte: Autoria Própria</w:t>
      </w:r>
      <w:bookmarkEnd w:id="427"/>
    </w:p>
    <w:p w:rsidR="00095AF1" w:rsidRDefault="00830184" w:rsidP="0042519F">
      <w:pPr>
        <w:pStyle w:val="Estilocorpodoc"/>
        <w:ind w:firstLine="708"/>
        <w:rPr>
          <w:sz w:val="24"/>
        </w:rPr>
      </w:pPr>
      <w:r>
        <w:rPr>
          <w:sz w:val="24"/>
        </w:rPr>
        <w:lastRenderedPageBreak/>
        <w:t xml:space="preserve">A solução adotada para banco de dados neste trabalho será </w:t>
      </w:r>
      <w:r w:rsidR="00F03130">
        <w:rPr>
          <w:sz w:val="24"/>
        </w:rPr>
        <w:t xml:space="preserve">o </w:t>
      </w:r>
      <w:r w:rsidR="00B10CD2" w:rsidRPr="00B10CD2">
        <w:rPr>
          <w:sz w:val="24"/>
        </w:rPr>
        <w:t xml:space="preserve">PostgreSQL </w:t>
      </w:r>
      <w:r>
        <w:rPr>
          <w:sz w:val="24"/>
        </w:rPr>
        <w:t xml:space="preserve">na versão </w:t>
      </w:r>
      <w:r w:rsidR="00B10CD2" w:rsidRPr="00B10CD2">
        <w:rPr>
          <w:sz w:val="24"/>
        </w:rPr>
        <w:t>9.3.4</w:t>
      </w:r>
      <w:r w:rsidR="009C74E4">
        <w:rPr>
          <w:sz w:val="24"/>
        </w:rPr>
        <w:t xml:space="preserve"> e </w:t>
      </w:r>
      <w:r w:rsidR="009C74E4" w:rsidRPr="00D23DA5">
        <w:rPr>
          <w:sz w:val="24"/>
        </w:rPr>
        <w:t>PgAdmin</w:t>
      </w:r>
      <w:r w:rsidR="009C74E4">
        <w:rPr>
          <w:sz w:val="24"/>
        </w:rPr>
        <w:t xml:space="preserve"> versão 1.18.1 como SGBD (</w:t>
      </w:r>
      <w:r w:rsidR="009C74E4" w:rsidRPr="00D23DA5">
        <w:rPr>
          <w:sz w:val="24"/>
        </w:rPr>
        <w:t>Sistem</w:t>
      </w:r>
      <w:r w:rsidR="00D23DA5" w:rsidRPr="00D23DA5">
        <w:rPr>
          <w:sz w:val="24"/>
        </w:rPr>
        <w:t>a</w:t>
      </w:r>
      <w:r w:rsidR="009C74E4" w:rsidRPr="00D23DA5">
        <w:rPr>
          <w:sz w:val="24"/>
        </w:rPr>
        <w:t xml:space="preserve"> de </w:t>
      </w:r>
      <w:r w:rsidR="00D23DA5" w:rsidRPr="00D23DA5">
        <w:rPr>
          <w:sz w:val="24"/>
        </w:rPr>
        <w:t>Gerenciamento</w:t>
      </w:r>
      <w:r w:rsidR="009C74E4" w:rsidRPr="00D23DA5">
        <w:rPr>
          <w:sz w:val="24"/>
        </w:rPr>
        <w:t xml:space="preserve"> de Banco de Dados</w:t>
      </w:r>
      <w:r w:rsidR="009C74E4">
        <w:rPr>
          <w:sz w:val="24"/>
        </w:rPr>
        <w:t>)</w:t>
      </w:r>
      <w:r w:rsidR="009414A0">
        <w:rPr>
          <w:sz w:val="24"/>
        </w:rPr>
        <w:t xml:space="preserve">, no próprio site existe o guia de instalação </w:t>
      </w:r>
      <w:r w:rsidR="004B38B8">
        <w:rPr>
          <w:sz w:val="24"/>
        </w:rPr>
        <w:t>para desenvolvedores</w:t>
      </w:r>
      <w:r w:rsidR="000E2397">
        <w:rPr>
          <w:sz w:val="24"/>
        </w:rPr>
        <w:t xml:space="preserve"> tornando esse passo bem intuitivo.</w:t>
      </w:r>
    </w:p>
    <w:p w:rsidR="009414A0" w:rsidRDefault="009414A0" w:rsidP="0042519F">
      <w:pPr>
        <w:pStyle w:val="Estilocorpodoc"/>
        <w:ind w:firstLine="708"/>
        <w:rPr>
          <w:sz w:val="24"/>
        </w:rPr>
      </w:pPr>
    </w:p>
    <w:p w:rsidR="00B64234" w:rsidRDefault="00095AF1" w:rsidP="0042519F">
      <w:pPr>
        <w:pStyle w:val="Estilocorpodoc"/>
        <w:ind w:firstLine="708"/>
        <w:rPr>
          <w:sz w:val="24"/>
        </w:rPr>
      </w:pPr>
      <w:r>
        <w:rPr>
          <w:sz w:val="24"/>
        </w:rPr>
        <w:t>Na versão do sistema GSAN disponibilizada para a</w:t>
      </w:r>
      <w:r w:rsidR="009414A0">
        <w:rPr>
          <w:sz w:val="24"/>
        </w:rPr>
        <w:t xml:space="preserve"> comunidade</w:t>
      </w:r>
      <w:r>
        <w:rPr>
          <w:sz w:val="24"/>
        </w:rPr>
        <w:t xml:space="preserve">, </w:t>
      </w:r>
      <w:r w:rsidR="000E2397">
        <w:rPr>
          <w:sz w:val="24"/>
        </w:rPr>
        <w:t>existe</w:t>
      </w:r>
      <w:r w:rsidR="00683C3C">
        <w:rPr>
          <w:sz w:val="24"/>
        </w:rPr>
        <w:t xml:space="preserve"> um </w:t>
      </w:r>
      <w:r>
        <w:rPr>
          <w:sz w:val="24"/>
        </w:rPr>
        <w:t>diretório</w:t>
      </w:r>
      <w:r w:rsidR="00683C3C">
        <w:rPr>
          <w:sz w:val="24"/>
        </w:rPr>
        <w:t xml:space="preserve"> </w:t>
      </w:r>
      <w:r>
        <w:rPr>
          <w:sz w:val="24"/>
        </w:rPr>
        <w:t xml:space="preserve">chamado </w:t>
      </w:r>
      <w:r w:rsidRPr="0082323E">
        <w:rPr>
          <w:b/>
          <w:i/>
          <w:sz w:val="24"/>
        </w:rPr>
        <w:t>migrations</w:t>
      </w:r>
      <w:r w:rsidRPr="00095AF1">
        <w:rPr>
          <w:sz w:val="24"/>
        </w:rPr>
        <w:t xml:space="preserve"> </w:t>
      </w:r>
      <w:r>
        <w:rPr>
          <w:sz w:val="24"/>
        </w:rPr>
        <w:t xml:space="preserve">que contém os scripts de banco de dados </w:t>
      </w:r>
      <w:r w:rsidR="00683C3C">
        <w:rPr>
          <w:sz w:val="24"/>
        </w:rPr>
        <w:t xml:space="preserve">necessários para </w:t>
      </w:r>
      <w:r>
        <w:rPr>
          <w:sz w:val="24"/>
        </w:rPr>
        <w:t xml:space="preserve">criação das tabelas </w:t>
      </w:r>
      <w:r w:rsidR="00BC325F">
        <w:rPr>
          <w:sz w:val="24"/>
        </w:rPr>
        <w:t>principais</w:t>
      </w:r>
      <w:r>
        <w:rPr>
          <w:sz w:val="24"/>
        </w:rPr>
        <w:t xml:space="preserve"> que o sistema </w:t>
      </w:r>
      <w:r w:rsidR="00BC325F">
        <w:rPr>
          <w:sz w:val="24"/>
        </w:rPr>
        <w:t>exige</w:t>
      </w:r>
      <w:r>
        <w:rPr>
          <w:sz w:val="24"/>
        </w:rPr>
        <w:t xml:space="preserve"> para funcionar</w:t>
      </w:r>
      <w:r w:rsidR="009414A0">
        <w:rPr>
          <w:sz w:val="24"/>
        </w:rPr>
        <w:t xml:space="preserve"> </w:t>
      </w:r>
      <w:r w:rsidR="00BC325F">
        <w:rPr>
          <w:sz w:val="24"/>
        </w:rPr>
        <w:t>corretamente</w:t>
      </w:r>
      <w:r>
        <w:rPr>
          <w:sz w:val="24"/>
        </w:rPr>
        <w:t xml:space="preserve">, </w:t>
      </w:r>
      <w:r w:rsidR="00BC325F">
        <w:rPr>
          <w:sz w:val="24"/>
        </w:rPr>
        <w:t xml:space="preserve">e também disponibiliza </w:t>
      </w:r>
      <w:r>
        <w:rPr>
          <w:sz w:val="24"/>
        </w:rPr>
        <w:t>toda</w:t>
      </w:r>
      <w:r w:rsidR="00BC325F">
        <w:rPr>
          <w:sz w:val="24"/>
        </w:rPr>
        <w:t>s</w:t>
      </w:r>
      <w:r>
        <w:rPr>
          <w:sz w:val="24"/>
        </w:rPr>
        <w:t xml:space="preserve"> instruç</w:t>
      </w:r>
      <w:r w:rsidR="00BC325F">
        <w:rPr>
          <w:sz w:val="24"/>
        </w:rPr>
        <w:t>ões</w:t>
      </w:r>
      <w:r>
        <w:rPr>
          <w:sz w:val="24"/>
        </w:rPr>
        <w:t xml:space="preserve"> necessária</w:t>
      </w:r>
      <w:r w:rsidR="00BC325F">
        <w:rPr>
          <w:sz w:val="24"/>
        </w:rPr>
        <w:t>s</w:t>
      </w:r>
      <w:r>
        <w:rPr>
          <w:sz w:val="24"/>
        </w:rPr>
        <w:t xml:space="preserve"> para </w:t>
      </w:r>
      <w:r w:rsidR="00BC325F">
        <w:rPr>
          <w:sz w:val="24"/>
        </w:rPr>
        <w:t xml:space="preserve">a </w:t>
      </w:r>
      <w:r>
        <w:rPr>
          <w:sz w:val="24"/>
        </w:rPr>
        <w:t xml:space="preserve">configuração dos datasources </w:t>
      </w:r>
      <w:r w:rsidR="00BC325F">
        <w:rPr>
          <w:sz w:val="24"/>
        </w:rPr>
        <w:t xml:space="preserve">comercial e gerencial que serão </w:t>
      </w:r>
      <w:r>
        <w:rPr>
          <w:sz w:val="24"/>
        </w:rPr>
        <w:t>utilizados no sistema GSAN.</w:t>
      </w:r>
    </w:p>
    <w:p w:rsidR="009414A0" w:rsidRPr="009414A0" w:rsidRDefault="009414A0" w:rsidP="00BC325F">
      <w:pPr>
        <w:pStyle w:val="Estilocorpodoc"/>
        <w:ind w:firstLine="708"/>
        <w:rPr>
          <w:sz w:val="24"/>
        </w:rPr>
      </w:pPr>
      <w:r>
        <w:rPr>
          <w:sz w:val="24"/>
        </w:rPr>
        <w:t xml:space="preserve">Para acessar o sistema em execução, basta digitar o seguinte endereço </w:t>
      </w:r>
      <w:r w:rsidR="00BC325F">
        <w:rPr>
          <w:sz w:val="24"/>
        </w:rPr>
        <w:t xml:space="preserve">no navegador </w:t>
      </w:r>
      <w:hyperlink r:id="rId17" w:history="1">
        <w:r w:rsidRPr="001C263D">
          <w:rPr>
            <w:rStyle w:val="Hyperlink"/>
            <w:i/>
            <w:sz w:val="24"/>
          </w:rPr>
          <w:t>http://127.0.0.1:8080/gsan</w:t>
        </w:r>
      </w:hyperlink>
      <w:r w:rsidR="00BC325F">
        <w:rPr>
          <w:i/>
          <w:sz w:val="24"/>
        </w:rPr>
        <w:t xml:space="preserve">, </w:t>
      </w:r>
      <w:r w:rsidR="00BC325F">
        <w:rPr>
          <w:sz w:val="24"/>
        </w:rPr>
        <w:t>c</w:t>
      </w:r>
      <w:r>
        <w:rPr>
          <w:sz w:val="24"/>
        </w:rPr>
        <w:t xml:space="preserve">aso tudo ocorra bem deverá ser apresentada </w:t>
      </w:r>
      <w:r w:rsidR="00BC325F">
        <w:rPr>
          <w:sz w:val="24"/>
        </w:rPr>
        <w:t>a p</w:t>
      </w:r>
      <w:r w:rsidR="005C3606">
        <w:rPr>
          <w:sz w:val="24"/>
        </w:rPr>
        <w:t xml:space="preserve">ágina conforme visto na figura </w:t>
      </w:r>
      <w:del w:id="428" w:author="Marcos Junior" w:date="2015-06-12T09:43:00Z">
        <w:r w:rsidR="005C3606" w:rsidDel="00961CF0">
          <w:rPr>
            <w:sz w:val="24"/>
          </w:rPr>
          <w:delText>10</w:delText>
        </w:r>
        <w:r w:rsidR="00BC325F" w:rsidDel="00961CF0">
          <w:rPr>
            <w:sz w:val="24"/>
          </w:rPr>
          <w:delText xml:space="preserve"> </w:delText>
        </w:r>
      </w:del>
      <w:ins w:id="429" w:author="Marcos Junior" w:date="2015-06-12T09:43:00Z">
        <w:r w:rsidR="00961CF0">
          <w:rPr>
            <w:sz w:val="24"/>
          </w:rPr>
          <w:t xml:space="preserve">7 </w:t>
        </w:r>
      </w:ins>
      <w:r w:rsidR="00BC325F">
        <w:rPr>
          <w:sz w:val="24"/>
        </w:rPr>
        <w:t>abaixo:</w:t>
      </w:r>
    </w:p>
    <w:p w:rsidR="00BB093C" w:rsidRDefault="00816486" w:rsidP="002537FF">
      <w:pPr>
        <w:pStyle w:val="Estilocorpodoc"/>
        <w:ind w:firstLine="0"/>
        <w:jc w:val="center"/>
        <w:rPr>
          <w:sz w:val="24"/>
        </w:rPr>
      </w:pPr>
      <w:r>
        <w:rPr>
          <w:noProof/>
          <w:sz w:val="24"/>
          <w:lang w:eastAsia="pt-BR"/>
        </w:rPr>
        <w:drawing>
          <wp:inline distT="0" distB="0" distL="0" distR="0">
            <wp:extent cx="4600575" cy="3543300"/>
            <wp:effectExtent l="0" t="0" r="9525" b="0"/>
            <wp:docPr id="17" name="Imagem 17" descr="gsan_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san_onlin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00575" cy="3543300"/>
                    </a:xfrm>
                    <a:prstGeom prst="rect">
                      <a:avLst/>
                    </a:prstGeom>
                    <a:noFill/>
                    <a:ln>
                      <a:noFill/>
                    </a:ln>
                  </pic:spPr>
                </pic:pic>
              </a:graphicData>
            </a:graphic>
          </wp:inline>
        </w:drawing>
      </w:r>
    </w:p>
    <w:p w:rsidR="00BB093C" w:rsidRDefault="00803BE8" w:rsidP="002537FF">
      <w:pPr>
        <w:pStyle w:val="Caption"/>
        <w:jc w:val="center"/>
        <w:rPr>
          <w:sz w:val="24"/>
        </w:rPr>
      </w:pPr>
      <w:bookmarkStart w:id="430" w:name="_Toc421735334"/>
      <w:r>
        <w:t xml:space="preserve">Figura </w:t>
      </w:r>
      <w:r w:rsidR="00656F0A">
        <w:fldChar w:fldCharType="begin"/>
      </w:r>
      <w:r w:rsidR="00567E87">
        <w:instrText xml:space="preserve"> SEQ Figura \* ARABIC </w:instrText>
      </w:r>
      <w:r w:rsidR="00656F0A">
        <w:fldChar w:fldCharType="separate"/>
      </w:r>
      <w:r w:rsidR="000F6A97">
        <w:rPr>
          <w:noProof/>
        </w:rPr>
        <w:t>7</w:t>
      </w:r>
      <w:r w:rsidR="00656F0A">
        <w:rPr>
          <w:noProof/>
        </w:rPr>
        <w:fldChar w:fldCharType="end"/>
      </w:r>
      <w:r w:rsidR="009414A0">
        <w:t xml:space="preserve">: </w:t>
      </w:r>
      <w:r w:rsidR="002537FF">
        <w:t>Acessando página inicial do Sistema</w:t>
      </w:r>
      <w:r w:rsidR="00DF3F89" w:rsidRPr="00DF3F89">
        <w:rPr>
          <w:bCs w:val="0"/>
        </w:rPr>
        <w:t xml:space="preserve"> </w:t>
      </w:r>
      <w:r w:rsidR="00DF3F89">
        <w:rPr>
          <w:bCs w:val="0"/>
        </w:rPr>
        <w:br/>
      </w:r>
      <w:r w:rsidR="00DF3F89" w:rsidRPr="00DF3F89">
        <w:rPr>
          <w:bCs w:val="0"/>
        </w:rPr>
        <w:t>Fonte: Autoria Própria</w:t>
      </w:r>
      <w:bookmarkEnd w:id="430"/>
    </w:p>
    <w:p w:rsidR="00BB093C" w:rsidRDefault="00BC325F" w:rsidP="0042519F">
      <w:pPr>
        <w:pStyle w:val="Estilocorpodoc"/>
        <w:ind w:firstLine="708"/>
        <w:rPr>
          <w:sz w:val="24"/>
        </w:rPr>
      </w:pPr>
      <w:r>
        <w:rPr>
          <w:sz w:val="24"/>
        </w:rPr>
        <w:t>A credencial de acesso criada por padrão é:</w:t>
      </w:r>
    </w:p>
    <w:p w:rsidR="00BC325F" w:rsidRDefault="00BC325F" w:rsidP="0042519F">
      <w:pPr>
        <w:pStyle w:val="Estilocorpodoc"/>
        <w:ind w:firstLine="708"/>
        <w:rPr>
          <w:sz w:val="24"/>
        </w:rPr>
      </w:pPr>
      <w:r w:rsidRPr="00BC325F">
        <w:rPr>
          <w:b/>
          <w:sz w:val="24"/>
        </w:rPr>
        <w:t>Login</w:t>
      </w:r>
      <w:r w:rsidR="00E856D3">
        <w:rPr>
          <w:sz w:val="24"/>
        </w:rPr>
        <w:t>: a</w:t>
      </w:r>
      <w:r>
        <w:rPr>
          <w:sz w:val="24"/>
        </w:rPr>
        <w:t>dmin</w:t>
      </w:r>
    </w:p>
    <w:p w:rsidR="00BC325F" w:rsidRDefault="00BC325F" w:rsidP="0042519F">
      <w:pPr>
        <w:pStyle w:val="Estilocorpodoc"/>
        <w:ind w:firstLine="708"/>
        <w:rPr>
          <w:sz w:val="24"/>
        </w:rPr>
      </w:pPr>
      <w:r w:rsidRPr="00BC325F">
        <w:rPr>
          <w:b/>
          <w:sz w:val="24"/>
        </w:rPr>
        <w:t>Senha</w:t>
      </w:r>
      <w:r>
        <w:rPr>
          <w:sz w:val="24"/>
        </w:rPr>
        <w:t>: gcom</w:t>
      </w:r>
    </w:p>
    <w:p w:rsidR="00BB093C" w:rsidRDefault="00BC325F" w:rsidP="0042519F">
      <w:pPr>
        <w:pStyle w:val="Estilocorpodoc"/>
        <w:ind w:firstLine="708"/>
        <w:rPr>
          <w:sz w:val="24"/>
        </w:rPr>
      </w:pPr>
      <w:r>
        <w:rPr>
          <w:sz w:val="24"/>
        </w:rPr>
        <w:lastRenderedPageBreak/>
        <w:t xml:space="preserve">Após </w:t>
      </w:r>
      <w:r w:rsidR="009D3215">
        <w:rPr>
          <w:sz w:val="24"/>
        </w:rPr>
        <w:t xml:space="preserve">inserir a </w:t>
      </w:r>
      <w:r w:rsidR="0082323E">
        <w:rPr>
          <w:sz w:val="24"/>
        </w:rPr>
        <w:t>credencial</w:t>
      </w:r>
      <w:r w:rsidR="009D3215">
        <w:rPr>
          <w:sz w:val="24"/>
        </w:rPr>
        <w:t xml:space="preserve"> de acesso </w:t>
      </w:r>
      <w:r w:rsidR="00834996">
        <w:rPr>
          <w:sz w:val="24"/>
        </w:rPr>
        <w:t xml:space="preserve">acima </w:t>
      </w:r>
      <w:r w:rsidR="009D3215">
        <w:rPr>
          <w:sz w:val="24"/>
        </w:rPr>
        <w:t xml:space="preserve">teremos acesso as </w:t>
      </w:r>
      <w:r w:rsidR="001A6671">
        <w:rPr>
          <w:sz w:val="24"/>
        </w:rPr>
        <w:t xml:space="preserve">todas as </w:t>
      </w:r>
      <w:r w:rsidR="009D3215">
        <w:rPr>
          <w:sz w:val="24"/>
        </w:rPr>
        <w:t>funcionalidades do</w:t>
      </w:r>
      <w:r w:rsidR="001A6671">
        <w:rPr>
          <w:sz w:val="24"/>
        </w:rPr>
        <w:t>s</w:t>
      </w:r>
      <w:r w:rsidR="009D3215">
        <w:rPr>
          <w:sz w:val="24"/>
        </w:rPr>
        <w:t xml:space="preserve"> módulos do sistema GSAN</w:t>
      </w:r>
      <w:r w:rsidR="001A6671">
        <w:rPr>
          <w:sz w:val="24"/>
        </w:rPr>
        <w:t>.</w:t>
      </w:r>
    </w:p>
    <w:p w:rsidR="00BB093C" w:rsidRDefault="00BB093C" w:rsidP="0042519F">
      <w:pPr>
        <w:pStyle w:val="Estilocorpodoc"/>
        <w:ind w:firstLine="708"/>
        <w:rPr>
          <w:sz w:val="24"/>
        </w:rPr>
      </w:pPr>
    </w:p>
    <w:p w:rsidR="000D29E1" w:rsidRDefault="000D29E1" w:rsidP="0042519F">
      <w:pPr>
        <w:pStyle w:val="Estilocorpodoc"/>
        <w:ind w:firstLine="708"/>
        <w:rPr>
          <w:sz w:val="24"/>
        </w:rPr>
      </w:pPr>
    </w:p>
    <w:p w:rsidR="00342BC8" w:rsidRPr="000D29E1" w:rsidRDefault="00DC07E0" w:rsidP="000D29E1">
      <w:pPr>
        <w:pStyle w:val="Heading2"/>
        <w:rPr>
          <w:rFonts w:ascii="Arial" w:hAnsi="Arial" w:cs="Arial"/>
          <w:sz w:val="24"/>
          <w:szCs w:val="24"/>
        </w:rPr>
      </w:pPr>
      <w:bookmarkStart w:id="431" w:name="_Toc421744018"/>
      <w:r w:rsidRPr="000D29E1">
        <w:rPr>
          <w:rFonts w:ascii="Arial" w:hAnsi="Arial" w:cs="Arial"/>
          <w:sz w:val="24"/>
          <w:szCs w:val="24"/>
        </w:rPr>
        <w:t>2.2</w:t>
      </w:r>
      <w:r w:rsidR="00342BC8" w:rsidRPr="000D29E1">
        <w:rPr>
          <w:rFonts w:ascii="Arial" w:hAnsi="Arial" w:cs="Arial"/>
          <w:sz w:val="24"/>
          <w:szCs w:val="24"/>
        </w:rPr>
        <w:t xml:space="preserve"> ASTERISK</w:t>
      </w:r>
      <w:bookmarkEnd w:id="431"/>
    </w:p>
    <w:p w:rsidR="000D29E1" w:rsidRPr="000F1EE0" w:rsidRDefault="000D29E1" w:rsidP="00342BC8">
      <w:pPr>
        <w:pStyle w:val="Heading1"/>
        <w:rPr>
          <w:rFonts w:ascii="Arial" w:hAnsi="Arial" w:cs="Arial"/>
          <w:sz w:val="24"/>
          <w:szCs w:val="24"/>
        </w:rPr>
      </w:pPr>
    </w:p>
    <w:p w:rsidR="009C74E4" w:rsidRPr="00E61657" w:rsidRDefault="00EB2466" w:rsidP="00BB093C">
      <w:pPr>
        <w:pStyle w:val="Estilocorpodoc"/>
        <w:ind w:firstLine="708"/>
        <w:rPr>
          <w:sz w:val="24"/>
        </w:rPr>
      </w:pPr>
      <w:r w:rsidRPr="00E61657">
        <w:rPr>
          <w:sz w:val="24"/>
        </w:rPr>
        <w:t>A</w:t>
      </w:r>
      <w:r w:rsidR="00342BC8" w:rsidRPr="00E61657">
        <w:rPr>
          <w:sz w:val="24"/>
        </w:rPr>
        <w:t xml:space="preserve"> </w:t>
      </w:r>
      <w:r w:rsidRPr="00E61657">
        <w:rPr>
          <w:sz w:val="24"/>
        </w:rPr>
        <w:t>ferramenta de código aberto Asterisk</w:t>
      </w:r>
      <w:r w:rsidR="009C74E4" w:rsidRPr="00E61657">
        <w:rPr>
          <w:sz w:val="24"/>
        </w:rPr>
        <w:t xml:space="preserve"> desenvolvida pela Digium</w:t>
      </w:r>
      <w:r w:rsidR="00342BC8" w:rsidRPr="00E61657">
        <w:rPr>
          <w:sz w:val="24"/>
        </w:rPr>
        <w:t xml:space="preserve">, </w:t>
      </w:r>
      <w:r w:rsidR="009C74E4" w:rsidRPr="00E61657">
        <w:rPr>
          <w:sz w:val="24"/>
        </w:rPr>
        <w:t>disponibiliza</w:t>
      </w:r>
      <w:r w:rsidR="00342BC8" w:rsidRPr="00E61657">
        <w:rPr>
          <w:sz w:val="24"/>
        </w:rPr>
        <w:t xml:space="preserve"> as principais funcionalidades </w:t>
      </w:r>
      <w:r w:rsidR="009C74E4" w:rsidRPr="00E61657">
        <w:rPr>
          <w:sz w:val="24"/>
        </w:rPr>
        <w:t>que um Call Center necessita, dentre elas a criação de Ramais, Troncos, Rotas, configuração Plano de Discagens, Gravação de Voz, Conferência, Filas, Unidade de Resposta Audível entre diversos outros recursos que podem ser explorados e</w:t>
      </w:r>
      <w:r w:rsidR="00E12C58">
        <w:rPr>
          <w:sz w:val="24"/>
        </w:rPr>
        <w:t xml:space="preserve"> utilizados</w:t>
      </w:r>
      <w:r w:rsidR="00DB0FC4">
        <w:rPr>
          <w:sz w:val="24"/>
        </w:rPr>
        <w:t>, podendo ser utilizado como um PABX IP, assim como se integrado a soluções VoIP ou a rede de telefonia publica.</w:t>
      </w:r>
    </w:p>
    <w:p w:rsidR="00342BC8" w:rsidRDefault="00E47DA8" w:rsidP="00AD3B0B">
      <w:pPr>
        <w:pStyle w:val="Estilocorpodoc"/>
        <w:ind w:firstLine="708"/>
      </w:pPr>
      <w:r w:rsidRPr="00AD3B0B">
        <w:rPr>
          <w:sz w:val="24"/>
        </w:rPr>
        <w:t xml:space="preserve">Com tantos recursos </w:t>
      </w:r>
      <w:r w:rsidR="00AD3B0B">
        <w:rPr>
          <w:sz w:val="24"/>
        </w:rPr>
        <w:t xml:space="preserve">disponíveis </w:t>
      </w:r>
      <w:r w:rsidRPr="00AD3B0B">
        <w:rPr>
          <w:sz w:val="24"/>
        </w:rPr>
        <w:t xml:space="preserve">e </w:t>
      </w:r>
      <w:r w:rsidR="00AD3B0B">
        <w:rPr>
          <w:sz w:val="24"/>
        </w:rPr>
        <w:t xml:space="preserve">sendo </w:t>
      </w:r>
      <w:r w:rsidRPr="00AD3B0B">
        <w:rPr>
          <w:sz w:val="24"/>
        </w:rPr>
        <w:t>multiplataforma</w:t>
      </w:r>
      <w:r w:rsidR="00AD3B0B">
        <w:rPr>
          <w:sz w:val="24"/>
        </w:rPr>
        <w:t xml:space="preserve"> a ferramenta Aste</w:t>
      </w:r>
      <w:r w:rsidR="0082323E">
        <w:rPr>
          <w:sz w:val="24"/>
        </w:rPr>
        <w:t>r</w:t>
      </w:r>
      <w:r w:rsidR="00AD3B0B">
        <w:rPr>
          <w:sz w:val="24"/>
        </w:rPr>
        <w:t>isk</w:t>
      </w:r>
      <w:r w:rsidRPr="00AD3B0B">
        <w:rPr>
          <w:sz w:val="24"/>
        </w:rPr>
        <w:t xml:space="preserve"> </w:t>
      </w:r>
      <w:r w:rsidR="00AD3B0B">
        <w:rPr>
          <w:sz w:val="24"/>
        </w:rPr>
        <w:t xml:space="preserve">está muito bem preparada para atender as </w:t>
      </w:r>
      <w:r w:rsidR="0082323E">
        <w:rPr>
          <w:sz w:val="24"/>
        </w:rPr>
        <w:t>expectativas</w:t>
      </w:r>
      <w:r w:rsidR="00AD3B0B">
        <w:rPr>
          <w:sz w:val="24"/>
        </w:rPr>
        <w:t>, principalmente pelo fato de disponibilizar protocolos de comunicação com sistemas externos</w:t>
      </w:r>
      <w:r w:rsidR="00E12C58">
        <w:rPr>
          <w:sz w:val="24"/>
        </w:rPr>
        <w:t>, por exemplo,</w:t>
      </w:r>
      <w:r w:rsidR="00AD3B0B">
        <w:rPr>
          <w:sz w:val="24"/>
        </w:rPr>
        <w:t xml:space="preserve"> o</w:t>
      </w:r>
      <w:r w:rsidR="00E61657">
        <w:rPr>
          <w:sz w:val="24"/>
        </w:rPr>
        <w:t xml:space="preserve"> protocolo</w:t>
      </w:r>
      <w:r w:rsidR="00AD3B0B">
        <w:rPr>
          <w:sz w:val="24"/>
        </w:rPr>
        <w:t xml:space="preserve"> AGI </w:t>
      </w:r>
      <w:r w:rsidR="00D23DA5">
        <w:rPr>
          <w:sz w:val="24"/>
        </w:rPr>
        <w:t>(</w:t>
      </w:r>
      <w:r w:rsidR="00D23DA5" w:rsidRPr="00D23DA5">
        <w:rPr>
          <w:sz w:val="24"/>
        </w:rPr>
        <w:t>Asterisk Gateway Interface</w:t>
      </w:r>
      <w:r w:rsidR="00AD3B0B">
        <w:rPr>
          <w:sz w:val="24"/>
        </w:rPr>
        <w:t>)</w:t>
      </w:r>
      <w:r w:rsidR="00E61657">
        <w:rPr>
          <w:sz w:val="24"/>
        </w:rPr>
        <w:t xml:space="preserve">, </w:t>
      </w:r>
      <w:r w:rsidR="00AD3B0B">
        <w:rPr>
          <w:sz w:val="24"/>
        </w:rPr>
        <w:t xml:space="preserve">permite </w:t>
      </w:r>
      <w:r w:rsidR="00E61657">
        <w:rPr>
          <w:sz w:val="24"/>
        </w:rPr>
        <w:t xml:space="preserve">o consumo de recursos externos </w:t>
      </w:r>
      <w:r w:rsidR="00AD3B0B">
        <w:rPr>
          <w:sz w:val="24"/>
        </w:rPr>
        <w:t xml:space="preserve">ao Asterisk, </w:t>
      </w:r>
      <w:r w:rsidR="00E61657">
        <w:rPr>
          <w:sz w:val="24"/>
        </w:rPr>
        <w:t xml:space="preserve">já o protocolo </w:t>
      </w:r>
      <w:r w:rsidR="00AD3B0B">
        <w:rPr>
          <w:sz w:val="24"/>
        </w:rPr>
        <w:t>AMI (</w:t>
      </w:r>
      <w:r w:rsidR="00D23DA5" w:rsidRPr="00D23DA5">
        <w:rPr>
          <w:sz w:val="24"/>
        </w:rPr>
        <w:t>Asterisk Manager Interface</w:t>
      </w:r>
      <w:r w:rsidR="00AD3B0B">
        <w:rPr>
          <w:sz w:val="24"/>
        </w:rPr>
        <w:t>)</w:t>
      </w:r>
      <w:r w:rsidR="00E61657">
        <w:rPr>
          <w:sz w:val="24"/>
        </w:rPr>
        <w:t xml:space="preserve"> permite que aplicações externas enviem ordens para serem executadas no Asterisk,</w:t>
      </w:r>
      <w:r w:rsidR="00AD3B0B">
        <w:rPr>
          <w:sz w:val="24"/>
        </w:rPr>
        <w:t xml:space="preserve"> dessa forma a solução pode ser </w:t>
      </w:r>
      <w:r w:rsidR="00E61657">
        <w:rPr>
          <w:sz w:val="24"/>
        </w:rPr>
        <w:t xml:space="preserve">muito bem </w:t>
      </w:r>
      <w:r w:rsidR="00AD3B0B">
        <w:rPr>
          <w:sz w:val="24"/>
        </w:rPr>
        <w:t>integrada a sistemas legados</w:t>
      </w:r>
      <w:r w:rsidR="00E61657">
        <w:rPr>
          <w:sz w:val="24"/>
        </w:rPr>
        <w:t>.</w:t>
      </w:r>
    </w:p>
    <w:p w:rsidR="00AA11BA" w:rsidRDefault="00AA11BA" w:rsidP="00342BC8">
      <w:pPr>
        <w:pStyle w:val="MONSUBCAP"/>
        <w:numPr>
          <w:ilvl w:val="0"/>
          <w:numId w:val="0"/>
        </w:numPr>
        <w:outlineLvl w:val="1"/>
      </w:pPr>
    </w:p>
    <w:p w:rsidR="000D29E1" w:rsidRDefault="000D29E1" w:rsidP="00342BC8">
      <w:pPr>
        <w:pStyle w:val="MONSUBCAP"/>
        <w:numPr>
          <w:ilvl w:val="0"/>
          <w:numId w:val="0"/>
        </w:numPr>
        <w:outlineLvl w:val="1"/>
      </w:pPr>
    </w:p>
    <w:p w:rsidR="00C23F8A" w:rsidRPr="000D29E1" w:rsidRDefault="00667E6D" w:rsidP="000D29E1">
      <w:pPr>
        <w:pStyle w:val="Heading3"/>
        <w:rPr>
          <w:rStyle w:val="Heading2Char"/>
          <w:rFonts w:ascii="Arial" w:hAnsi="Arial" w:cs="Arial"/>
          <w:sz w:val="24"/>
          <w:szCs w:val="24"/>
        </w:rPr>
      </w:pPr>
      <w:bookmarkStart w:id="432" w:name="_Toc421744019"/>
      <w:r w:rsidRPr="000D29E1">
        <w:rPr>
          <w:rFonts w:ascii="Arial" w:hAnsi="Arial" w:cs="Arial"/>
          <w:sz w:val="24"/>
          <w:szCs w:val="24"/>
        </w:rPr>
        <w:t>2.2</w:t>
      </w:r>
      <w:r w:rsidR="000102B1" w:rsidRPr="000D29E1">
        <w:rPr>
          <w:rFonts w:ascii="Arial" w:hAnsi="Arial" w:cs="Arial"/>
          <w:sz w:val="24"/>
          <w:szCs w:val="24"/>
        </w:rPr>
        <w:t>.</w:t>
      </w:r>
      <w:r w:rsidR="00DC07E0" w:rsidRPr="000D29E1">
        <w:rPr>
          <w:rFonts w:ascii="Arial" w:hAnsi="Arial" w:cs="Arial"/>
          <w:sz w:val="24"/>
          <w:szCs w:val="24"/>
        </w:rPr>
        <w:t>1</w:t>
      </w:r>
      <w:r w:rsidR="000102B1" w:rsidRPr="000D29E1">
        <w:rPr>
          <w:rFonts w:ascii="Arial" w:hAnsi="Arial" w:cs="Arial"/>
          <w:sz w:val="24"/>
          <w:szCs w:val="24"/>
        </w:rPr>
        <w:t xml:space="preserve"> </w:t>
      </w:r>
      <w:r w:rsidR="000102B1" w:rsidRPr="000D29E1">
        <w:rPr>
          <w:rStyle w:val="Heading2Char"/>
          <w:rFonts w:ascii="Arial" w:hAnsi="Arial" w:cs="Arial"/>
          <w:b/>
          <w:sz w:val="24"/>
          <w:szCs w:val="24"/>
        </w:rPr>
        <w:t>ASTERISK</w:t>
      </w:r>
      <w:r w:rsidR="00EE5B0C" w:rsidRPr="000D29E1">
        <w:rPr>
          <w:rStyle w:val="Heading2Char"/>
          <w:rFonts w:ascii="Arial" w:hAnsi="Arial" w:cs="Arial"/>
          <w:b/>
          <w:sz w:val="24"/>
          <w:szCs w:val="24"/>
        </w:rPr>
        <w:t xml:space="preserve"> </w:t>
      </w:r>
      <w:r w:rsidR="000102B1" w:rsidRPr="000D29E1">
        <w:rPr>
          <w:rStyle w:val="Heading2Char"/>
          <w:rFonts w:ascii="Arial" w:hAnsi="Arial" w:cs="Arial"/>
          <w:b/>
          <w:sz w:val="24"/>
          <w:szCs w:val="24"/>
        </w:rPr>
        <w:t>CONCEITOS</w:t>
      </w:r>
      <w:bookmarkEnd w:id="432"/>
    </w:p>
    <w:p w:rsidR="00577519" w:rsidRDefault="00EF4A87" w:rsidP="001E35B8">
      <w:pPr>
        <w:pStyle w:val="Estilocorpodoc"/>
        <w:ind w:firstLine="0"/>
        <w:rPr>
          <w:rStyle w:val="Heading2Char"/>
          <w:b w:val="0"/>
          <w:bCs w:val="0"/>
          <w:sz w:val="22"/>
          <w:szCs w:val="24"/>
        </w:rPr>
      </w:pPr>
      <w:r>
        <w:rPr>
          <w:rStyle w:val="Heading2Char"/>
          <w:b w:val="0"/>
          <w:bCs w:val="0"/>
          <w:sz w:val="22"/>
          <w:szCs w:val="24"/>
        </w:rPr>
        <w:tab/>
      </w:r>
      <w:bookmarkStart w:id="433" w:name="_Toc420975199"/>
    </w:p>
    <w:p w:rsidR="001E35B8" w:rsidRPr="006A1252" w:rsidRDefault="001E35B8" w:rsidP="006A1252">
      <w:pPr>
        <w:pStyle w:val="Estilocorpodoc"/>
        <w:rPr>
          <w:sz w:val="24"/>
        </w:rPr>
      </w:pPr>
      <w:r w:rsidRPr="006A1252">
        <w:rPr>
          <w:sz w:val="24"/>
        </w:rPr>
        <w:t xml:space="preserve">A ferramenta tem como base o Plano de Discagem, sendo ele responsável em definir o que deve acontecer, seja no momento em que for </w:t>
      </w:r>
      <w:r w:rsidR="00F46FA3" w:rsidRPr="006A1252">
        <w:rPr>
          <w:sz w:val="24"/>
        </w:rPr>
        <w:t>recepcionada</w:t>
      </w:r>
      <w:r w:rsidRPr="006A1252">
        <w:rPr>
          <w:sz w:val="24"/>
        </w:rPr>
        <w:t xml:space="preserve"> uma </w:t>
      </w:r>
      <w:r w:rsidR="00F46FA3" w:rsidRPr="006A1252">
        <w:rPr>
          <w:sz w:val="24"/>
        </w:rPr>
        <w:t>ligação</w:t>
      </w:r>
      <w:r w:rsidRPr="006A1252">
        <w:rPr>
          <w:sz w:val="24"/>
        </w:rPr>
        <w:t xml:space="preserve"> ou quando for digitado algum número. No plano de discagem podemos definir separações lógicas denominadas contextos, responsáveis em definir um comportamento</w:t>
      </w:r>
      <w:r w:rsidR="00F46FA3" w:rsidRPr="006A1252">
        <w:rPr>
          <w:sz w:val="24"/>
        </w:rPr>
        <w:t xml:space="preserve"> utilizando os recursos nativos para determinar as instruções</w:t>
      </w:r>
      <w:r w:rsidR="00D001CD" w:rsidRPr="006A1252">
        <w:rPr>
          <w:sz w:val="24"/>
        </w:rPr>
        <w:t xml:space="preserve"> (extensões)</w:t>
      </w:r>
      <w:r w:rsidR="00F46FA3" w:rsidRPr="006A1252">
        <w:rPr>
          <w:sz w:val="24"/>
        </w:rPr>
        <w:t>, por exemplo, podemos criar um contexto para definir o que deve acontecer ao receber ligações da rede pública e outro para definir o comportamento para as ligações advindas de ramais internos:</w:t>
      </w:r>
      <w:bookmarkEnd w:id="433"/>
    </w:p>
    <w:p w:rsidR="00F46FA3" w:rsidRPr="00AD732B" w:rsidRDefault="00F46FA3" w:rsidP="00AD732B">
      <w:pPr>
        <w:pStyle w:val="Estilocorpodoc"/>
        <w:rPr>
          <w:sz w:val="24"/>
        </w:rPr>
      </w:pPr>
    </w:p>
    <w:p w:rsidR="005D6809" w:rsidRPr="00AD732B" w:rsidRDefault="00F46FA3" w:rsidP="00AD732B">
      <w:pPr>
        <w:pStyle w:val="Estilocorpodoc"/>
        <w:ind w:firstLine="0"/>
        <w:rPr>
          <w:i/>
          <w:sz w:val="24"/>
        </w:rPr>
      </w:pPr>
      <w:bookmarkStart w:id="434" w:name="_Toc420975200"/>
      <w:r w:rsidRPr="00AD732B">
        <w:rPr>
          <w:i/>
          <w:sz w:val="24"/>
        </w:rPr>
        <w:t>[PSTN]</w:t>
      </w:r>
      <w:bookmarkStart w:id="435" w:name="_Toc420975201"/>
      <w:bookmarkEnd w:id="434"/>
      <w:r w:rsidR="00577519" w:rsidRPr="00AD732B">
        <w:rPr>
          <w:i/>
          <w:sz w:val="24"/>
        </w:rPr>
        <w:br/>
      </w:r>
      <w:r w:rsidRPr="00AD732B">
        <w:rPr>
          <w:i/>
          <w:sz w:val="24"/>
        </w:rPr>
        <w:t xml:space="preserve">exten =&gt; </w:t>
      </w:r>
      <w:r w:rsidR="0043614C" w:rsidRPr="00AD732B">
        <w:rPr>
          <w:i/>
          <w:sz w:val="24"/>
        </w:rPr>
        <w:t>2000,1,Answer();</w:t>
      </w:r>
      <w:bookmarkEnd w:id="435"/>
    </w:p>
    <w:p w:rsidR="0043614C" w:rsidRPr="00AD732B" w:rsidRDefault="0043614C" w:rsidP="00AD732B">
      <w:pPr>
        <w:pStyle w:val="Estilocorpodoc"/>
        <w:ind w:firstLine="0"/>
        <w:rPr>
          <w:sz w:val="24"/>
        </w:rPr>
      </w:pPr>
      <w:bookmarkStart w:id="436" w:name="_Toc420975202"/>
      <w:r w:rsidRPr="00AD732B">
        <w:rPr>
          <w:sz w:val="24"/>
        </w:rPr>
        <w:t>Contexto chamado “PSTN”, utiliza a extensão 2000, com prioridade 1 e</w:t>
      </w:r>
      <w:r w:rsidR="008B33E4" w:rsidRPr="00AD732B">
        <w:rPr>
          <w:sz w:val="24"/>
        </w:rPr>
        <w:t xml:space="preserve"> </w:t>
      </w:r>
      <w:r w:rsidRPr="00AD732B">
        <w:rPr>
          <w:sz w:val="24"/>
        </w:rPr>
        <w:t>aplicação Answer.</w:t>
      </w:r>
      <w:bookmarkEnd w:id="436"/>
    </w:p>
    <w:p w:rsidR="00577519" w:rsidRPr="00AD732B" w:rsidRDefault="00577519" w:rsidP="00AD732B">
      <w:pPr>
        <w:pStyle w:val="Estilocorpodoc"/>
        <w:rPr>
          <w:sz w:val="24"/>
        </w:rPr>
      </w:pPr>
      <w:bookmarkStart w:id="437" w:name="_Toc420975203"/>
    </w:p>
    <w:p w:rsidR="00F46FA3" w:rsidRPr="00AD732B" w:rsidRDefault="00F46FA3" w:rsidP="00AD732B">
      <w:pPr>
        <w:pStyle w:val="Estilocorpodoc"/>
        <w:ind w:firstLine="0"/>
        <w:rPr>
          <w:i/>
          <w:sz w:val="24"/>
        </w:rPr>
      </w:pPr>
      <w:r w:rsidRPr="00AD732B">
        <w:rPr>
          <w:i/>
          <w:sz w:val="24"/>
        </w:rPr>
        <w:t>[RAMAIS_INTERNOS]</w:t>
      </w:r>
      <w:bookmarkEnd w:id="437"/>
    </w:p>
    <w:p w:rsidR="008B33E4" w:rsidRPr="00AD732B" w:rsidRDefault="0043614C" w:rsidP="00AD732B">
      <w:pPr>
        <w:pStyle w:val="Estilocorpodoc"/>
        <w:ind w:firstLine="0"/>
        <w:rPr>
          <w:i/>
          <w:sz w:val="24"/>
        </w:rPr>
      </w:pPr>
      <w:bookmarkStart w:id="438" w:name="_Toc420975204"/>
      <w:r w:rsidRPr="00AD732B">
        <w:rPr>
          <w:i/>
          <w:sz w:val="24"/>
        </w:rPr>
        <w:t>exten =&gt; 2001,1,</w:t>
      </w:r>
      <w:bookmarkEnd w:id="438"/>
      <w:r w:rsidRPr="00AD732B">
        <w:rPr>
          <w:i/>
          <w:sz w:val="24"/>
        </w:rPr>
        <w:t xml:space="preserve"> Playback(AVISO_GERAL);</w:t>
      </w:r>
    </w:p>
    <w:p w:rsidR="00D001CD" w:rsidRPr="00AD732B" w:rsidRDefault="0043614C" w:rsidP="00AD732B">
      <w:pPr>
        <w:pStyle w:val="Estilocorpodoc"/>
        <w:ind w:firstLine="0"/>
        <w:rPr>
          <w:sz w:val="24"/>
        </w:rPr>
      </w:pPr>
      <w:bookmarkStart w:id="439" w:name="_Toc420975205"/>
      <w:r w:rsidRPr="00AD732B">
        <w:rPr>
          <w:sz w:val="24"/>
        </w:rPr>
        <w:t>Contexto chamado “RAMAIS_INTERNOS”, utiliza a extensão 2001, com prioridade 1 e aplicação Playback para tocar o áudio AVISO_GERAL.</w:t>
      </w:r>
      <w:bookmarkEnd w:id="439"/>
    </w:p>
    <w:p w:rsidR="00DC07E0" w:rsidRDefault="00DC07E0" w:rsidP="00710D9E">
      <w:pPr>
        <w:pStyle w:val="Estilocorpodoc"/>
        <w:ind w:firstLine="708"/>
        <w:rPr>
          <w:rStyle w:val="Heading2Char"/>
          <w:b w:val="0"/>
          <w:bCs w:val="0"/>
          <w:sz w:val="24"/>
          <w:szCs w:val="24"/>
        </w:rPr>
      </w:pPr>
      <w:bookmarkStart w:id="440" w:name="_Toc420975206"/>
    </w:p>
    <w:p w:rsidR="00BB093C" w:rsidRPr="006A1252" w:rsidRDefault="00710D9E" w:rsidP="006A1252">
      <w:pPr>
        <w:pStyle w:val="Estilocorpodoc"/>
        <w:rPr>
          <w:sz w:val="24"/>
        </w:rPr>
      </w:pPr>
      <w:r w:rsidRPr="006A1252">
        <w:rPr>
          <w:sz w:val="24"/>
        </w:rPr>
        <w:t>O número 2000 no contexto “PSTN” utilizando na extensão representa o número informado pelo Originador da chamada, a</w:t>
      </w:r>
      <w:r w:rsidR="00891A7F" w:rsidRPr="006A1252">
        <w:rPr>
          <w:sz w:val="24"/>
        </w:rPr>
        <w:t xml:space="preserve"> prioridade trata-se de um parâmetro que representa a ordem de execução das aplicações, normalmente descritos de forma </w:t>
      </w:r>
      <w:r w:rsidR="0082323E" w:rsidRPr="006A1252">
        <w:rPr>
          <w:sz w:val="24"/>
        </w:rPr>
        <w:t>sequencial</w:t>
      </w:r>
      <w:r w:rsidR="00891A7F" w:rsidRPr="006A1252">
        <w:rPr>
          <w:sz w:val="24"/>
        </w:rPr>
        <w:t xml:space="preserve">, </w:t>
      </w:r>
      <w:r w:rsidRPr="006A1252">
        <w:rPr>
          <w:sz w:val="24"/>
        </w:rPr>
        <w:t xml:space="preserve">já as aplicações são utilizadas para realizar uma ação qualquer. </w:t>
      </w:r>
      <w:r w:rsidR="00D001CD" w:rsidRPr="006A1252">
        <w:rPr>
          <w:sz w:val="24"/>
        </w:rPr>
        <w:t>Em cada extensão (exten), podemos utilizar recursos de aplicativos nativos da ferramenta, sejam eles para atender, desligar, gravar o áudio entre outros recursos, dessa forma podemos definir o comportamento para o contexto, assim como realizar a transferência para outros contextos.</w:t>
      </w:r>
      <w:bookmarkEnd w:id="440"/>
    </w:p>
    <w:p w:rsidR="00DC07E0" w:rsidRDefault="00DC07E0" w:rsidP="007C6A31">
      <w:pPr>
        <w:pStyle w:val="MONTOPICO"/>
        <w:numPr>
          <w:ilvl w:val="0"/>
          <w:numId w:val="0"/>
        </w:numPr>
        <w:outlineLvl w:val="2"/>
        <w:rPr>
          <w:rStyle w:val="Heading2Char"/>
          <w:rFonts w:ascii="Arial" w:hAnsi="Arial" w:cs="Arial"/>
          <w:sz w:val="24"/>
          <w:szCs w:val="24"/>
        </w:rPr>
      </w:pPr>
    </w:p>
    <w:p w:rsidR="00DC07E0" w:rsidRPr="00180668" w:rsidRDefault="00DC07E0" w:rsidP="007C6A31">
      <w:pPr>
        <w:pStyle w:val="MONTOPICO"/>
        <w:numPr>
          <w:ilvl w:val="0"/>
          <w:numId w:val="0"/>
        </w:numPr>
        <w:outlineLvl w:val="2"/>
        <w:rPr>
          <w:rStyle w:val="Heading2Char"/>
          <w:rFonts w:ascii="Arial" w:hAnsi="Arial" w:cs="Arial"/>
          <w:sz w:val="24"/>
          <w:szCs w:val="24"/>
        </w:rPr>
      </w:pPr>
    </w:p>
    <w:p w:rsidR="000102B1" w:rsidRPr="000D29E1" w:rsidRDefault="00667E6D" w:rsidP="000D29E1">
      <w:pPr>
        <w:pStyle w:val="Heading3"/>
        <w:rPr>
          <w:rStyle w:val="Heading2Char"/>
          <w:rFonts w:ascii="Arial" w:hAnsi="Arial" w:cs="Arial"/>
          <w:sz w:val="24"/>
          <w:szCs w:val="24"/>
        </w:rPr>
      </w:pPr>
      <w:bookmarkStart w:id="441" w:name="_Toc421744020"/>
      <w:r w:rsidRPr="000D29E1">
        <w:rPr>
          <w:rFonts w:ascii="Arial" w:hAnsi="Arial" w:cs="Arial"/>
          <w:sz w:val="24"/>
          <w:szCs w:val="24"/>
        </w:rPr>
        <w:t>2.2</w:t>
      </w:r>
      <w:r w:rsidR="00DC07E0" w:rsidRPr="000D29E1">
        <w:rPr>
          <w:rFonts w:ascii="Arial" w:hAnsi="Arial" w:cs="Arial"/>
          <w:sz w:val="24"/>
          <w:szCs w:val="24"/>
        </w:rPr>
        <w:t>.1</w:t>
      </w:r>
      <w:r w:rsidR="000102B1" w:rsidRPr="000D29E1">
        <w:rPr>
          <w:rFonts w:ascii="Arial" w:hAnsi="Arial" w:cs="Arial"/>
          <w:sz w:val="24"/>
          <w:szCs w:val="24"/>
        </w:rPr>
        <w:t xml:space="preserve"> </w:t>
      </w:r>
      <w:r w:rsidR="000102B1" w:rsidRPr="000D29E1">
        <w:rPr>
          <w:rStyle w:val="Heading2Char"/>
          <w:rFonts w:ascii="Arial" w:hAnsi="Arial" w:cs="Arial"/>
          <w:b/>
          <w:sz w:val="24"/>
          <w:szCs w:val="24"/>
        </w:rPr>
        <w:t xml:space="preserve">ASTERISK </w:t>
      </w:r>
      <w:r w:rsidR="00CA0B4F" w:rsidRPr="000D29E1">
        <w:rPr>
          <w:rStyle w:val="Heading2Char"/>
          <w:rFonts w:ascii="Arial" w:hAnsi="Arial" w:cs="Arial"/>
          <w:b/>
          <w:sz w:val="24"/>
          <w:szCs w:val="24"/>
        </w:rPr>
        <w:t xml:space="preserve"> </w:t>
      </w:r>
      <w:r w:rsidR="00C06B59" w:rsidRPr="000D29E1">
        <w:rPr>
          <w:rStyle w:val="Heading2Char"/>
          <w:rFonts w:ascii="Arial" w:hAnsi="Arial" w:cs="Arial"/>
          <w:b/>
          <w:sz w:val="24"/>
          <w:szCs w:val="24"/>
        </w:rPr>
        <w:t>INSTALAÇÃO</w:t>
      </w:r>
      <w:bookmarkEnd w:id="441"/>
    </w:p>
    <w:p w:rsidR="00577519" w:rsidRDefault="00577519" w:rsidP="008C4C21">
      <w:pPr>
        <w:pStyle w:val="Estilocorpodoc"/>
        <w:ind w:firstLine="708"/>
        <w:rPr>
          <w:sz w:val="24"/>
        </w:rPr>
      </w:pPr>
    </w:p>
    <w:p w:rsidR="00C23F8A" w:rsidRDefault="00FF0493" w:rsidP="008C4C21">
      <w:pPr>
        <w:pStyle w:val="Estilocorpodoc"/>
        <w:ind w:firstLine="708"/>
        <w:rPr>
          <w:sz w:val="24"/>
        </w:rPr>
      </w:pPr>
      <w:r w:rsidRPr="008B33E4">
        <w:rPr>
          <w:sz w:val="24"/>
        </w:rPr>
        <w:t xml:space="preserve">A </w:t>
      </w:r>
      <w:r w:rsidR="00C06B59">
        <w:rPr>
          <w:sz w:val="24"/>
        </w:rPr>
        <w:t>instalação</w:t>
      </w:r>
      <w:r w:rsidRPr="008B33E4">
        <w:rPr>
          <w:sz w:val="24"/>
        </w:rPr>
        <w:t xml:space="preserve"> do Asterisk muita das vezes é uma tarefa cansativa e exige bastante atenção, pois a configuração deve ser realizada </w:t>
      </w:r>
      <w:r w:rsidR="00EF4A87" w:rsidRPr="008B33E4">
        <w:rPr>
          <w:sz w:val="24"/>
        </w:rPr>
        <w:t>em</w:t>
      </w:r>
      <w:r w:rsidRPr="008B33E4">
        <w:rPr>
          <w:sz w:val="24"/>
        </w:rPr>
        <w:t xml:space="preserve"> arquivos de texto em um</w:t>
      </w:r>
      <w:r w:rsidR="00EF4A87" w:rsidRPr="008B33E4">
        <w:rPr>
          <w:sz w:val="24"/>
        </w:rPr>
        <w:t>a sintaxe</w:t>
      </w:r>
      <w:r w:rsidRPr="008B33E4">
        <w:rPr>
          <w:sz w:val="24"/>
        </w:rPr>
        <w:t xml:space="preserve"> </w:t>
      </w:r>
      <w:r w:rsidR="00EF4A87" w:rsidRPr="008B33E4">
        <w:rPr>
          <w:sz w:val="24"/>
        </w:rPr>
        <w:t>estabelecida</w:t>
      </w:r>
      <w:r w:rsidRPr="008B33E4">
        <w:rPr>
          <w:sz w:val="24"/>
        </w:rPr>
        <w:t xml:space="preserve"> pela ferramenta, atualmente existem diversas soluções que fornecem uma interface </w:t>
      </w:r>
      <w:r w:rsidR="00776EF2" w:rsidRPr="008B33E4">
        <w:rPr>
          <w:sz w:val="24"/>
        </w:rPr>
        <w:t>gráfica</w:t>
      </w:r>
      <w:r w:rsidRPr="008B33E4">
        <w:rPr>
          <w:sz w:val="24"/>
        </w:rPr>
        <w:t xml:space="preserve"> para tornar esse processo mais intuitivo e prático, n</w:t>
      </w:r>
      <w:r w:rsidR="008B33E4" w:rsidRPr="008B33E4">
        <w:rPr>
          <w:sz w:val="24"/>
        </w:rPr>
        <w:t>este trabalho foi utilizada</w:t>
      </w:r>
      <w:r w:rsidR="00780379" w:rsidRPr="008B33E4">
        <w:rPr>
          <w:sz w:val="24"/>
        </w:rPr>
        <w:t xml:space="preserve"> uma</w:t>
      </w:r>
      <w:r w:rsidR="00334113" w:rsidRPr="008B33E4">
        <w:rPr>
          <w:sz w:val="24"/>
        </w:rPr>
        <w:t xml:space="preserve"> distribuição </w:t>
      </w:r>
      <w:r w:rsidRPr="008B33E4">
        <w:rPr>
          <w:sz w:val="24"/>
        </w:rPr>
        <w:t xml:space="preserve">chamada </w:t>
      </w:r>
      <w:r w:rsidR="00334113" w:rsidRPr="008B33E4">
        <w:rPr>
          <w:sz w:val="24"/>
        </w:rPr>
        <w:t>Disc</w:t>
      </w:r>
      <w:r w:rsidR="00EF4A87" w:rsidRPr="008B33E4">
        <w:rPr>
          <w:sz w:val="24"/>
        </w:rPr>
        <w:t>-</w:t>
      </w:r>
      <w:r w:rsidR="00334113" w:rsidRPr="008B33E4">
        <w:rPr>
          <w:sz w:val="24"/>
        </w:rPr>
        <w:t>OS</w:t>
      </w:r>
      <w:r w:rsidR="00780379" w:rsidRPr="008B33E4">
        <w:rPr>
          <w:sz w:val="24"/>
        </w:rPr>
        <w:t xml:space="preserve"> na versão 2.0</w:t>
      </w:r>
      <w:r w:rsidR="00334113" w:rsidRPr="008B33E4">
        <w:rPr>
          <w:sz w:val="24"/>
        </w:rPr>
        <w:t xml:space="preserve">, que </w:t>
      </w:r>
      <w:r w:rsidRPr="008B33E4">
        <w:rPr>
          <w:sz w:val="24"/>
        </w:rPr>
        <w:t>disponibiliza uma</w:t>
      </w:r>
      <w:r w:rsidR="00334113" w:rsidRPr="008B33E4">
        <w:rPr>
          <w:sz w:val="24"/>
        </w:rPr>
        <w:t xml:space="preserve"> interface web </w:t>
      </w:r>
      <w:r w:rsidRPr="008B33E4">
        <w:rPr>
          <w:sz w:val="24"/>
        </w:rPr>
        <w:t xml:space="preserve">para realizar a configuração do Asterisk 1.4, </w:t>
      </w:r>
      <w:r w:rsidR="00334113" w:rsidRPr="008B33E4">
        <w:rPr>
          <w:sz w:val="24"/>
        </w:rPr>
        <w:t xml:space="preserve">para </w:t>
      </w:r>
      <w:r w:rsidRPr="008B33E4">
        <w:rPr>
          <w:sz w:val="24"/>
        </w:rPr>
        <w:t xml:space="preserve">realizar o processo de </w:t>
      </w:r>
      <w:r w:rsidR="00334113" w:rsidRPr="008B33E4">
        <w:rPr>
          <w:sz w:val="24"/>
        </w:rPr>
        <w:t xml:space="preserve">instalação do </w:t>
      </w:r>
      <w:r w:rsidRPr="008B33E4">
        <w:rPr>
          <w:sz w:val="24"/>
        </w:rPr>
        <w:t>Disc</w:t>
      </w:r>
      <w:r w:rsidR="00EF4A87" w:rsidRPr="008B33E4">
        <w:rPr>
          <w:sz w:val="24"/>
        </w:rPr>
        <w:t>-</w:t>
      </w:r>
      <w:r w:rsidRPr="008B33E4">
        <w:rPr>
          <w:sz w:val="24"/>
        </w:rPr>
        <w:t xml:space="preserve">OS, </w:t>
      </w:r>
      <w:r w:rsidR="00334113" w:rsidRPr="008B33E4">
        <w:rPr>
          <w:sz w:val="24"/>
        </w:rPr>
        <w:t xml:space="preserve">foram seguidos os passos descritos </w:t>
      </w:r>
      <w:r w:rsidR="00776EF2" w:rsidRPr="008B33E4">
        <w:rPr>
          <w:sz w:val="24"/>
        </w:rPr>
        <w:t>por Jilsimaico Darú (</w:t>
      </w:r>
      <w:r w:rsidR="00847D33" w:rsidRPr="008B33E4">
        <w:rPr>
          <w:sz w:val="24"/>
        </w:rPr>
        <w:t>DARÚ, 2008</w:t>
      </w:r>
      <w:r w:rsidR="00776EF2" w:rsidRPr="008B33E4">
        <w:rPr>
          <w:sz w:val="24"/>
        </w:rPr>
        <w:t>)</w:t>
      </w:r>
      <w:r w:rsidR="00C76850">
        <w:rPr>
          <w:sz w:val="24"/>
        </w:rPr>
        <w:t>, após a realização dos procedimentos</w:t>
      </w:r>
      <w:r w:rsidR="00F84AC9">
        <w:rPr>
          <w:sz w:val="24"/>
        </w:rPr>
        <w:t xml:space="preserve">, ao iniciar a distribuição Disc-OS automaticamente será iniciado o serviço do Asterisk, dessa forma para acessar o sistema basta digitar no navegador o endereço IP do </w:t>
      </w:r>
      <w:r w:rsidR="00F84AC9">
        <w:rPr>
          <w:sz w:val="24"/>
        </w:rPr>
        <w:lastRenderedPageBreak/>
        <w:t xml:space="preserve">terminal que está executando o sistema, visualizando a página conforme a figura </w:t>
      </w:r>
      <w:ins w:id="442" w:author="Marcos Junior" w:date="2015-06-12T09:43:00Z">
        <w:r w:rsidR="00961CF0">
          <w:rPr>
            <w:sz w:val="24"/>
          </w:rPr>
          <w:t>8</w:t>
        </w:r>
      </w:ins>
      <w:del w:id="443" w:author="Marcos Junior" w:date="2015-06-12T09:43:00Z">
        <w:r w:rsidR="00C963DB" w:rsidDel="00961CF0">
          <w:rPr>
            <w:sz w:val="24"/>
          </w:rPr>
          <w:delText>11</w:delText>
        </w:r>
      </w:del>
      <w:r w:rsidR="00F84AC9">
        <w:rPr>
          <w:sz w:val="24"/>
        </w:rPr>
        <w:t xml:space="preserve"> abaixo:</w:t>
      </w:r>
    </w:p>
    <w:p w:rsidR="00F84AC9" w:rsidRDefault="00816486" w:rsidP="002537FF">
      <w:pPr>
        <w:pStyle w:val="Estilocorpodoc"/>
        <w:ind w:firstLine="708"/>
        <w:jc w:val="center"/>
        <w:rPr>
          <w:sz w:val="24"/>
        </w:rPr>
      </w:pPr>
      <w:r>
        <w:rPr>
          <w:noProof/>
          <w:sz w:val="24"/>
          <w:lang w:eastAsia="pt-BR"/>
        </w:rPr>
        <w:drawing>
          <wp:inline distT="0" distB="0" distL="0" distR="0">
            <wp:extent cx="3200400" cy="3038217"/>
            <wp:effectExtent l="0" t="0" r="0" b="0"/>
            <wp:docPr id="18" name="Imagem 18" descr="pagina_inicial_aste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ina_inicial_asteris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04958" cy="3042544"/>
                    </a:xfrm>
                    <a:prstGeom prst="rect">
                      <a:avLst/>
                    </a:prstGeom>
                    <a:noFill/>
                    <a:ln>
                      <a:noFill/>
                    </a:ln>
                  </pic:spPr>
                </pic:pic>
              </a:graphicData>
            </a:graphic>
          </wp:inline>
        </w:drawing>
      </w:r>
    </w:p>
    <w:p w:rsidR="00AC5099" w:rsidRDefault="00AC5099" w:rsidP="002537FF">
      <w:pPr>
        <w:pStyle w:val="Caption"/>
        <w:jc w:val="center"/>
      </w:pPr>
      <w:bookmarkStart w:id="444" w:name="_Toc421735335"/>
      <w:r>
        <w:t xml:space="preserve">Figura </w:t>
      </w:r>
      <w:r w:rsidR="00656F0A">
        <w:fldChar w:fldCharType="begin"/>
      </w:r>
      <w:r w:rsidR="00567E87">
        <w:instrText xml:space="preserve"> SEQ Figura \* ARABIC </w:instrText>
      </w:r>
      <w:r w:rsidR="00656F0A">
        <w:fldChar w:fldCharType="separate"/>
      </w:r>
      <w:r w:rsidR="000F6A97">
        <w:rPr>
          <w:noProof/>
        </w:rPr>
        <w:t>8</w:t>
      </w:r>
      <w:r w:rsidR="00656F0A">
        <w:rPr>
          <w:noProof/>
        </w:rPr>
        <w:fldChar w:fldCharType="end"/>
      </w:r>
      <w:r>
        <w:t xml:space="preserve">: </w:t>
      </w:r>
      <w:r w:rsidR="002537FF">
        <w:t>Acessando página inicial da Interface WEB do Disc-OS</w:t>
      </w:r>
      <w:r w:rsidR="002537FF">
        <w:br/>
      </w:r>
      <w:r w:rsidR="00DF3F89" w:rsidRPr="00DF3F89">
        <w:rPr>
          <w:bCs w:val="0"/>
        </w:rPr>
        <w:t>Fonte: Autoria Própria</w:t>
      </w:r>
      <w:bookmarkEnd w:id="444"/>
    </w:p>
    <w:p w:rsidR="00AC5099" w:rsidRPr="00AC5099" w:rsidRDefault="00AC5099" w:rsidP="00AC5099">
      <w:pPr>
        <w:rPr>
          <w:sz w:val="24"/>
        </w:rPr>
      </w:pPr>
      <w:r w:rsidRPr="00AC5099">
        <w:rPr>
          <w:sz w:val="24"/>
        </w:rPr>
        <w:t>Para ac</w:t>
      </w:r>
      <w:r>
        <w:rPr>
          <w:sz w:val="24"/>
        </w:rPr>
        <w:t>essar as funcionalidades do</w:t>
      </w:r>
      <w:r w:rsidRPr="00AC5099">
        <w:rPr>
          <w:sz w:val="24"/>
        </w:rPr>
        <w:t xml:space="preserve"> sistema basta inserir a seguinte credencial de acesso:</w:t>
      </w:r>
    </w:p>
    <w:p w:rsidR="00AC5099" w:rsidRPr="00645EF3" w:rsidRDefault="00AC5099" w:rsidP="00AC5099">
      <w:pPr>
        <w:contextualSpacing/>
        <w:rPr>
          <w:sz w:val="24"/>
        </w:rPr>
      </w:pPr>
      <w:r w:rsidRPr="00645EF3">
        <w:rPr>
          <w:b/>
          <w:sz w:val="24"/>
        </w:rPr>
        <w:t>Login</w:t>
      </w:r>
      <w:r w:rsidRPr="00645EF3">
        <w:rPr>
          <w:sz w:val="24"/>
        </w:rPr>
        <w:t>: admin</w:t>
      </w:r>
    </w:p>
    <w:p w:rsidR="00AC5099" w:rsidRDefault="00AC5099" w:rsidP="00AC5099">
      <w:pPr>
        <w:contextualSpacing/>
        <w:rPr>
          <w:sz w:val="24"/>
        </w:rPr>
      </w:pPr>
      <w:r w:rsidRPr="00645EF3">
        <w:rPr>
          <w:b/>
          <w:sz w:val="24"/>
        </w:rPr>
        <w:t>Senha</w:t>
      </w:r>
      <w:r w:rsidRPr="00645EF3">
        <w:rPr>
          <w:sz w:val="24"/>
        </w:rPr>
        <w:t>: disc-os</w:t>
      </w:r>
    </w:p>
    <w:p w:rsidR="00710D9E" w:rsidRDefault="00710D9E" w:rsidP="00AC5099">
      <w:pPr>
        <w:contextualSpacing/>
        <w:rPr>
          <w:sz w:val="24"/>
        </w:rPr>
      </w:pPr>
    </w:p>
    <w:p w:rsidR="00B75DE4" w:rsidRDefault="00B75DE4" w:rsidP="00AC5099">
      <w:pPr>
        <w:contextualSpacing/>
        <w:rPr>
          <w:sz w:val="24"/>
        </w:rPr>
      </w:pPr>
    </w:p>
    <w:p w:rsidR="00B75DE4" w:rsidRDefault="00B75DE4" w:rsidP="00AC5099">
      <w:pPr>
        <w:contextualSpacing/>
        <w:rPr>
          <w:sz w:val="24"/>
        </w:rPr>
      </w:pPr>
    </w:p>
    <w:p w:rsidR="00B75DE4" w:rsidRDefault="00B75DE4" w:rsidP="00AC5099">
      <w:pPr>
        <w:contextualSpacing/>
        <w:rPr>
          <w:sz w:val="24"/>
        </w:rPr>
      </w:pPr>
    </w:p>
    <w:p w:rsidR="00B75DE4" w:rsidRDefault="00B75DE4" w:rsidP="00AC5099">
      <w:pPr>
        <w:contextualSpacing/>
        <w:rPr>
          <w:sz w:val="24"/>
        </w:rPr>
      </w:pPr>
    </w:p>
    <w:p w:rsidR="00B75DE4" w:rsidRDefault="00B75DE4" w:rsidP="00AC5099">
      <w:pPr>
        <w:contextualSpacing/>
        <w:rPr>
          <w:sz w:val="24"/>
        </w:rPr>
      </w:pPr>
    </w:p>
    <w:p w:rsidR="00B75DE4" w:rsidRDefault="00B75DE4" w:rsidP="00AC5099">
      <w:pPr>
        <w:contextualSpacing/>
        <w:rPr>
          <w:sz w:val="24"/>
        </w:rPr>
      </w:pPr>
    </w:p>
    <w:p w:rsidR="00B75DE4" w:rsidRDefault="00B75DE4" w:rsidP="00AC5099">
      <w:pPr>
        <w:contextualSpacing/>
        <w:rPr>
          <w:sz w:val="24"/>
        </w:rPr>
      </w:pPr>
    </w:p>
    <w:p w:rsidR="00B75DE4" w:rsidRDefault="00B75DE4" w:rsidP="00AC5099">
      <w:pPr>
        <w:contextualSpacing/>
        <w:rPr>
          <w:sz w:val="24"/>
        </w:rPr>
      </w:pPr>
    </w:p>
    <w:p w:rsidR="00B75DE4" w:rsidRDefault="00B75DE4" w:rsidP="00AC5099">
      <w:pPr>
        <w:contextualSpacing/>
        <w:rPr>
          <w:sz w:val="24"/>
        </w:rPr>
      </w:pPr>
    </w:p>
    <w:p w:rsidR="00B75DE4" w:rsidRDefault="00B75DE4" w:rsidP="00AC5099">
      <w:pPr>
        <w:contextualSpacing/>
        <w:rPr>
          <w:sz w:val="24"/>
        </w:rPr>
      </w:pPr>
    </w:p>
    <w:p w:rsidR="00B75DE4" w:rsidRDefault="00B75DE4" w:rsidP="00AC5099">
      <w:pPr>
        <w:contextualSpacing/>
        <w:rPr>
          <w:sz w:val="24"/>
        </w:rPr>
      </w:pPr>
    </w:p>
    <w:p w:rsidR="00B75DE4" w:rsidRDefault="00B75DE4" w:rsidP="00AC5099">
      <w:pPr>
        <w:contextualSpacing/>
        <w:rPr>
          <w:sz w:val="24"/>
        </w:rPr>
      </w:pPr>
    </w:p>
    <w:p w:rsidR="00B75DE4" w:rsidRDefault="00B75DE4" w:rsidP="00AC5099">
      <w:pPr>
        <w:contextualSpacing/>
        <w:rPr>
          <w:sz w:val="24"/>
        </w:rPr>
      </w:pPr>
    </w:p>
    <w:p w:rsidR="00B75DE4" w:rsidDel="0014056C" w:rsidRDefault="00B75DE4" w:rsidP="00AC5099">
      <w:pPr>
        <w:contextualSpacing/>
        <w:rPr>
          <w:del w:id="445" w:author="Marcos Junior" w:date="2015-06-12T09:39:00Z"/>
          <w:sz w:val="24"/>
        </w:rPr>
      </w:pPr>
    </w:p>
    <w:p w:rsidR="00B75DE4" w:rsidRDefault="00B75DE4" w:rsidP="00AC5099">
      <w:pPr>
        <w:contextualSpacing/>
        <w:rPr>
          <w:ins w:id="446" w:author="Marcos Junior" w:date="2015-06-12T09:39:00Z"/>
          <w:sz w:val="24"/>
        </w:rPr>
      </w:pPr>
    </w:p>
    <w:p w:rsidR="0014056C" w:rsidRDefault="0014056C" w:rsidP="00AC5099">
      <w:pPr>
        <w:contextualSpacing/>
        <w:rPr>
          <w:sz w:val="24"/>
        </w:rPr>
      </w:pPr>
    </w:p>
    <w:p w:rsidR="00B75DE4" w:rsidRDefault="00B75DE4" w:rsidP="00AC5099">
      <w:pPr>
        <w:contextualSpacing/>
        <w:rPr>
          <w:sz w:val="24"/>
        </w:rPr>
      </w:pPr>
    </w:p>
    <w:p w:rsidR="00667E6D" w:rsidRDefault="00667E6D" w:rsidP="00AC5099">
      <w:pPr>
        <w:contextualSpacing/>
        <w:rPr>
          <w:sz w:val="24"/>
        </w:rPr>
      </w:pPr>
    </w:p>
    <w:p w:rsidR="00DC07E0" w:rsidRPr="00DC07E0" w:rsidRDefault="00DC07E0" w:rsidP="00DC07E0">
      <w:pPr>
        <w:spacing w:after="0" w:line="240" w:lineRule="auto"/>
        <w:jc w:val="right"/>
        <w:rPr>
          <w:rFonts w:ascii="Arial" w:eastAsia="Times New Roman" w:hAnsi="Arial" w:cs="Arial"/>
          <w:sz w:val="18"/>
          <w:szCs w:val="18"/>
          <w:lang w:eastAsia="pt-BR"/>
        </w:rPr>
      </w:pPr>
      <w:r w:rsidRPr="00DC07E0">
        <w:rPr>
          <w:rFonts w:ascii="Arial" w:eastAsia="Times New Roman" w:hAnsi="Arial" w:cs="Arial"/>
          <w:sz w:val="23"/>
          <w:szCs w:val="23"/>
          <w:lang w:eastAsia="pt-BR"/>
        </w:rPr>
        <w:lastRenderedPageBreak/>
        <w:t>C</w:t>
      </w:r>
      <w:r w:rsidRPr="00DC07E0">
        <w:rPr>
          <w:rFonts w:ascii="Arial" w:eastAsia="Times New Roman" w:hAnsi="Arial" w:cs="Arial"/>
          <w:sz w:val="18"/>
          <w:szCs w:val="18"/>
          <w:lang w:eastAsia="pt-BR"/>
        </w:rPr>
        <w:t>A P Í T U L O</w:t>
      </w:r>
    </w:p>
    <w:p w:rsidR="00DC07E0" w:rsidRPr="000D29E1" w:rsidRDefault="00DC07E0" w:rsidP="000D29E1">
      <w:pPr>
        <w:pStyle w:val="Heading1"/>
        <w:jc w:val="right"/>
        <w:rPr>
          <w:rFonts w:ascii="Arial" w:hAnsi="Arial" w:cs="Arial"/>
          <w:b w:val="0"/>
          <w:sz w:val="164"/>
          <w:szCs w:val="164"/>
        </w:rPr>
      </w:pPr>
      <w:bookmarkStart w:id="447" w:name="_Toc421743337"/>
      <w:bookmarkStart w:id="448" w:name="_Toc421744021"/>
      <w:r w:rsidRPr="000D29E1">
        <w:rPr>
          <w:rFonts w:ascii="Arial" w:hAnsi="Arial" w:cs="Arial"/>
          <w:b w:val="0"/>
          <w:sz w:val="164"/>
          <w:szCs w:val="164"/>
        </w:rPr>
        <w:t>3</w:t>
      </w:r>
      <w:bookmarkEnd w:id="447"/>
      <w:bookmarkEnd w:id="448"/>
    </w:p>
    <w:p w:rsidR="00DC07E0" w:rsidRPr="000D29E1" w:rsidRDefault="00DC07E0" w:rsidP="000D29E1">
      <w:pPr>
        <w:pStyle w:val="Heading1"/>
        <w:jc w:val="right"/>
        <w:rPr>
          <w:rFonts w:ascii="Arial" w:hAnsi="Arial" w:cs="Arial"/>
          <w:b w:val="0"/>
          <w:sz w:val="33"/>
          <w:szCs w:val="33"/>
        </w:rPr>
      </w:pPr>
      <w:bookmarkStart w:id="449" w:name="_Toc421744022"/>
      <w:r w:rsidRPr="000D29E1">
        <w:rPr>
          <w:rFonts w:ascii="Arial" w:hAnsi="Arial" w:cs="Arial"/>
          <w:b w:val="0"/>
          <w:sz w:val="41"/>
          <w:szCs w:val="41"/>
        </w:rPr>
        <w:t>R</w:t>
      </w:r>
      <w:r w:rsidRPr="000D29E1">
        <w:rPr>
          <w:rFonts w:ascii="Arial" w:hAnsi="Arial" w:cs="Arial"/>
          <w:b w:val="0"/>
          <w:sz w:val="33"/>
          <w:szCs w:val="33"/>
        </w:rPr>
        <w:t xml:space="preserve">EVISÃO </w:t>
      </w:r>
      <w:r w:rsidRPr="000D29E1">
        <w:rPr>
          <w:rFonts w:ascii="Arial" w:hAnsi="Arial" w:cs="Arial"/>
          <w:b w:val="0"/>
          <w:sz w:val="41"/>
          <w:szCs w:val="41"/>
        </w:rPr>
        <w:t>B</w:t>
      </w:r>
      <w:r w:rsidRPr="000D29E1">
        <w:rPr>
          <w:rFonts w:ascii="Arial" w:hAnsi="Arial" w:cs="Arial"/>
          <w:b w:val="0"/>
          <w:sz w:val="33"/>
          <w:szCs w:val="33"/>
        </w:rPr>
        <w:t>IBLIOGRÁFICA</w:t>
      </w:r>
      <w:bookmarkEnd w:id="449"/>
    </w:p>
    <w:p w:rsidR="00DC07E0" w:rsidRDefault="00DC07E0" w:rsidP="00AC5099">
      <w:pPr>
        <w:contextualSpacing/>
        <w:rPr>
          <w:sz w:val="24"/>
        </w:rPr>
      </w:pPr>
    </w:p>
    <w:p w:rsidR="00E82C8D" w:rsidRPr="00E82C8D" w:rsidRDefault="00E82C8D" w:rsidP="00E82C8D">
      <w:pPr>
        <w:pStyle w:val="Estilocorpodoc"/>
        <w:rPr>
          <w:sz w:val="24"/>
        </w:rPr>
      </w:pPr>
      <w:r w:rsidRPr="00E82C8D">
        <w:rPr>
          <w:sz w:val="24"/>
        </w:rPr>
        <w:t xml:space="preserve">Neste capítulo será apresentado o conceito dos frameworks utilizados neste trabalho, </w:t>
      </w:r>
      <w:r>
        <w:rPr>
          <w:sz w:val="24"/>
        </w:rPr>
        <w:t>além de justificar</w:t>
      </w:r>
      <w:r w:rsidRPr="00E82C8D">
        <w:rPr>
          <w:sz w:val="24"/>
        </w:rPr>
        <w:t xml:space="preserve"> </w:t>
      </w:r>
      <w:r>
        <w:rPr>
          <w:sz w:val="24"/>
        </w:rPr>
        <w:t>o motivo que levou a ser utilizad</w:t>
      </w:r>
      <w:r w:rsidRPr="00E82C8D">
        <w:rPr>
          <w:sz w:val="24"/>
        </w:rPr>
        <w:t>os</w:t>
      </w:r>
      <w:r>
        <w:rPr>
          <w:sz w:val="24"/>
        </w:rPr>
        <w:t xml:space="preserve"> e destacar vantagens obtidas em seu</w:t>
      </w:r>
      <w:r w:rsidRPr="00E82C8D">
        <w:rPr>
          <w:sz w:val="24"/>
        </w:rPr>
        <w:t xml:space="preserve"> uso.</w:t>
      </w:r>
    </w:p>
    <w:p w:rsidR="00B75DE4" w:rsidRDefault="00B75DE4" w:rsidP="00B75DE4">
      <w:pPr>
        <w:pStyle w:val="NoSpacing"/>
        <w:rPr>
          <w:rStyle w:val="Heading1Char"/>
          <w:rFonts w:ascii="Arial" w:hAnsi="Arial" w:cs="Arial"/>
          <w:sz w:val="24"/>
          <w:szCs w:val="24"/>
        </w:rPr>
      </w:pPr>
    </w:p>
    <w:p w:rsidR="00B75DE4" w:rsidRDefault="00B75DE4" w:rsidP="00B75DE4">
      <w:pPr>
        <w:pStyle w:val="NoSpacing"/>
        <w:rPr>
          <w:rStyle w:val="Heading1Char"/>
          <w:rFonts w:ascii="Arial" w:hAnsi="Arial" w:cs="Arial"/>
          <w:sz w:val="24"/>
          <w:szCs w:val="24"/>
        </w:rPr>
      </w:pPr>
    </w:p>
    <w:p w:rsidR="00B75DE4" w:rsidRPr="006A1252" w:rsidRDefault="00B75DE4" w:rsidP="006A1252">
      <w:pPr>
        <w:pStyle w:val="Estilocorpodoc"/>
        <w:rPr>
          <w:sz w:val="24"/>
        </w:rPr>
      </w:pPr>
      <w:bookmarkStart w:id="450" w:name="_Toc419629056"/>
      <w:bookmarkStart w:id="451" w:name="_Toc420975312"/>
      <w:r w:rsidRPr="006A1252">
        <w:rPr>
          <w:sz w:val="24"/>
        </w:rPr>
        <w:t>No estudo para propor uma solução viável e consistente de integração entre sistemas, que seja realmente eficiente, é necessário entender todo o contexto em que está sendo operado o Sistema de Informação GSAN, visando identificar as informações mais relevantes acessadas pelo atendimento ao cliente, as principais dificuldades enfrentadas e os desafios que norteiam esse módulo do sistema.</w:t>
      </w:r>
      <w:bookmarkEnd w:id="450"/>
      <w:bookmarkEnd w:id="451"/>
      <w:r w:rsidRPr="006A1252">
        <w:rPr>
          <w:sz w:val="24"/>
        </w:rPr>
        <w:t xml:space="preserve"> </w:t>
      </w:r>
    </w:p>
    <w:p w:rsidR="00B75DE4" w:rsidRPr="006A1252" w:rsidRDefault="00B75DE4" w:rsidP="006A1252">
      <w:pPr>
        <w:pStyle w:val="Estilocorpodoc"/>
        <w:rPr>
          <w:sz w:val="24"/>
        </w:rPr>
      </w:pPr>
    </w:p>
    <w:p w:rsidR="00B75DE4" w:rsidRPr="006A1252" w:rsidRDefault="00B75DE4" w:rsidP="006A1252">
      <w:pPr>
        <w:pStyle w:val="Estilocorpodoc"/>
        <w:rPr>
          <w:sz w:val="24"/>
        </w:rPr>
      </w:pPr>
      <w:bookmarkStart w:id="452" w:name="_Toc419629057"/>
      <w:bookmarkStart w:id="453" w:name="_Toc420975313"/>
      <w:r w:rsidRPr="006A1252">
        <w:rPr>
          <w:sz w:val="24"/>
        </w:rPr>
        <w:t>O GSAN por ser um sistema de informação adaptável a empresas de pequeno, médio e grande porte, contemplando soluções dos mais diversos requisitos, entre eles Cadastramento, Micromedição, Faturamento, Arrecadação, Cobrança, Negativação e Atendimento ao Cliente. Fornecendo de forma razoavelmente flexível as configurações e detalhes operacionais das rotinas, disponível em ambiente WEB utilizando recursos de tecnologias software livre.</w:t>
      </w:r>
      <w:bookmarkEnd w:id="452"/>
      <w:bookmarkEnd w:id="453"/>
    </w:p>
    <w:p w:rsidR="00B75DE4" w:rsidRPr="006A1252" w:rsidRDefault="00B75DE4" w:rsidP="006A1252">
      <w:pPr>
        <w:pStyle w:val="Estilocorpodoc"/>
        <w:rPr>
          <w:sz w:val="24"/>
        </w:rPr>
      </w:pPr>
      <w:r w:rsidRPr="006A1252">
        <w:rPr>
          <w:sz w:val="24"/>
        </w:rPr>
        <w:tab/>
      </w:r>
    </w:p>
    <w:p w:rsidR="00B75DE4" w:rsidRPr="006A1252" w:rsidRDefault="00B75DE4" w:rsidP="006A1252">
      <w:pPr>
        <w:pStyle w:val="Estilocorpodoc"/>
        <w:rPr>
          <w:sz w:val="24"/>
        </w:rPr>
      </w:pPr>
      <w:bookmarkStart w:id="454" w:name="_Toc420975314"/>
      <w:bookmarkStart w:id="455" w:name="_Toc419629058"/>
      <w:r w:rsidRPr="006A1252">
        <w:rPr>
          <w:sz w:val="24"/>
        </w:rPr>
        <w:t>Para realização de melhorias no sistema GSAN faz-se necessário o ter conhecimento sobre os principais frameworks utilizados, a linguagem de programação utilizada e alguns conceitos de Saneamento que serão abordados.</w:t>
      </w:r>
      <w:bookmarkEnd w:id="454"/>
    </w:p>
    <w:p w:rsidR="00B75DE4" w:rsidRPr="006A1252" w:rsidRDefault="00B75DE4" w:rsidP="006A1252">
      <w:pPr>
        <w:pStyle w:val="Estilocorpodoc"/>
        <w:rPr>
          <w:sz w:val="24"/>
        </w:rPr>
      </w:pPr>
      <w:bookmarkStart w:id="456" w:name="_Toc420975315"/>
      <w:r w:rsidRPr="006A1252">
        <w:rPr>
          <w:sz w:val="24"/>
        </w:rPr>
        <w:t>Dos principais Frameworks utilizados, destaco o uso dos seguintes:</w:t>
      </w:r>
      <w:bookmarkEnd w:id="455"/>
      <w:bookmarkEnd w:id="456"/>
    </w:p>
    <w:p w:rsidR="00B75DE4" w:rsidRPr="00E10ECA" w:rsidRDefault="00B75DE4" w:rsidP="00E10ECA">
      <w:pPr>
        <w:pStyle w:val="Estilocorpodoc"/>
        <w:rPr>
          <w:sz w:val="24"/>
        </w:rPr>
      </w:pPr>
      <w:bookmarkStart w:id="457" w:name="_Toc419629059"/>
      <w:bookmarkStart w:id="458" w:name="_Toc420975316"/>
      <w:r w:rsidRPr="00E10ECA">
        <w:rPr>
          <w:sz w:val="24"/>
        </w:rPr>
        <w:t>Hibernate: Trata-se de um robusto framework de persistência de objetos relacionais, que fornece facilmente meios para realizar o mapeamento das entidades do sistema e diminui a complexidade de acesso a base de dados.</w:t>
      </w:r>
      <w:bookmarkEnd w:id="457"/>
      <w:bookmarkEnd w:id="458"/>
      <w:ins w:id="459" w:author="Marcos Junior" w:date="2015-06-12T14:24:00Z">
        <w:r w:rsidR="00F61EDA">
          <w:rPr>
            <w:sz w:val="24"/>
          </w:rPr>
          <w:t xml:space="preserve"> (</w:t>
        </w:r>
        <w:r w:rsidR="00F61EDA">
          <w:t>Hibernate, 2014</w:t>
        </w:r>
        <w:r w:rsidR="00F61EDA">
          <w:rPr>
            <w:sz w:val="24"/>
          </w:rPr>
          <w:t>)</w:t>
        </w:r>
      </w:ins>
      <w:ins w:id="460" w:author="Marcos Junior" w:date="2015-06-12T14:25:00Z">
        <w:r w:rsidR="00F61EDA">
          <w:rPr>
            <w:sz w:val="24"/>
          </w:rPr>
          <w:t>.</w:t>
        </w:r>
      </w:ins>
    </w:p>
    <w:p w:rsidR="00B75DE4" w:rsidRPr="006A1252" w:rsidRDefault="00B75DE4" w:rsidP="006A1252">
      <w:pPr>
        <w:pStyle w:val="Estilocorpodoc"/>
        <w:rPr>
          <w:sz w:val="24"/>
        </w:rPr>
      </w:pPr>
      <w:bookmarkStart w:id="461" w:name="_Toc419629060"/>
      <w:bookmarkStart w:id="462" w:name="_Toc420975317"/>
      <w:r w:rsidRPr="006A1252">
        <w:rPr>
          <w:sz w:val="24"/>
        </w:rPr>
        <w:lastRenderedPageBreak/>
        <w:t>Apache Struts: Tem como característica principal a sua utilização na construção de modernos controladores utilizando o padrão model view control (MVC) que se trata da separação das camadas utilizadas em uma aplicação, fornecendo uma maior organização no código fonte e contribui para futuras manutenções.</w:t>
      </w:r>
      <w:bookmarkEnd w:id="461"/>
      <w:bookmarkEnd w:id="462"/>
      <w:ins w:id="463" w:author="Marcos Junior" w:date="2015-06-12T15:16:00Z">
        <w:r w:rsidR="001C378B">
          <w:rPr>
            <w:sz w:val="24"/>
          </w:rPr>
          <w:t xml:space="preserve"> (</w:t>
        </w:r>
        <w:r w:rsidR="00656F0A" w:rsidRPr="00656F0A">
          <w:rPr>
            <w:rPrChange w:id="464" w:author="mb250482" w:date="2015-06-16T23:56:00Z">
              <w:rPr>
                <w:b/>
                <w:bCs/>
                <w:lang w:val="en-US"/>
              </w:rPr>
            </w:rPrChange>
          </w:rPr>
          <w:t>FOWLER, 2015</w:t>
        </w:r>
        <w:r w:rsidR="001C378B">
          <w:rPr>
            <w:sz w:val="24"/>
          </w:rPr>
          <w:t>).</w:t>
        </w:r>
      </w:ins>
    </w:p>
    <w:p w:rsidR="00B75DE4" w:rsidRPr="006A1252" w:rsidRDefault="00B75DE4" w:rsidP="006A1252">
      <w:pPr>
        <w:pStyle w:val="Estilocorpodoc"/>
        <w:rPr>
          <w:sz w:val="24"/>
        </w:rPr>
      </w:pPr>
      <w:bookmarkStart w:id="465" w:name="_Toc419629061"/>
      <w:bookmarkStart w:id="466" w:name="_Toc420975318"/>
    </w:p>
    <w:p w:rsidR="00B75DE4" w:rsidRPr="006A1252" w:rsidRDefault="00B75DE4" w:rsidP="006A1252">
      <w:pPr>
        <w:pStyle w:val="Estilocorpodoc"/>
        <w:rPr>
          <w:sz w:val="24"/>
        </w:rPr>
      </w:pPr>
      <w:r w:rsidRPr="006A1252">
        <w:rPr>
          <w:sz w:val="24"/>
        </w:rPr>
        <w:t>O sistema GSAN faz uso da plataforma Java, lançado na versão Java Develop Kit (JDK) 1.5, utilizando recursos especificados pela Java Enterprise Edition (JEE)</w:t>
      </w:r>
      <w:ins w:id="467" w:author="Marcos Junior" w:date="2015-06-12T14:26:00Z">
        <w:r w:rsidR="00F61EDA">
          <w:rPr>
            <w:sz w:val="24"/>
          </w:rPr>
          <w:t xml:space="preserve"> </w:t>
        </w:r>
        <w:r w:rsidR="00F61EDA">
          <w:rPr>
            <w:rFonts w:cs="Arial"/>
            <w:color w:val="000000"/>
            <w:sz w:val="24"/>
          </w:rPr>
          <w:t>(</w:t>
        </w:r>
        <w:r w:rsidR="00F61EDA">
          <w:t>PORTAL, 2014</w:t>
        </w:r>
        <w:r w:rsidR="00F61EDA">
          <w:rPr>
            <w:rFonts w:cs="Arial"/>
            <w:color w:val="000000"/>
            <w:sz w:val="24"/>
          </w:rPr>
          <w:t>)</w:t>
        </w:r>
      </w:ins>
      <w:r w:rsidRPr="006A1252">
        <w:rPr>
          <w:sz w:val="24"/>
        </w:rPr>
        <w:t>, essencialmente o container Enterprise Java Bean (EJB), Java Server Pages (JSP) e Servlets que são executadas dentro de um servidor de aplicação Java EE.</w:t>
      </w:r>
      <w:bookmarkEnd w:id="465"/>
      <w:bookmarkEnd w:id="466"/>
    </w:p>
    <w:p w:rsidR="00B75DE4" w:rsidRPr="006A1252" w:rsidRDefault="00B75DE4" w:rsidP="006A1252">
      <w:pPr>
        <w:pStyle w:val="Estilocorpodoc"/>
        <w:rPr>
          <w:sz w:val="24"/>
        </w:rPr>
      </w:pPr>
    </w:p>
    <w:p w:rsidR="00B75DE4" w:rsidRPr="006A1252" w:rsidRDefault="00B75DE4" w:rsidP="006A1252">
      <w:pPr>
        <w:pStyle w:val="Estilocorpodoc"/>
        <w:rPr>
          <w:sz w:val="24"/>
        </w:rPr>
      </w:pPr>
      <w:bookmarkStart w:id="468" w:name="_Toc419629062"/>
      <w:bookmarkStart w:id="469" w:name="_Toc420975319"/>
      <w:r w:rsidRPr="006A1252">
        <w:rPr>
          <w:sz w:val="24"/>
        </w:rPr>
        <w:t>A</w:t>
      </w:r>
      <w:bookmarkEnd w:id="468"/>
      <w:bookmarkEnd w:id="469"/>
      <w:r w:rsidRPr="006A1252">
        <w:rPr>
          <w:sz w:val="24"/>
        </w:rPr>
        <w:t xml:space="preserve"> ferramenta de código aberto Asterisk, tem algumas características importantes e fundamentais para o estudo além de ser uma implementação de uma central telefônica que permite que clientes se comuniquem, tem outros recursos interessantes que fazem da ferramenta uma peça chave no processo da integração proposta, recursos como respostas interativas, correios de voz, realização de conferencias, distribuição automática de chamadas</w:t>
      </w:r>
      <w:ins w:id="470" w:author="Marcos Junior" w:date="2015-06-12T14:28:00Z">
        <w:r w:rsidR="00F61EDA">
          <w:rPr>
            <w:sz w:val="24"/>
          </w:rPr>
          <w:t xml:space="preserve"> (</w:t>
        </w:r>
        <w:r w:rsidR="00656F0A" w:rsidRPr="00656F0A">
          <w:rPr>
            <w:rPrChange w:id="471" w:author="Marcos Junior" w:date="2015-06-12T14:28:00Z">
              <w:rPr>
                <w:b/>
                <w:bCs/>
                <w:lang w:val="en-US"/>
              </w:rPr>
            </w:rPrChange>
          </w:rPr>
          <w:t>Asterisk</w:t>
        </w:r>
        <w:r w:rsidR="00F61EDA">
          <w:t>, 2014</w:t>
        </w:r>
        <w:r w:rsidR="00F61EDA">
          <w:rPr>
            <w:sz w:val="24"/>
          </w:rPr>
          <w:t>),</w:t>
        </w:r>
      </w:ins>
      <w:r w:rsidRPr="006A1252">
        <w:rPr>
          <w:sz w:val="24"/>
        </w:rPr>
        <w:t xml:space="preserve"> além de ser flexível a adição de novos recursos tanto por meio de scripts na própria linguagem do Asterisk como também por meio de códigos em linguagem C entre outras formas de customização da ferramenta.</w:t>
      </w:r>
      <w:bookmarkStart w:id="472" w:name="_Toc419629063"/>
      <w:bookmarkStart w:id="473" w:name="_Toc420975320"/>
      <w:r w:rsidR="006A1252">
        <w:rPr>
          <w:sz w:val="24"/>
        </w:rPr>
        <w:t xml:space="preserve"> </w:t>
      </w:r>
      <w:r w:rsidRPr="006A1252">
        <w:rPr>
          <w:sz w:val="24"/>
        </w:rPr>
        <w:t>Desenvolvido pela empresa Digium sob licença GPL (General Public Lisence), atualmente portável em versões Linux, Windows e Mac OS, suportando protocolos de Voz sobre IP (VoIP), assim como SIP e H.323 entre outros.</w:t>
      </w:r>
      <w:bookmarkStart w:id="474" w:name="_Toc419629064"/>
      <w:bookmarkStart w:id="475" w:name="_Toc420975321"/>
      <w:bookmarkEnd w:id="472"/>
      <w:bookmarkEnd w:id="473"/>
      <w:r w:rsidR="006A1252">
        <w:rPr>
          <w:sz w:val="24"/>
        </w:rPr>
        <w:t xml:space="preserve"> </w:t>
      </w:r>
      <w:r w:rsidRPr="006A1252">
        <w:rPr>
          <w:sz w:val="24"/>
        </w:rPr>
        <w:t>O próprio Asterisk contem um protocolo próprio chamado IAX fornecendo um melhor desempenho entre os entroncamentos entre os servidores Asterisk</w:t>
      </w:r>
      <w:bookmarkEnd w:id="474"/>
      <w:r w:rsidRPr="006A1252">
        <w:rPr>
          <w:sz w:val="24"/>
        </w:rPr>
        <w:t xml:space="preserve"> para casos de maior complexidade.</w:t>
      </w:r>
      <w:bookmarkEnd w:id="475"/>
    </w:p>
    <w:p w:rsidR="00394763" w:rsidRDefault="00394763" w:rsidP="00394763">
      <w:pPr>
        <w:pStyle w:val="Estilocorpodoc"/>
        <w:rPr>
          <w:sz w:val="24"/>
        </w:rPr>
      </w:pPr>
      <w:r w:rsidRPr="00394763">
        <w:rPr>
          <w:sz w:val="24"/>
        </w:rPr>
        <w:t>O protocolo SOAP (</w:t>
      </w:r>
      <w:r w:rsidRPr="00394763">
        <w:rPr>
          <w:i/>
          <w:sz w:val="24"/>
        </w:rPr>
        <w:t>Simple Object Access Protocol</w:t>
      </w:r>
      <w:r w:rsidRPr="00394763">
        <w:rPr>
          <w:sz w:val="24"/>
        </w:rPr>
        <w:t>) tem o objetivo de possibilitar a troca de informações estruturadas em Linguagem de Marcação Extensível (XML), para sistemas distribuídos.</w:t>
      </w:r>
      <w:r>
        <w:rPr>
          <w:sz w:val="24"/>
        </w:rPr>
        <w:t xml:space="preserve"> </w:t>
      </w:r>
      <w:r w:rsidRPr="00394763">
        <w:rPr>
          <w:sz w:val="24"/>
        </w:rPr>
        <w:t>A negociação e transmissão de mensagens foram baseadas em outros em outros protocolos de serviços como o HTTP (</w:t>
      </w:r>
      <w:r w:rsidRPr="00394763">
        <w:rPr>
          <w:i/>
          <w:sz w:val="24"/>
        </w:rPr>
        <w:t>Hypertext Transfer Protocol</w:t>
      </w:r>
      <w:r>
        <w:rPr>
          <w:sz w:val="24"/>
        </w:rPr>
        <w:t>) e RPC (</w:t>
      </w:r>
      <w:r w:rsidRPr="00394763">
        <w:rPr>
          <w:i/>
          <w:sz w:val="24"/>
        </w:rPr>
        <w:t>Remote Procedure Call</w:t>
      </w:r>
      <w:r>
        <w:rPr>
          <w:sz w:val="24"/>
        </w:rPr>
        <w:t xml:space="preserve">), </w:t>
      </w:r>
      <w:r w:rsidR="00427818">
        <w:rPr>
          <w:sz w:val="24"/>
        </w:rPr>
        <w:t>possibilitando</w:t>
      </w:r>
      <w:r>
        <w:rPr>
          <w:sz w:val="24"/>
        </w:rPr>
        <w:t xml:space="preserve"> a utilização </w:t>
      </w:r>
      <w:r w:rsidR="00427818">
        <w:rPr>
          <w:sz w:val="24"/>
        </w:rPr>
        <w:t>para realizar integrações entre softwares.</w:t>
      </w:r>
    </w:p>
    <w:p w:rsidR="00427818" w:rsidRDefault="00394763" w:rsidP="00427818">
      <w:pPr>
        <w:pStyle w:val="Estilocorpodoc"/>
        <w:rPr>
          <w:sz w:val="24"/>
        </w:rPr>
      </w:pPr>
      <w:r w:rsidRPr="00394763">
        <w:rPr>
          <w:sz w:val="24"/>
        </w:rPr>
        <w:t>Um dos protolocos de interface de comunicação  com o software Asterisk chamado AGI (</w:t>
      </w:r>
      <w:r w:rsidRPr="00427818">
        <w:rPr>
          <w:i/>
          <w:sz w:val="24"/>
        </w:rPr>
        <w:t>Asterisk Gateway Interface</w:t>
      </w:r>
      <w:r w:rsidRPr="00394763">
        <w:rPr>
          <w:sz w:val="24"/>
        </w:rPr>
        <w:t xml:space="preserve">), tem o objetivo de possibilitar que o </w:t>
      </w:r>
      <w:r w:rsidRPr="00394763">
        <w:rPr>
          <w:sz w:val="24"/>
        </w:rPr>
        <w:lastRenderedPageBreak/>
        <w:t>software consiga consumir recursos externos através de requisição semelhantes ao CGI(</w:t>
      </w:r>
      <w:r w:rsidRPr="00427818">
        <w:rPr>
          <w:i/>
          <w:sz w:val="24"/>
        </w:rPr>
        <w:t>Common Gateway Interface</w:t>
      </w:r>
      <w:r w:rsidRPr="00394763">
        <w:rPr>
          <w:sz w:val="24"/>
        </w:rPr>
        <w:t>) de servidores web, no entanto de forma inversa</w:t>
      </w:r>
      <w:r>
        <w:rPr>
          <w:sz w:val="24"/>
        </w:rPr>
        <w:t xml:space="preserve"> a</w:t>
      </w:r>
      <w:r w:rsidRPr="00394763">
        <w:rPr>
          <w:sz w:val="24"/>
        </w:rPr>
        <w:t xml:space="preserve">s requisições são originadas pelo próprio </w:t>
      </w:r>
      <w:r w:rsidRPr="000806F6">
        <w:rPr>
          <w:sz w:val="24"/>
        </w:rPr>
        <w:t>Asterisk</w:t>
      </w:r>
      <w:r w:rsidR="00427818" w:rsidRPr="000806F6">
        <w:rPr>
          <w:sz w:val="24"/>
        </w:rPr>
        <w:t xml:space="preserve"> (Asterisk-Java, 2015).</w:t>
      </w:r>
    </w:p>
    <w:p w:rsidR="007D3E5F" w:rsidRDefault="000806F6" w:rsidP="00427818">
      <w:pPr>
        <w:pStyle w:val="Estilocorpodoc"/>
        <w:rPr>
          <w:sz w:val="24"/>
        </w:rPr>
      </w:pPr>
      <w:r>
        <w:rPr>
          <w:sz w:val="24"/>
        </w:rPr>
        <w:t>O WebService se trata</w:t>
      </w:r>
      <w:r w:rsidR="00427818" w:rsidRPr="00427818">
        <w:rPr>
          <w:sz w:val="24"/>
        </w:rPr>
        <w:t xml:space="preserve"> de uma solução que permite que sistemas diferentes se </w:t>
      </w:r>
      <w:r w:rsidRPr="00427818">
        <w:rPr>
          <w:sz w:val="24"/>
        </w:rPr>
        <w:t>comuniquem</w:t>
      </w:r>
      <w:r w:rsidR="00427818" w:rsidRPr="00427818">
        <w:rPr>
          <w:sz w:val="24"/>
        </w:rPr>
        <w:t xml:space="preserve"> através requisições </w:t>
      </w:r>
      <w:r>
        <w:rPr>
          <w:sz w:val="24"/>
        </w:rPr>
        <w:t>de</w:t>
      </w:r>
      <w:r w:rsidR="00427818" w:rsidRPr="00427818">
        <w:rPr>
          <w:sz w:val="24"/>
        </w:rPr>
        <w:t xml:space="preserve"> protoloco HTTP </w:t>
      </w:r>
      <w:r>
        <w:rPr>
          <w:sz w:val="24"/>
        </w:rPr>
        <w:t>a</w:t>
      </w:r>
      <w:r w:rsidR="00427818" w:rsidRPr="00427818">
        <w:rPr>
          <w:sz w:val="24"/>
        </w:rPr>
        <w:t xml:space="preserve"> recursos identificados por um URI (</w:t>
      </w:r>
      <w:r w:rsidR="00427818" w:rsidRPr="000806F6">
        <w:rPr>
          <w:i/>
          <w:sz w:val="24"/>
        </w:rPr>
        <w:t>Uniform Resource Identifier</w:t>
      </w:r>
      <w:r w:rsidR="00427818" w:rsidRPr="00427818">
        <w:rPr>
          <w:sz w:val="24"/>
        </w:rPr>
        <w:t xml:space="preserve">) </w:t>
      </w:r>
      <w:r w:rsidRPr="00427818">
        <w:rPr>
          <w:sz w:val="24"/>
        </w:rPr>
        <w:t>identifico</w:t>
      </w:r>
      <w:r w:rsidR="00427818" w:rsidRPr="00427818">
        <w:rPr>
          <w:sz w:val="24"/>
        </w:rPr>
        <w:t xml:space="preserve"> a Web </w:t>
      </w:r>
      <w:r w:rsidRPr="00427818">
        <w:rPr>
          <w:sz w:val="24"/>
        </w:rPr>
        <w:t>convenci</w:t>
      </w:r>
      <w:r>
        <w:rPr>
          <w:sz w:val="24"/>
        </w:rPr>
        <w:t>on</w:t>
      </w:r>
      <w:r w:rsidRPr="00427818">
        <w:rPr>
          <w:sz w:val="24"/>
        </w:rPr>
        <w:t>al,</w:t>
      </w:r>
      <w:r w:rsidR="00427818" w:rsidRPr="00427818">
        <w:rPr>
          <w:sz w:val="24"/>
        </w:rPr>
        <w:t xml:space="preserve"> descritos e definidos usando X</w:t>
      </w:r>
      <w:r>
        <w:rPr>
          <w:sz w:val="24"/>
        </w:rPr>
        <w:t>ML (</w:t>
      </w:r>
      <w:r w:rsidRPr="000806F6">
        <w:rPr>
          <w:i/>
          <w:sz w:val="24"/>
        </w:rPr>
        <w:t>Extensible Markup Language</w:t>
      </w:r>
      <w:r>
        <w:rPr>
          <w:sz w:val="24"/>
        </w:rPr>
        <w:t>) (WebService, 2015).</w:t>
      </w:r>
    </w:p>
    <w:p w:rsidR="00862430" w:rsidRDefault="00862430" w:rsidP="00813D9E">
      <w:pPr>
        <w:pStyle w:val="Estilocorpodoc"/>
        <w:rPr>
          <w:sz w:val="24"/>
        </w:rPr>
      </w:pPr>
    </w:p>
    <w:p w:rsidR="00813D9E" w:rsidRPr="00862430" w:rsidRDefault="00E20D75" w:rsidP="00862430">
      <w:pPr>
        <w:pStyle w:val="Estilocorpodoc"/>
        <w:rPr>
          <w:sz w:val="24"/>
        </w:rPr>
      </w:pPr>
      <w:r w:rsidRPr="00862430">
        <w:rPr>
          <w:sz w:val="24"/>
        </w:rPr>
        <w:t>A Unidade de Resposta Audível (URA) ou atendente eletrônico se trata</w:t>
      </w:r>
      <w:r w:rsidR="00813D9E" w:rsidRPr="00862430">
        <w:rPr>
          <w:sz w:val="24"/>
        </w:rPr>
        <w:t xml:space="preserve"> de </w:t>
      </w:r>
      <w:r w:rsidRPr="00862430">
        <w:rPr>
          <w:sz w:val="24"/>
        </w:rPr>
        <w:t xml:space="preserve">um software ou equipamento de </w:t>
      </w:r>
      <w:r w:rsidR="00656F0A" w:rsidRPr="00656F0A">
        <w:rPr>
          <w:i/>
          <w:sz w:val="24"/>
          <w:rPrChange w:id="476" w:author="Marcos Junior" w:date="2015-06-12T14:28:00Z">
            <w:rPr>
              <w:b/>
              <w:bCs/>
              <w:sz w:val="24"/>
            </w:rPr>
          </w:rPrChange>
        </w:rPr>
        <w:t>Call Center</w:t>
      </w:r>
      <w:r w:rsidRPr="00862430">
        <w:rPr>
          <w:sz w:val="24"/>
        </w:rPr>
        <w:t>, que possibilita o atendimento das ligações</w:t>
      </w:r>
      <w:r w:rsidR="00813D9E" w:rsidRPr="00862430">
        <w:rPr>
          <w:sz w:val="24"/>
        </w:rPr>
        <w:t xml:space="preserve"> de forma automática, tal solução </w:t>
      </w:r>
      <w:r w:rsidRPr="00862430">
        <w:rPr>
          <w:sz w:val="24"/>
        </w:rPr>
        <w:t>traz como benefício</w:t>
      </w:r>
      <w:r w:rsidR="00813D9E" w:rsidRPr="00862430">
        <w:rPr>
          <w:sz w:val="24"/>
        </w:rPr>
        <w:t xml:space="preserve"> </w:t>
      </w:r>
      <w:r w:rsidRPr="00862430">
        <w:rPr>
          <w:sz w:val="24"/>
        </w:rPr>
        <w:t>à</w:t>
      </w:r>
      <w:r w:rsidR="00813D9E" w:rsidRPr="00862430">
        <w:rPr>
          <w:sz w:val="24"/>
        </w:rPr>
        <w:t xml:space="preserve"> padronização dos atendimentos e </w:t>
      </w:r>
      <w:r w:rsidRPr="00862430">
        <w:rPr>
          <w:sz w:val="24"/>
        </w:rPr>
        <w:t>tem potencial para</w:t>
      </w:r>
      <w:r w:rsidR="00813D9E" w:rsidRPr="00862430">
        <w:rPr>
          <w:sz w:val="24"/>
        </w:rPr>
        <w:t xml:space="preserve"> automatização dos atendimentos, </w:t>
      </w:r>
      <w:r w:rsidRPr="00862430">
        <w:rPr>
          <w:sz w:val="24"/>
        </w:rPr>
        <w:t xml:space="preserve">com inúmeras possibilidades de customização </w:t>
      </w:r>
      <w:r w:rsidR="00813D9E" w:rsidRPr="00862430">
        <w:rPr>
          <w:sz w:val="24"/>
        </w:rPr>
        <w:t>através de integrações com sistemas ex</w:t>
      </w:r>
      <w:r w:rsidRPr="00862430">
        <w:rPr>
          <w:sz w:val="24"/>
        </w:rPr>
        <w:t>terno</w:t>
      </w:r>
      <w:r w:rsidR="00862430">
        <w:rPr>
          <w:sz w:val="24"/>
        </w:rPr>
        <w:t xml:space="preserve"> </w:t>
      </w:r>
      <w:r w:rsidRPr="00862430">
        <w:rPr>
          <w:sz w:val="24"/>
        </w:rPr>
        <w:t>(Asterisk, 2014) e (VIEIRA, 2007)</w:t>
      </w:r>
      <w:r w:rsidR="00862430">
        <w:rPr>
          <w:sz w:val="24"/>
        </w:rPr>
        <w:t>.</w:t>
      </w:r>
    </w:p>
    <w:p w:rsidR="00862430" w:rsidRPr="00862430" w:rsidRDefault="00862430" w:rsidP="00862430">
      <w:pPr>
        <w:pStyle w:val="Estilocorpodoc"/>
        <w:rPr>
          <w:sz w:val="24"/>
        </w:rPr>
      </w:pPr>
    </w:p>
    <w:p w:rsidR="00E67F20" w:rsidRPr="00862430" w:rsidRDefault="00E20D75" w:rsidP="00862430">
      <w:pPr>
        <w:pStyle w:val="Estilocorpodoc"/>
        <w:rPr>
          <w:sz w:val="24"/>
        </w:rPr>
      </w:pPr>
      <w:r w:rsidRPr="00862430">
        <w:rPr>
          <w:sz w:val="24"/>
        </w:rPr>
        <w:t xml:space="preserve">O Middleware ou intermediário se trata de uma camada de software responsável em mediar </w:t>
      </w:r>
      <w:del w:id="477" w:author="Marcos Junior" w:date="2015-06-12T14:28:00Z">
        <w:r w:rsidRPr="00862430" w:rsidDel="00F61EDA">
          <w:rPr>
            <w:sz w:val="24"/>
          </w:rPr>
          <w:delText>a</w:delText>
        </w:r>
      </w:del>
      <w:ins w:id="478" w:author="Marcos Junior" w:date="2015-06-12T14:28:00Z">
        <w:r w:rsidR="00F61EDA" w:rsidRPr="00862430">
          <w:rPr>
            <w:sz w:val="24"/>
          </w:rPr>
          <w:t>à</w:t>
        </w:r>
      </w:ins>
      <w:r w:rsidRPr="00862430">
        <w:rPr>
          <w:sz w:val="24"/>
        </w:rPr>
        <w:t xml:space="preserve"> comunicação de outros sistemas, utilizado normalmente em ambientes que tendem a utilizar plataformas, linguagens ou protocolos de comunicação diferentes nas trocas de informação, sendo um dos recursos adotados neste trabalho</w:t>
      </w:r>
      <w:r w:rsidR="00862430">
        <w:rPr>
          <w:sz w:val="24"/>
        </w:rPr>
        <w:t xml:space="preserve"> (</w:t>
      </w:r>
      <w:r w:rsidR="00862430">
        <w:t>ALMEIDA, 2007</w:t>
      </w:r>
      <w:r w:rsidR="00862430">
        <w:rPr>
          <w:sz w:val="24"/>
        </w:rPr>
        <w:t>).</w:t>
      </w:r>
    </w:p>
    <w:p w:rsidR="000D29E1" w:rsidRDefault="000D29E1" w:rsidP="00AC5099">
      <w:pPr>
        <w:contextualSpacing/>
        <w:rPr>
          <w:ins w:id="479" w:author="Marcos Junior" w:date="2015-06-12T14:44:00Z"/>
          <w:sz w:val="24"/>
        </w:rPr>
      </w:pPr>
    </w:p>
    <w:p w:rsidR="00586623" w:rsidRDefault="00D8425A">
      <w:pPr>
        <w:pStyle w:val="Estilocorpodoc"/>
        <w:rPr>
          <w:sz w:val="24"/>
          <w:rPrChange w:id="480" w:author="Marcos Junior" w:date="2015-06-12T14:44:00Z">
            <w:rPr/>
          </w:rPrChange>
        </w:rPr>
        <w:pPrChange w:id="481" w:author="Marcos Junior" w:date="2015-06-12T14:44:00Z">
          <w:pPr>
            <w:contextualSpacing/>
          </w:pPr>
        </w:pPrChange>
      </w:pPr>
      <w:ins w:id="482" w:author="Marcos Junior" w:date="2015-06-12T14:44:00Z">
        <w:r w:rsidRPr="00C605C7">
          <w:rPr>
            <w:sz w:val="24"/>
          </w:rPr>
          <w:t>O Disc-OS refere</w:t>
        </w:r>
        <w:r>
          <w:rPr>
            <w:sz w:val="24"/>
          </w:rPr>
          <w:t>-s</w:t>
        </w:r>
        <w:r w:rsidR="00656F0A" w:rsidRPr="00656F0A">
          <w:rPr>
            <w:sz w:val="24"/>
            <w:rPrChange w:id="483" w:author="Marcos Junior" w:date="2015-06-12T14:44:00Z">
              <w:rPr>
                <w:b/>
                <w:bCs/>
              </w:rPr>
            </w:rPrChange>
          </w:rPr>
          <w:t>e a uma distribuição Linux (Cent</w:t>
        </w:r>
        <w:r>
          <w:rPr>
            <w:sz w:val="24"/>
          </w:rPr>
          <w:t>-</w:t>
        </w:r>
        <w:r w:rsidR="00656F0A" w:rsidRPr="00656F0A">
          <w:rPr>
            <w:sz w:val="24"/>
            <w:rPrChange w:id="484" w:author="Marcos Junior" w:date="2015-06-12T14:44:00Z">
              <w:rPr>
                <w:b/>
                <w:bCs/>
              </w:rPr>
            </w:rPrChange>
          </w:rPr>
          <w:t>OS), customizada para utilização de PABX e PABX IP, abstrai toda a configuração de bibliotecas básicas e instalação do Asterisk</w:t>
        </w:r>
      </w:ins>
      <w:ins w:id="485" w:author="Marcos Junior" w:date="2015-06-12T14:50:00Z">
        <w:r>
          <w:rPr>
            <w:sz w:val="24"/>
          </w:rPr>
          <w:t xml:space="preserve"> (</w:t>
        </w:r>
        <w:r w:rsidRPr="005B4E7B">
          <w:t>Disc-OS</w:t>
        </w:r>
        <w:r>
          <w:t>, 2015</w:t>
        </w:r>
        <w:r>
          <w:rPr>
            <w:sz w:val="24"/>
          </w:rPr>
          <w:t>)</w:t>
        </w:r>
      </w:ins>
      <w:ins w:id="486" w:author="Marcos Junior" w:date="2015-06-12T14:44:00Z">
        <w:r w:rsidR="00656F0A" w:rsidRPr="00656F0A">
          <w:rPr>
            <w:sz w:val="24"/>
            <w:rPrChange w:id="487" w:author="Marcos Junior" w:date="2015-06-12T14:44:00Z">
              <w:rPr>
                <w:b/>
                <w:bCs/>
              </w:rPr>
            </w:rPrChange>
          </w:rPr>
          <w:t>.</w:t>
        </w:r>
        <w:r>
          <w:rPr>
            <w:sz w:val="24"/>
          </w:rPr>
          <w:t xml:space="preserve"> D</w:t>
        </w:r>
        <w:r w:rsidR="00656F0A" w:rsidRPr="00656F0A">
          <w:rPr>
            <w:sz w:val="24"/>
            <w:rPrChange w:id="488" w:author="Marcos Junior" w:date="2015-06-12T14:44:00Z">
              <w:rPr>
                <w:b/>
                <w:bCs/>
              </w:rPr>
            </w:rPrChange>
          </w:rPr>
          <w:t>isponibiliza</w:t>
        </w:r>
        <w:r>
          <w:rPr>
            <w:sz w:val="24"/>
          </w:rPr>
          <w:t xml:space="preserve"> uma</w:t>
        </w:r>
        <w:r w:rsidR="00656F0A" w:rsidRPr="00656F0A">
          <w:rPr>
            <w:sz w:val="24"/>
            <w:rPrChange w:id="489" w:author="Marcos Junior" w:date="2015-06-12T14:44:00Z">
              <w:rPr>
                <w:b/>
                <w:bCs/>
              </w:rPr>
            </w:rPrChange>
          </w:rPr>
          <w:t xml:space="preserve"> in</w:t>
        </w:r>
        <w:r w:rsidRPr="00C605C7">
          <w:rPr>
            <w:sz w:val="24"/>
          </w:rPr>
          <w:t>terface Web para configuração d</w:t>
        </w:r>
      </w:ins>
      <w:ins w:id="490" w:author="Marcos Junior" w:date="2015-06-12T14:45:00Z">
        <w:r>
          <w:rPr>
            <w:sz w:val="24"/>
          </w:rPr>
          <w:t>os recursos</w:t>
        </w:r>
      </w:ins>
      <w:ins w:id="491" w:author="Marcos Junior" w:date="2015-06-12T14:44:00Z">
        <w:r w:rsidR="00656F0A" w:rsidRPr="00656F0A">
          <w:rPr>
            <w:sz w:val="24"/>
            <w:rPrChange w:id="492" w:author="Marcos Junior" w:date="2015-06-12T14:44:00Z">
              <w:rPr>
                <w:b/>
                <w:bCs/>
              </w:rPr>
            </w:rPrChange>
          </w:rPr>
          <w:t xml:space="preserve">, </w:t>
        </w:r>
      </w:ins>
      <w:ins w:id="493" w:author="Marcos Junior" w:date="2015-06-12T14:46:00Z">
        <w:r>
          <w:rPr>
            <w:sz w:val="24"/>
          </w:rPr>
          <w:t xml:space="preserve">são </w:t>
        </w:r>
      </w:ins>
      <w:ins w:id="494" w:author="Marcos Junior" w:date="2015-06-12T14:45:00Z">
        <w:r>
          <w:rPr>
            <w:sz w:val="24"/>
          </w:rPr>
          <w:t>algumas das</w:t>
        </w:r>
      </w:ins>
      <w:ins w:id="495" w:author="Marcos Junior" w:date="2015-06-12T14:44:00Z">
        <w:r w:rsidR="00656F0A" w:rsidRPr="00656F0A">
          <w:rPr>
            <w:sz w:val="24"/>
            <w:rPrChange w:id="496" w:author="Marcos Junior" w:date="2015-06-12T14:44:00Z">
              <w:rPr>
                <w:b/>
                <w:bCs/>
              </w:rPr>
            </w:rPrChange>
          </w:rPr>
          <w:t xml:space="preserve"> va</w:t>
        </w:r>
        <w:r>
          <w:rPr>
            <w:sz w:val="24"/>
          </w:rPr>
          <w:t>n</w:t>
        </w:r>
        <w:r w:rsidR="00656F0A" w:rsidRPr="00656F0A">
          <w:rPr>
            <w:sz w:val="24"/>
            <w:rPrChange w:id="497" w:author="Marcos Junior" w:date="2015-06-12T14:44:00Z">
              <w:rPr>
                <w:b/>
                <w:bCs/>
              </w:rPr>
            </w:rPrChange>
          </w:rPr>
          <w:t>tage</w:t>
        </w:r>
        <w:r>
          <w:rPr>
            <w:sz w:val="24"/>
          </w:rPr>
          <w:t>n</w:t>
        </w:r>
        <w:r w:rsidRPr="00C605C7">
          <w:rPr>
            <w:sz w:val="24"/>
          </w:rPr>
          <w:t>s</w:t>
        </w:r>
      </w:ins>
      <w:ins w:id="498" w:author="Marcos Junior" w:date="2015-06-12T14:46:00Z">
        <w:r>
          <w:rPr>
            <w:sz w:val="24"/>
          </w:rPr>
          <w:t xml:space="preserve">, </w:t>
        </w:r>
      </w:ins>
      <w:ins w:id="499" w:author="Marcos Junior" w:date="2015-06-12T14:44:00Z">
        <w:r w:rsidR="00656F0A" w:rsidRPr="00656F0A">
          <w:rPr>
            <w:sz w:val="24"/>
            <w:rPrChange w:id="500" w:author="Marcos Junior" w:date="2015-06-12T14:44:00Z">
              <w:rPr>
                <w:b/>
                <w:bCs/>
              </w:rPr>
            </w:rPrChange>
          </w:rPr>
          <w:t xml:space="preserve">possuir </w:t>
        </w:r>
      </w:ins>
      <w:ins w:id="501" w:author="Marcos Junior" w:date="2015-06-12T14:46:00Z">
        <w:r>
          <w:rPr>
            <w:sz w:val="24"/>
          </w:rPr>
          <w:t xml:space="preserve">disponível no </w:t>
        </w:r>
      </w:ins>
      <w:ins w:id="502" w:author="Marcos Junior" w:date="2015-06-12T14:44:00Z">
        <w:r w:rsidR="00656F0A" w:rsidRPr="00656F0A">
          <w:rPr>
            <w:sz w:val="24"/>
            <w:rPrChange w:id="503" w:author="Marcos Junior" w:date="2015-06-12T14:44:00Z">
              <w:rPr>
                <w:b/>
                <w:bCs/>
              </w:rPr>
            </w:rPrChange>
          </w:rPr>
          <w:t xml:space="preserve">idioma português </w:t>
        </w:r>
      </w:ins>
      <w:ins w:id="504" w:author="Marcos Junior" w:date="2015-06-12T14:46:00Z">
        <w:r>
          <w:rPr>
            <w:sz w:val="24"/>
          </w:rPr>
          <w:t xml:space="preserve">brasileiro, além de </w:t>
        </w:r>
      </w:ins>
      <w:ins w:id="505" w:author="Marcos Junior" w:date="2015-06-12T14:44:00Z">
        <w:r w:rsidR="00656F0A" w:rsidRPr="00656F0A">
          <w:rPr>
            <w:sz w:val="24"/>
            <w:rPrChange w:id="506" w:author="Marcos Junior" w:date="2015-06-12T14:44:00Z">
              <w:rPr>
                <w:b/>
                <w:bCs/>
              </w:rPr>
            </w:rPrChange>
          </w:rPr>
          <w:t>tornar bem prático o processo de configurações.</w:t>
        </w:r>
      </w:ins>
    </w:p>
    <w:p w:rsidR="001E627B" w:rsidRDefault="001E627B" w:rsidP="00AC5099">
      <w:pPr>
        <w:contextualSpacing/>
        <w:rPr>
          <w:sz w:val="24"/>
        </w:rPr>
      </w:pPr>
    </w:p>
    <w:p w:rsidR="00586623" w:rsidRDefault="00656F0A">
      <w:pPr>
        <w:pStyle w:val="Estilocorpodoc"/>
        <w:rPr>
          <w:del w:id="507" w:author="Marcos Junior" w:date="2015-06-12T15:05:00Z"/>
          <w:rPrChange w:id="508" w:author="Marcos Junior" w:date="2015-06-12T15:09:00Z">
            <w:rPr>
              <w:del w:id="509" w:author="Marcos Junior" w:date="2015-06-12T15:05:00Z"/>
              <w:sz w:val="24"/>
            </w:rPr>
          </w:rPrChange>
        </w:rPr>
        <w:pPrChange w:id="510" w:author="Marcos Junior" w:date="2015-06-12T15:09:00Z">
          <w:pPr>
            <w:contextualSpacing/>
          </w:pPr>
        </w:pPrChange>
      </w:pPr>
      <w:ins w:id="511" w:author="Marcos Junior" w:date="2015-06-12T14:50:00Z">
        <w:r w:rsidRPr="00656F0A">
          <w:rPr>
            <w:sz w:val="24"/>
            <w:rPrChange w:id="512" w:author="Marcos Junior" w:date="2015-06-12T15:09:00Z">
              <w:rPr>
                <w:b/>
                <w:bCs/>
              </w:rPr>
            </w:rPrChange>
          </w:rPr>
          <w:tab/>
        </w:r>
      </w:ins>
      <w:ins w:id="513" w:author="Marcos Junior" w:date="2015-06-12T14:51:00Z">
        <w:r w:rsidRPr="00656F0A">
          <w:rPr>
            <w:sz w:val="24"/>
            <w:rPrChange w:id="514" w:author="Marcos Junior" w:date="2015-06-12T15:09:00Z">
              <w:rPr>
                <w:b/>
                <w:bCs/>
              </w:rPr>
            </w:rPrChange>
          </w:rPr>
          <w:t xml:space="preserve">O </w:t>
        </w:r>
        <w:r w:rsidR="00D8425A" w:rsidRPr="00C605C7">
          <w:rPr>
            <w:i/>
            <w:sz w:val="24"/>
          </w:rPr>
          <w:t>codec</w:t>
        </w:r>
      </w:ins>
      <w:ins w:id="515" w:author="Marcos Junior" w:date="2015-06-12T14:58:00Z">
        <w:r w:rsidRPr="00656F0A">
          <w:rPr>
            <w:i/>
            <w:sz w:val="24"/>
            <w:rPrChange w:id="516" w:author="Marcos Junior" w:date="2015-06-12T15:09:00Z">
              <w:rPr>
                <w:b/>
                <w:bCs/>
                <w:i/>
              </w:rPr>
            </w:rPrChange>
          </w:rPr>
          <w:t xml:space="preserve"> </w:t>
        </w:r>
      </w:ins>
      <w:ins w:id="517" w:author="Marcos Junior" w:date="2015-06-12T15:04:00Z">
        <w:r w:rsidRPr="00656F0A">
          <w:rPr>
            <w:i/>
            <w:sz w:val="24"/>
            <w:rPrChange w:id="518" w:author="Marcos Junior" w:date="2015-06-12T15:09:00Z">
              <w:rPr>
                <w:b/>
                <w:bCs/>
                <w:i/>
              </w:rPr>
            </w:rPrChange>
          </w:rPr>
          <w:t>(COder/DEcoder)</w:t>
        </w:r>
        <w:r w:rsidRPr="00656F0A">
          <w:rPr>
            <w:sz w:val="24"/>
            <w:rPrChange w:id="519" w:author="Marcos Junior" w:date="2015-06-12T15:09:00Z">
              <w:rPr>
                <w:rFonts w:ascii="Arial" w:hAnsi="Arial" w:cs="Arial"/>
                <w:b/>
                <w:bCs/>
                <w:i/>
                <w:sz w:val="24"/>
              </w:rPr>
            </w:rPrChange>
          </w:rPr>
          <w:t xml:space="preserve"> </w:t>
        </w:r>
      </w:ins>
      <w:ins w:id="520" w:author="Marcos Junior" w:date="2015-06-12T15:06:00Z">
        <w:r w:rsidRPr="00656F0A">
          <w:rPr>
            <w:sz w:val="24"/>
            <w:rPrChange w:id="521" w:author="Marcos Junior" w:date="2015-06-12T15:09:00Z">
              <w:rPr>
                <w:rFonts w:ascii="Arial" w:hAnsi="Arial" w:cs="Arial"/>
                <w:b/>
                <w:bCs/>
                <w:i/>
                <w:sz w:val="24"/>
              </w:rPr>
            </w:rPrChange>
          </w:rPr>
          <w:t xml:space="preserve">se trata de processo de </w:t>
        </w:r>
      </w:ins>
      <w:ins w:id="522" w:author="Marcos Junior" w:date="2015-06-12T14:59:00Z">
        <w:r w:rsidRPr="00656F0A">
          <w:rPr>
            <w:sz w:val="24"/>
            <w:rPrChange w:id="523" w:author="Marcos Junior" w:date="2015-06-12T15:09:00Z">
              <w:rPr>
                <w:rFonts w:ascii="Arial" w:hAnsi="Arial" w:cs="Arial"/>
                <w:b/>
                <w:bCs/>
                <w:i/>
                <w:sz w:val="24"/>
              </w:rPr>
            </w:rPrChange>
          </w:rPr>
          <w:t>codifica</w:t>
        </w:r>
      </w:ins>
      <w:ins w:id="524" w:author="Marcos Junior" w:date="2015-06-12T15:06:00Z">
        <w:r w:rsidRPr="00656F0A">
          <w:rPr>
            <w:sz w:val="24"/>
            <w:rPrChange w:id="525" w:author="Marcos Junior" w:date="2015-06-12T15:09:00Z">
              <w:rPr>
                <w:rFonts w:ascii="Arial" w:hAnsi="Arial" w:cs="Arial"/>
                <w:b/>
                <w:bCs/>
                <w:i/>
                <w:sz w:val="24"/>
              </w:rPr>
            </w:rPrChange>
          </w:rPr>
          <w:t>ção</w:t>
        </w:r>
      </w:ins>
      <w:ins w:id="526" w:author="Marcos Junior" w:date="2015-06-12T14:59:00Z">
        <w:r w:rsidRPr="00656F0A">
          <w:rPr>
            <w:sz w:val="24"/>
            <w:rPrChange w:id="527" w:author="Marcos Junior" w:date="2015-06-12T15:09:00Z">
              <w:rPr>
                <w:rFonts w:ascii="Arial" w:hAnsi="Arial" w:cs="Arial"/>
                <w:b/>
                <w:bCs/>
                <w:i/>
                <w:sz w:val="24"/>
              </w:rPr>
            </w:rPrChange>
          </w:rPr>
          <w:t xml:space="preserve"> e decodifica</w:t>
        </w:r>
      </w:ins>
      <w:ins w:id="528" w:author="Marcos Junior" w:date="2015-06-12T15:06:00Z">
        <w:r w:rsidRPr="00656F0A">
          <w:rPr>
            <w:sz w:val="24"/>
            <w:rPrChange w:id="529" w:author="Marcos Junior" w:date="2015-06-12T15:09:00Z">
              <w:rPr>
                <w:rFonts w:ascii="Arial" w:hAnsi="Arial" w:cs="Arial"/>
                <w:b/>
                <w:bCs/>
                <w:i/>
                <w:sz w:val="24"/>
              </w:rPr>
            </w:rPrChange>
          </w:rPr>
          <w:t>ção</w:t>
        </w:r>
      </w:ins>
      <w:ins w:id="530" w:author="Marcos Junior" w:date="2015-06-12T14:59:00Z">
        <w:r w:rsidRPr="00656F0A">
          <w:rPr>
            <w:sz w:val="24"/>
            <w:rPrChange w:id="531" w:author="Marcos Junior" w:date="2015-06-12T15:09:00Z">
              <w:rPr>
                <w:rFonts w:ascii="Arial" w:hAnsi="Arial" w:cs="Arial"/>
                <w:b/>
                <w:bCs/>
                <w:i/>
                <w:sz w:val="24"/>
              </w:rPr>
            </w:rPrChange>
          </w:rPr>
          <w:t xml:space="preserve"> </w:t>
        </w:r>
      </w:ins>
      <w:ins w:id="532" w:author="Marcos Junior" w:date="2015-06-12T15:06:00Z">
        <w:r w:rsidRPr="00656F0A">
          <w:rPr>
            <w:sz w:val="24"/>
            <w:rPrChange w:id="533" w:author="Marcos Junior" w:date="2015-06-12T15:09:00Z">
              <w:rPr>
                <w:rFonts w:ascii="Arial" w:hAnsi="Arial" w:cs="Arial"/>
                <w:b/>
                <w:bCs/>
                <w:i/>
                <w:sz w:val="24"/>
              </w:rPr>
            </w:rPrChange>
          </w:rPr>
          <w:t xml:space="preserve">da voz humana a ser </w:t>
        </w:r>
      </w:ins>
      <w:ins w:id="534" w:author="Marcos Junior" w:date="2015-06-12T14:59:00Z">
        <w:r w:rsidRPr="00656F0A">
          <w:rPr>
            <w:sz w:val="24"/>
            <w:rPrChange w:id="535" w:author="Marcos Junior" w:date="2015-06-12T15:09:00Z">
              <w:rPr>
                <w:rFonts w:ascii="Arial" w:hAnsi="Arial" w:cs="Arial"/>
                <w:b/>
                <w:bCs/>
                <w:i/>
                <w:sz w:val="24"/>
              </w:rPr>
            </w:rPrChange>
          </w:rPr>
          <w:t xml:space="preserve">transmitidas entre a origem e destino em </w:t>
        </w:r>
      </w:ins>
      <w:ins w:id="536" w:author="Marcos Junior" w:date="2015-06-12T15:07:00Z">
        <w:r w:rsidRPr="00656F0A">
          <w:rPr>
            <w:sz w:val="24"/>
            <w:rPrChange w:id="537" w:author="Marcos Junior" w:date="2015-06-12T15:09:00Z">
              <w:rPr>
                <w:rFonts w:ascii="Arial" w:hAnsi="Arial" w:cs="Arial"/>
                <w:b/>
                <w:bCs/>
                <w:i/>
                <w:sz w:val="24"/>
              </w:rPr>
            </w:rPrChange>
          </w:rPr>
          <w:t>meio digital</w:t>
        </w:r>
      </w:ins>
      <w:ins w:id="538" w:author="Marcos Junior" w:date="2015-06-12T15:10:00Z">
        <w:r w:rsidR="008019A2">
          <w:rPr>
            <w:sz w:val="24"/>
          </w:rPr>
          <w:t xml:space="preserve"> (VIEIRA, 2007).</w:t>
        </w:r>
      </w:ins>
    </w:p>
    <w:p w:rsidR="00586623" w:rsidRDefault="00586623">
      <w:pPr>
        <w:pStyle w:val="Estilocorpodoc"/>
        <w:rPr>
          <w:rPrChange w:id="539" w:author="Marcos Junior" w:date="2015-06-12T14:51:00Z">
            <w:rPr>
              <w:sz w:val="24"/>
            </w:rPr>
          </w:rPrChange>
        </w:rPr>
        <w:pPrChange w:id="540" w:author="Marcos Junior" w:date="2015-06-12T15:09:00Z">
          <w:pPr>
            <w:contextualSpacing/>
          </w:pPr>
        </w:pPrChange>
      </w:pPr>
    </w:p>
    <w:p w:rsidR="000D29E1" w:rsidRPr="00D8425A" w:rsidRDefault="000D29E1" w:rsidP="00AC5099">
      <w:pPr>
        <w:contextualSpacing/>
        <w:rPr>
          <w:sz w:val="24"/>
        </w:rPr>
      </w:pPr>
    </w:p>
    <w:p w:rsidR="000D29E1" w:rsidRPr="00D8425A" w:rsidDel="008019A2" w:rsidRDefault="000D29E1" w:rsidP="00AC5099">
      <w:pPr>
        <w:contextualSpacing/>
        <w:rPr>
          <w:del w:id="541" w:author="Marcos Junior" w:date="2015-06-12T15:11:00Z"/>
          <w:sz w:val="24"/>
        </w:rPr>
      </w:pPr>
    </w:p>
    <w:p w:rsidR="000D29E1" w:rsidRPr="00D8425A" w:rsidDel="008019A2" w:rsidRDefault="000D29E1" w:rsidP="00AC5099">
      <w:pPr>
        <w:contextualSpacing/>
        <w:rPr>
          <w:del w:id="542" w:author="Marcos Junior" w:date="2015-06-12T15:11:00Z"/>
          <w:sz w:val="24"/>
        </w:rPr>
      </w:pPr>
    </w:p>
    <w:p w:rsidR="000D29E1" w:rsidRPr="00D8425A" w:rsidDel="008019A2" w:rsidRDefault="000D29E1" w:rsidP="00AC5099">
      <w:pPr>
        <w:contextualSpacing/>
        <w:rPr>
          <w:del w:id="543" w:author="Marcos Junior" w:date="2015-06-12T15:11:00Z"/>
          <w:sz w:val="24"/>
        </w:rPr>
      </w:pPr>
    </w:p>
    <w:p w:rsidR="00C40FE1" w:rsidRPr="00D8425A" w:rsidDel="008019A2" w:rsidRDefault="00C40FE1" w:rsidP="00AC5099">
      <w:pPr>
        <w:contextualSpacing/>
        <w:rPr>
          <w:del w:id="544" w:author="Marcos Junior" w:date="2015-06-12T15:11:00Z"/>
          <w:sz w:val="24"/>
        </w:rPr>
      </w:pPr>
    </w:p>
    <w:p w:rsidR="00C40FE1" w:rsidRPr="00D8425A" w:rsidDel="008019A2" w:rsidRDefault="00C40FE1" w:rsidP="00AC5099">
      <w:pPr>
        <w:contextualSpacing/>
        <w:rPr>
          <w:del w:id="545" w:author="Marcos Junior" w:date="2015-06-12T15:11:00Z"/>
          <w:sz w:val="24"/>
        </w:rPr>
      </w:pPr>
    </w:p>
    <w:p w:rsidR="00C40FE1" w:rsidRPr="00D8425A" w:rsidDel="008019A2" w:rsidRDefault="00C40FE1" w:rsidP="00AC5099">
      <w:pPr>
        <w:contextualSpacing/>
        <w:rPr>
          <w:del w:id="546" w:author="Marcos Junior" w:date="2015-06-12T15:11:00Z"/>
          <w:sz w:val="24"/>
        </w:rPr>
      </w:pPr>
    </w:p>
    <w:p w:rsidR="00C40FE1" w:rsidRPr="00D8425A" w:rsidDel="008019A2" w:rsidRDefault="00C40FE1" w:rsidP="00AC5099">
      <w:pPr>
        <w:contextualSpacing/>
        <w:rPr>
          <w:del w:id="547" w:author="Marcos Junior" w:date="2015-06-12T15:11:00Z"/>
          <w:sz w:val="24"/>
        </w:rPr>
      </w:pPr>
    </w:p>
    <w:p w:rsidR="000D29E1" w:rsidRPr="00D8425A" w:rsidDel="008019A2" w:rsidRDefault="000D29E1" w:rsidP="00AC5099">
      <w:pPr>
        <w:contextualSpacing/>
        <w:rPr>
          <w:del w:id="548" w:author="Marcos Junior" w:date="2015-06-12T15:11:00Z"/>
          <w:sz w:val="24"/>
        </w:rPr>
      </w:pPr>
    </w:p>
    <w:p w:rsidR="000D29E1" w:rsidRPr="00D8425A" w:rsidDel="008019A2" w:rsidRDefault="000D29E1" w:rsidP="00AC5099">
      <w:pPr>
        <w:contextualSpacing/>
        <w:rPr>
          <w:del w:id="549" w:author="Marcos Junior" w:date="2015-06-12T15:11:00Z"/>
          <w:sz w:val="24"/>
        </w:rPr>
      </w:pPr>
    </w:p>
    <w:p w:rsidR="000D29E1" w:rsidRPr="00D8425A" w:rsidDel="008019A2" w:rsidRDefault="000D29E1" w:rsidP="00AC5099">
      <w:pPr>
        <w:contextualSpacing/>
        <w:rPr>
          <w:del w:id="550" w:author="Marcos Junior" w:date="2015-06-12T15:11:00Z"/>
          <w:sz w:val="24"/>
        </w:rPr>
      </w:pPr>
    </w:p>
    <w:p w:rsidR="006A1252" w:rsidDel="00F61EDA" w:rsidRDefault="006A1252" w:rsidP="00AC5099">
      <w:pPr>
        <w:contextualSpacing/>
        <w:rPr>
          <w:del w:id="551" w:author="Marcos Junior" w:date="2015-06-12T14:29:00Z"/>
          <w:sz w:val="24"/>
        </w:rPr>
      </w:pPr>
    </w:p>
    <w:p w:rsidR="000D29E1" w:rsidDel="00F61EDA" w:rsidRDefault="000D29E1" w:rsidP="00AC5099">
      <w:pPr>
        <w:contextualSpacing/>
        <w:rPr>
          <w:del w:id="552" w:author="Marcos Junior" w:date="2015-06-12T14:29:00Z"/>
          <w:sz w:val="24"/>
        </w:rPr>
      </w:pPr>
    </w:p>
    <w:p w:rsidR="00792168" w:rsidRPr="00792168" w:rsidRDefault="00792168" w:rsidP="00792168">
      <w:pPr>
        <w:spacing w:after="0" w:line="240" w:lineRule="auto"/>
        <w:jc w:val="right"/>
        <w:rPr>
          <w:rFonts w:ascii="Arial" w:eastAsia="Times New Roman" w:hAnsi="Arial" w:cs="Arial"/>
          <w:sz w:val="18"/>
          <w:szCs w:val="18"/>
          <w:lang w:eastAsia="pt-BR"/>
        </w:rPr>
      </w:pPr>
      <w:r w:rsidRPr="00792168">
        <w:rPr>
          <w:rFonts w:ascii="Arial" w:eastAsia="Times New Roman" w:hAnsi="Arial" w:cs="Arial"/>
          <w:sz w:val="23"/>
          <w:szCs w:val="23"/>
          <w:lang w:eastAsia="pt-BR"/>
        </w:rPr>
        <w:t>C</w:t>
      </w:r>
      <w:r w:rsidRPr="00792168">
        <w:rPr>
          <w:rFonts w:ascii="Arial" w:eastAsia="Times New Roman" w:hAnsi="Arial" w:cs="Arial"/>
          <w:sz w:val="18"/>
          <w:szCs w:val="18"/>
          <w:lang w:eastAsia="pt-BR"/>
        </w:rPr>
        <w:t>A P Í T U L O</w:t>
      </w:r>
    </w:p>
    <w:p w:rsidR="00792168" w:rsidRPr="000D29E1" w:rsidRDefault="00792168" w:rsidP="000D29E1">
      <w:pPr>
        <w:pStyle w:val="Heading1"/>
        <w:jc w:val="right"/>
        <w:rPr>
          <w:rFonts w:ascii="Arial" w:hAnsi="Arial" w:cs="Arial"/>
          <w:b w:val="0"/>
          <w:sz w:val="164"/>
          <w:szCs w:val="164"/>
        </w:rPr>
      </w:pPr>
      <w:bookmarkStart w:id="553" w:name="_Toc421743339"/>
      <w:bookmarkStart w:id="554" w:name="_Toc421744023"/>
      <w:r w:rsidRPr="000D29E1">
        <w:rPr>
          <w:rFonts w:ascii="Arial" w:hAnsi="Arial" w:cs="Arial"/>
          <w:b w:val="0"/>
          <w:sz w:val="164"/>
          <w:szCs w:val="164"/>
        </w:rPr>
        <w:t>4</w:t>
      </w:r>
      <w:bookmarkEnd w:id="553"/>
      <w:bookmarkEnd w:id="554"/>
    </w:p>
    <w:p w:rsidR="00792168" w:rsidRPr="000D29E1" w:rsidRDefault="00792168" w:rsidP="000D29E1">
      <w:pPr>
        <w:pStyle w:val="Heading1"/>
        <w:jc w:val="right"/>
        <w:rPr>
          <w:rFonts w:ascii="Arial" w:hAnsi="Arial" w:cs="Arial"/>
          <w:b w:val="0"/>
          <w:sz w:val="33"/>
          <w:szCs w:val="33"/>
        </w:rPr>
      </w:pPr>
      <w:bookmarkStart w:id="555" w:name="_Toc421744024"/>
      <w:r w:rsidRPr="000D29E1">
        <w:rPr>
          <w:rFonts w:ascii="Arial" w:hAnsi="Arial" w:cs="Arial"/>
          <w:b w:val="0"/>
          <w:sz w:val="41"/>
          <w:szCs w:val="41"/>
        </w:rPr>
        <w:t>P</w:t>
      </w:r>
      <w:r w:rsidRPr="000D29E1">
        <w:rPr>
          <w:rFonts w:ascii="Arial" w:hAnsi="Arial" w:cs="Arial"/>
          <w:b w:val="0"/>
          <w:sz w:val="33"/>
          <w:szCs w:val="33"/>
        </w:rPr>
        <w:t xml:space="preserve">ROCESSO DE </w:t>
      </w:r>
      <w:r w:rsidRPr="000D29E1">
        <w:rPr>
          <w:rFonts w:ascii="Arial" w:hAnsi="Arial" w:cs="Arial"/>
          <w:b w:val="0"/>
          <w:sz w:val="41"/>
          <w:szCs w:val="41"/>
        </w:rPr>
        <w:t>I</w:t>
      </w:r>
      <w:r w:rsidRPr="000D29E1">
        <w:rPr>
          <w:rFonts w:ascii="Arial" w:hAnsi="Arial" w:cs="Arial"/>
          <w:b w:val="0"/>
          <w:sz w:val="33"/>
          <w:szCs w:val="33"/>
        </w:rPr>
        <w:t>NTEGRAÇÃO</w:t>
      </w:r>
      <w:bookmarkEnd w:id="555"/>
    </w:p>
    <w:p w:rsidR="00E67F20" w:rsidRDefault="00E67F20" w:rsidP="00AC5099">
      <w:pPr>
        <w:contextualSpacing/>
        <w:rPr>
          <w:sz w:val="24"/>
        </w:rPr>
      </w:pPr>
    </w:p>
    <w:p w:rsidR="00E67F20" w:rsidRDefault="00E67F20" w:rsidP="00AC5099">
      <w:pPr>
        <w:contextualSpacing/>
        <w:rPr>
          <w:sz w:val="24"/>
        </w:rPr>
      </w:pPr>
    </w:p>
    <w:p w:rsidR="00E67F20" w:rsidRPr="003751C4" w:rsidRDefault="00792168" w:rsidP="003751C4">
      <w:pPr>
        <w:pStyle w:val="Estilocorpodoc"/>
        <w:rPr>
          <w:sz w:val="28"/>
        </w:rPr>
      </w:pPr>
      <w:r w:rsidRPr="003751C4">
        <w:rPr>
          <w:sz w:val="24"/>
        </w:rPr>
        <w:t>Neste capítulo são apresentados os procedimentos para a integração dos</w:t>
      </w:r>
      <w:r w:rsidR="003751C4" w:rsidRPr="003751C4">
        <w:rPr>
          <w:sz w:val="24"/>
        </w:rPr>
        <w:t xml:space="preserve"> sistemas envolvidos, expondo o</w:t>
      </w:r>
      <w:r w:rsidRPr="003751C4">
        <w:rPr>
          <w:sz w:val="24"/>
        </w:rPr>
        <w:t xml:space="preserve"> detalhes de implementação e configuração </w:t>
      </w:r>
      <w:r w:rsidR="003751C4" w:rsidRPr="003751C4">
        <w:rPr>
          <w:sz w:val="24"/>
        </w:rPr>
        <w:t>da solução proposta</w:t>
      </w:r>
      <w:r w:rsidRPr="003751C4">
        <w:rPr>
          <w:sz w:val="24"/>
        </w:rPr>
        <w:t>.</w:t>
      </w:r>
    </w:p>
    <w:p w:rsidR="00E67F20" w:rsidRDefault="00E67F20" w:rsidP="00AC5099">
      <w:pPr>
        <w:contextualSpacing/>
        <w:rPr>
          <w:sz w:val="24"/>
        </w:rPr>
      </w:pPr>
    </w:p>
    <w:p w:rsidR="00E67F20" w:rsidRPr="00645EF3" w:rsidRDefault="00E67F20" w:rsidP="00AC5099">
      <w:pPr>
        <w:contextualSpacing/>
        <w:rPr>
          <w:sz w:val="24"/>
        </w:rPr>
      </w:pPr>
    </w:p>
    <w:p w:rsidR="00A25D2D" w:rsidRPr="000D29E1" w:rsidRDefault="00E67F20" w:rsidP="000D29E1">
      <w:pPr>
        <w:pStyle w:val="Heading2"/>
        <w:rPr>
          <w:rFonts w:ascii="Arial" w:hAnsi="Arial" w:cs="Arial"/>
          <w:sz w:val="24"/>
          <w:szCs w:val="24"/>
        </w:rPr>
      </w:pPr>
      <w:bookmarkStart w:id="556" w:name="_Toc421744025"/>
      <w:r w:rsidRPr="000D29E1">
        <w:rPr>
          <w:rFonts w:ascii="Arial" w:hAnsi="Arial" w:cs="Arial"/>
          <w:sz w:val="24"/>
          <w:szCs w:val="24"/>
        </w:rPr>
        <w:t>4</w:t>
      </w:r>
      <w:r w:rsidR="003751C4" w:rsidRPr="000D29E1">
        <w:rPr>
          <w:rFonts w:ascii="Arial" w:hAnsi="Arial" w:cs="Arial"/>
          <w:sz w:val="24"/>
          <w:szCs w:val="24"/>
        </w:rPr>
        <w:t xml:space="preserve">.1 </w:t>
      </w:r>
      <w:r w:rsidR="007D3E5F" w:rsidRPr="000D29E1">
        <w:rPr>
          <w:rFonts w:ascii="Arial" w:hAnsi="Arial" w:cs="Arial"/>
          <w:sz w:val="24"/>
          <w:szCs w:val="24"/>
        </w:rPr>
        <w:t>DEFINIÇÃO DA SOLUÇÃO</w:t>
      </w:r>
      <w:bookmarkEnd w:id="556"/>
    </w:p>
    <w:p w:rsidR="00E67F20" w:rsidRDefault="00E67F20" w:rsidP="00710D9E">
      <w:pPr>
        <w:pStyle w:val="Estilocorpodoc"/>
        <w:rPr>
          <w:rStyle w:val="Heading2Char"/>
          <w:b w:val="0"/>
          <w:bCs w:val="0"/>
          <w:sz w:val="24"/>
          <w:szCs w:val="24"/>
        </w:rPr>
      </w:pPr>
      <w:bookmarkStart w:id="557" w:name="_Toc420975209"/>
      <w:bookmarkStart w:id="558" w:name="_Toc419629050"/>
    </w:p>
    <w:p w:rsidR="00114D5B" w:rsidRPr="006A1252" w:rsidRDefault="00334113" w:rsidP="006416B1">
      <w:pPr>
        <w:pStyle w:val="Estilocorpodoc"/>
        <w:rPr>
          <w:sz w:val="24"/>
        </w:rPr>
      </w:pPr>
      <w:r w:rsidRPr="006A1252">
        <w:rPr>
          <w:sz w:val="24"/>
        </w:rPr>
        <w:t xml:space="preserve">Após o estudo </w:t>
      </w:r>
      <w:r w:rsidR="00CE6D07" w:rsidRPr="006A1252">
        <w:rPr>
          <w:sz w:val="24"/>
        </w:rPr>
        <w:t>aprof</w:t>
      </w:r>
      <w:r w:rsidR="007D3E5F" w:rsidRPr="006A1252">
        <w:rPr>
          <w:sz w:val="24"/>
        </w:rPr>
        <w:t xml:space="preserve">undado sobre o sistema GSAN e software </w:t>
      </w:r>
      <w:r w:rsidR="00CE6D07" w:rsidRPr="006A1252">
        <w:rPr>
          <w:sz w:val="24"/>
        </w:rPr>
        <w:t>Asteri</w:t>
      </w:r>
      <w:r w:rsidR="007D3E5F" w:rsidRPr="006A1252">
        <w:rPr>
          <w:sz w:val="24"/>
        </w:rPr>
        <w:t>s</w:t>
      </w:r>
      <w:r w:rsidR="00CE6D07" w:rsidRPr="006A1252">
        <w:rPr>
          <w:sz w:val="24"/>
        </w:rPr>
        <w:t>k</w:t>
      </w:r>
      <w:r w:rsidRPr="006A1252">
        <w:rPr>
          <w:sz w:val="24"/>
        </w:rPr>
        <w:t xml:space="preserve"> </w:t>
      </w:r>
      <w:r w:rsidR="00114D5B" w:rsidRPr="006A1252">
        <w:rPr>
          <w:sz w:val="24"/>
        </w:rPr>
        <w:t>foram identificadas</w:t>
      </w:r>
      <w:r w:rsidR="00CE6D07" w:rsidRPr="006A1252">
        <w:rPr>
          <w:sz w:val="24"/>
        </w:rPr>
        <w:t xml:space="preserve"> diversas formas de </w:t>
      </w:r>
      <w:r w:rsidR="00114D5B" w:rsidRPr="006A1252">
        <w:rPr>
          <w:sz w:val="24"/>
        </w:rPr>
        <w:t xml:space="preserve">realizar a </w:t>
      </w:r>
      <w:r w:rsidR="00CE6D07" w:rsidRPr="006A1252">
        <w:rPr>
          <w:sz w:val="24"/>
        </w:rPr>
        <w:t>integração,</w:t>
      </w:r>
      <w:r w:rsidR="00114D5B" w:rsidRPr="006A1252">
        <w:rPr>
          <w:sz w:val="24"/>
        </w:rPr>
        <w:t xml:space="preserve"> </w:t>
      </w:r>
      <w:r w:rsidR="0071609E">
        <w:rPr>
          <w:sz w:val="24"/>
        </w:rPr>
        <w:t>entre os sistemas pelo fato da existência de várias protocolos possíveis de comunicação , no entanto a solução adotada será visando a reusabilidade, baixo custo de manutenção e o uso de tecnologias que já tenham uma maturidade no mercado.</w:t>
      </w:r>
      <w:r w:rsidR="000E19CA">
        <w:rPr>
          <w:sz w:val="24"/>
        </w:rPr>
        <w:t xml:space="preserve"> </w:t>
      </w:r>
      <w:r w:rsidR="006416B1">
        <w:rPr>
          <w:sz w:val="24"/>
        </w:rPr>
        <w:t xml:space="preserve">Foram escolhidos os protocolos SOAP e AGI para serem implementados por um </w:t>
      </w:r>
      <w:r w:rsidR="0082323E" w:rsidRPr="0082323E">
        <w:rPr>
          <w:i/>
          <w:sz w:val="24"/>
        </w:rPr>
        <w:t>m</w:t>
      </w:r>
      <w:r w:rsidR="006416B1" w:rsidRPr="0082323E">
        <w:rPr>
          <w:i/>
          <w:sz w:val="24"/>
        </w:rPr>
        <w:t>iddleware</w:t>
      </w:r>
      <w:r w:rsidR="006416B1">
        <w:rPr>
          <w:sz w:val="24"/>
        </w:rPr>
        <w:t>, este será responsável em assumir o papel de intermediário entre os sistemas GSAN e Asteisk.</w:t>
      </w:r>
      <w:bookmarkStart w:id="559" w:name="_Toc420975214"/>
      <w:bookmarkEnd w:id="557"/>
      <w:r w:rsidR="006416B1">
        <w:rPr>
          <w:sz w:val="24"/>
        </w:rPr>
        <w:t xml:space="preserve"> Com o intuito de</w:t>
      </w:r>
      <w:r w:rsidR="007E2C67" w:rsidRPr="006A1252">
        <w:rPr>
          <w:sz w:val="24"/>
        </w:rPr>
        <w:t xml:space="preserve"> </w:t>
      </w:r>
      <w:r w:rsidR="006416B1">
        <w:rPr>
          <w:sz w:val="24"/>
        </w:rPr>
        <w:t>facilitar o</w:t>
      </w:r>
      <w:r w:rsidR="007E2C67" w:rsidRPr="006A1252">
        <w:rPr>
          <w:sz w:val="24"/>
        </w:rPr>
        <w:t xml:space="preserve"> entendimento </w:t>
      </w:r>
      <w:r w:rsidR="006416B1">
        <w:rPr>
          <w:sz w:val="24"/>
        </w:rPr>
        <w:t>d</w:t>
      </w:r>
      <w:r w:rsidR="007E2C67" w:rsidRPr="006A1252">
        <w:rPr>
          <w:sz w:val="24"/>
        </w:rPr>
        <w:t xml:space="preserve">a comunicação entre os sistemas, a seguir </w:t>
      </w:r>
      <w:r w:rsidR="006416B1">
        <w:rPr>
          <w:sz w:val="24"/>
        </w:rPr>
        <w:t>será exposto</w:t>
      </w:r>
      <w:r w:rsidR="007E2C67" w:rsidRPr="006A1252">
        <w:rPr>
          <w:sz w:val="24"/>
        </w:rPr>
        <w:t xml:space="preserve"> o diagrama de </w:t>
      </w:r>
      <w:del w:id="560" w:author="Marcos Junior" w:date="2015-06-12T12:24:00Z">
        <w:r w:rsidR="007E2C67" w:rsidRPr="006A1252" w:rsidDel="005B463D">
          <w:rPr>
            <w:sz w:val="24"/>
          </w:rPr>
          <w:delText>deploy</w:delText>
        </w:r>
        <w:r w:rsidR="006416B1" w:rsidDel="005B463D">
          <w:rPr>
            <w:sz w:val="24"/>
          </w:rPr>
          <w:delText xml:space="preserve"> </w:delText>
        </w:r>
      </w:del>
      <w:ins w:id="561" w:author="Marcos Junior" w:date="2015-06-12T12:24:00Z">
        <w:r w:rsidR="005B463D">
          <w:rPr>
            <w:sz w:val="24"/>
          </w:rPr>
          <w:t xml:space="preserve">implantação </w:t>
        </w:r>
      </w:ins>
      <w:r w:rsidR="006416B1">
        <w:rPr>
          <w:sz w:val="24"/>
        </w:rPr>
        <w:t>da solução</w:t>
      </w:r>
      <w:ins w:id="562" w:author="Marcos Junior" w:date="2015-06-12T09:44:00Z">
        <w:r w:rsidR="00961CF0">
          <w:rPr>
            <w:sz w:val="24"/>
          </w:rPr>
          <w:t xml:space="preserve"> (figura 9) </w:t>
        </w:r>
      </w:ins>
      <w:del w:id="563" w:author="Marcos Junior" w:date="2015-06-12T09:44:00Z">
        <w:r w:rsidR="006416B1" w:rsidDel="00961CF0">
          <w:rPr>
            <w:sz w:val="24"/>
          </w:rPr>
          <w:delText xml:space="preserve"> </w:delText>
        </w:r>
      </w:del>
      <w:r w:rsidR="006416B1">
        <w:rPr>
          <w:sz w:val="24"/>
        </w:rPr>
        <w:t>descrita acima</w:t>
      </w:r>
      <w:r w:rsidR="007E2C67" w:rsidRPr="006A1252">
        <w:rPr>
          <w:sz w:val="24"/>
        </w:rPr>
        <w:t xml:space="preserve">, </w:t>
      </w:r>
      <w:r w:rsidR="0082323E" w:rsidRPr="006A1252">
        <w:rPr>
          <w:sz w:val="24"/>
        </w:rPr>
        <w:t>explanado</w:t>
      </w:r>
      <w:r w:rsidR="007E2C67" w:rsidRPr="006A1252">
        <w:rPr>
          <w:sz w:val="24"/>
        </w:rPr>
        <w:t xml:space="preserve"> os</w:t>
      </w:r>
      <w:r w:rsidR="006416B1">
        <w:rPr>
          <w:sz w:val="24"/>
        </w:rPr>
        <w:t xml:space="preserve"> principais detalhes adotados </w:t>
      </w:r>
      <w:del w:id="564" w:author="Marcos Junior" w:date="2015-06-12T09:44:00Z">
        <w:r w:rsidR="006416B1" w:rsidDel="00961CF0">
          <w:rPr>
            <w:sz w:val="24"/>
          </w:rPr>
          <w:delText>neste integração</w:delText>
        </w:r>
      </w:del>
      <w:ins w:id="565" w:author="Marcos Junior" w:date="2015-06-12T09:44:00Z">
        <w:r w:rsidR="00961CF0">
          <w:rPr>
            <w:sz w:val="24"/>
          </w:rPr>
          <w:t>nesta integração</w:t>
        </w:r>
      </w:ins>
      <w:r w:rsidR="007E2C67" w:rsidRPr="006A1252">
        <w:rPr>
          <w:sz w:val="24"/>
        </w:rPr>
        <w:t>:</w:t>
      </w:r>
      <w:bookmarkEnd w:id="559"/>
    </w:p>
    <w:p w:rsidR="007E2C67" w:rsidRDefault="007E2C67" w:rsidP="00114D5B">
      <w:pPr>
        <w:pStyle w:val="Estilocorpodoc"/>
        <w:ind w:firstLine="0"/>
        <w:rPr>
          <w:rStyle w:val="Heading2Char"/>
          <w:b w:val="0"/>
          <w:bCs w:val="0"/>
          <w:sz w:val="22"/>
          <w:szCs w:val="24"/>
        </w:rPr>
      </w:pPr>
    </w:p>
    <w:p w:rsidR="00AA157C" w:rsidRDefault="00586623">
      <w:pPr>
        <w:pStyle w:val="Estilocorpodoc"/>
        <w:ind w:firstLine="0"/>
        <w:rPr>
          <w:rStyle w:val="Heading2Char"/>
          <w:rFonts w:ascii="Calibri" w:eastAsia="Calibri" w:hAnsi="Calibri"/>
          <w:b w:val="0"/>
          <w:bCs w:val="0"/>
          <w:sz w:val="22"/>
          <w:szCs w:val="24"/>
          <w:lang w:eastAsia="en-US"/>
        </w:rPr>
      </w:pPr>
      <w:bookmarkStart w:id="566" w:name="_Toc420975215"/>
      <w:ins w:id="567" w:author="Marcos Junior" w:date="2015-06-12T14:21:00Z">
        <w:r>
          <w:rPr>
            <w:noProof/>
            <w:lang w:eastAsia="pt-BR"/>
            <w:rPrChange w:id="568" w:author="Unknown">
              <w:rPr>
                <w:b/>
                <w:bCs/>
                <w:noProof/>
                <w:lang w:eastAsia="pt-BR"/>
              </w:rPr>
            </w:rPrChange>
          </w:rPr>
          <w:lastRenderedPageBreak/>
          <w:drawing>
            <wp:inline distT="0" distB="0" distL="0" distR="0">
              <wp:extent cx="5860755" cy="4260430"/>
              <wp:effectExtent l="19050" t="0" r="6645" b="0"/>
              <wp:docPr id="31" name="Imagem 5" descr="C:\Users\marcos.junior\Desktop\Deployment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os.junior\Desktop\Deployment Diagram0.png"/>
                      <pic:cNvPicPr>
                        <a:picLocks noChangeAspect="1" noChangeArrowheads="1"/>
                      </pic:cNvPicPr>
                    </pic:nvPicPr>
                    <pic:blipFill>
                      <a:blip r:embed="rId20" cstate="print"/>
                      <a:srcRect/>
                      <a:stretch>
                        <a:fillRect/>
                      </a:stretch>
                    </pic:blipFill>
                    <pic:spPr bwMode="auto">
                      <a:xfrm>
                        <a:off x="0" y="0"/>
                        <a:ext cx="5860569" cy="4260295"/>
                      </a:xfrm>
                      <a:prstGeom prst="rect">
                        <a:avLst/>
                      </a:prstGeom>
                      <a:noFill/>
                      <a:ln w="9525">
                        <a:noFill/>
                        <a:miter lim="800000"/>
                        <a:headEnd/>
                        <a:tailEnd/>
                      </a:ln>
                    </pic:spPr>
                  </pic:pic>
                </a:graphicData>
              </a:graphic>
            </wp:inline>
          </w:drawing>
        </w:r>
      </w:ins>
      <w:del w:id="569" w:author="Marcos Junior" w:date="2015-06-12T13:38:00Z">
        <w:r>
          <w:rPr>
            <w:noProof/>
            <w:lang w:eastAsia="pt-BR"/>
            <w:rPrChange w:id="570" w:author="Unknown">
              <w:rPr>
                <w:b/>
                <w:bCs/>
                <w:noProof/>
                <w:lang w:eastAsia="pt-BR"/>
              </w:rPr>
            </w:rPrChange>
          </w:rPr>
          <w:drawing>
            <wp:inline distT="0" distB="0" distL="0" distR="0">
              <wp:extent cx="5549349" cy="4367048"/>
              <wp:effectExtent l="19050" t="0" r="0" b="0"/>
              <wp:docPr id="19" name="Imagem 19" descr="diagrama_de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a_deplo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86381" cy="4396190"/>
                      </a:xfrm>
                      <a:prstGeom prst="rect">
                        <a:avLst/>
                      </a:prstGeom>
                      <a:noFill/>
                      <a:ln>
                        <a:noFill/>
                      </a:ln>
                    </pic:spPr>
                  </pic:pic>
                </a:graphicData>
              </a:graphic>
            </wp:inline>
          </w:drawing>
        </w:r>
      </w:del>
      <w:bookmarkEnd w:id="566"/>
    </w:p>
    <w:p w:rsidR="007E2C67" w:rsidRDefault="00896E3F" w:rsidP="004F08BD">
      <w:pPr>
        <w:pStyle w:val="Caption"/>
        <w:jc w:val="center"/>
        <w:rPr>
          <w:rStyle w:val="Heading2Char"/>
          <w:sz w:val="22"/>
          <w:szCs w:val="24"/>
        </w:rPr>
      </w:pPr>
      <w:bookmarkStart w:id="571" w:name="_Toc420975216"/>
      <w:bookmarkStart w:id="572" w:name="_Toc421735336"/>
      <w:r>
        <w:t xml:space="preserve">Figura </w:t>
      </w:r>
      <w:r w:rsidR="00656F0A">
        <w:fldChar w:fldCharType="begin"/>
      </w:r>
      <w:r w:rsidR="00567E87">
        <w:instrText xml:space="preserve"> SEQ Figura \* ARABIC </w:instrText>
      </w:r>
      <w:r w:rsidR="00656F0A">
        <w:fldChar w:fldCharType="separate"/>
      </w:r>
      <w:r w:rsidR="000F6A97">
        <w:rPr>
          <w:noProof/>
        </w:rPr>
        <w:t>9</w:t>
      </w:r>
      <w:r w:rsidR="00656F0A">
        <w:rPr>
          <w:noProof/>
        </w:rPr>
        <w:fldChar w:fldCharType="end"/>
      </w:r>
      <w:r>
        <w:t xml:space="preserve">: </w:t>
      </w:r>
      <w:bookmarkEnd w:id="571"/>
      <w:r w:rsidR="004F08BD">
        <w:t xml:space="preserve">Diagrama de </w:t>
      </w:r>
      <w:del w:id="573" w:author="Marcos Junior" w:date="2015-06-12T14:19:00Z">
        <w:r w:rsidR="004F08BD" w:rsidDel="00BF0A31">
          <w:delText xml:space="preserve">deploy </w:delText>
        </w:r>
      </w:del>
      <w:ins w:id="574" w:author="Marcos Junior" w:date="2015-06-12T14:19:00Z">
        <w:r w:rsidR="00BF0A31">
          <w:t xml:space="preserve">implantação </w:t>
        </w:r>
      </w:ins>
      <w:r w:rsidR="004F08BD">
        <w:t>da solução</w:t>
      </w:r>
      <w:r w:rsidR="00DF3F89">
        <w:rPr>
          <w:bCs w:val="0"/>
        </w:rPr>
        <w:br/>
      </w:r>
      <w:r w:rsidR="00DF3F89" w:rsidRPr="00DF3F89">
        <w:rPr>
          <w:bCs w:val="0"/>
        </w:rPr>
        <w:t>Fonte: Autoria Própria</w:t>
      </w:r>
      <w:bookmarkEnd w:id="572"/>
    </w:p>
    <w:p w:rsidR="007D3E5F" w:rsidRDefault="007D3E5F" w:rsidP="00114D5B">
      <w:pPr>
        <w:pStyle w:val="Estilocorpodoc"/>
        <w:ind w:firstLine="708"/>
        <w:rPr>
          <w:rStyle w:val="Heading2Char"/>
          <w:b w:val="0"/>
          <w:bCs w:val="0"/>
          <w:sz w:val="24"/>
          <w:szCs w:val="24"/>
        </w:rPr>
      </w:pPr>
      <w:bookmarkStart w:id="575" w:name="_Toc420975217"/>
    </w:p>
    <w:p w:rsidR="00AA157C" w:rsidRPr="006A1252" w:rsidRDefault="00AA157C" w:rsidP="006A1252">
      <w:pPr>
        <w:pStyle w:val="Estilocorpodoc"/>
        <w:rPr>
          <w:sz w:val="24"/>
        </w:rPr>
      </w:pPr>
      <w:r w:rsidRPr="006A1252">
        <w:rPr>
          <w:sz w:val="24"/>
        </w:rPr>
        <w:t>Conforme ilustrado acima, o sistema GSAN irá prover uma interface de serviços na forma de WebServices</w:t>
      </w:r>
      <w:r w:rsidR="00032E68" w:rsidRPr="006A1252">
        <w:rPr>
          <w:sz w:val="24"/>
        </w:rPr>
        <w:t xml:space="preserve"> utilizando o protocolo de comunicação SOAP (</w:t>
      </w:r>
      <w:r w:rsidR="00CD56BB" w:rsidRPr="008854D4">
        <w:rPr>
          <w:i/>
          <w:sz w:val="24"/>
        </w:rPr>
        <w:t>Simple Object Access Protocol</w:t>
      </w:r>
      <w:r w:rsidR="00032E68" w:rsidRPr="006A1252">
        <w:rPr>
          <w:sz w:val="24"/>
        </w:rPr>
        <w:t>)</w:t>
      </w:r>
      <w:r w:rsidRPr="006A1252">
        <w:rPr>
          <w:sz w:val="24"/>
        </w:rPr>
        <w:t xml:space="preserve">, tais serviços serão consumidos através do </w:t>
      </w:r>
      <w:r w:rsidR="007D3E5F" w:rsidRPr="0082323E">
        <w:rPr>
          <w:i/>
          <w:sz w:val="24"/>
        </w:rPr>
        <w:t>middleware</w:t>
      </w:r>
      <w:r w:rsidR="00032E68" w:rsidRPr="006A1252">
        <w:rPr>
          <w:sz w:val="24"/>
        </w:rPr>
        <w:t xml:space="preserve"> intermediário denominado</w:t>
      </w:r>
      <w:r w:rsidRPr="006A1252">
        <w:rPr>
          <w:sz w:val="24"/>
        </w:rPr>
        <w:t xml:space="preserve"> </w:t>
      </w:r>
      <w:r w:rsidR="009C4F36" w:rsidRPr="006A1252">
        <w:rPr>
          <w:sz w:val="24"/>
        </w:rPr>
        <w:t>i</w:t>
      </w:r>
      <w:r w:rsidRPr="006A1252">
        <w:rPr>
          <w:sz w:val="24"/>
        </w:rPr>
        <w:t>ntegrador que além de consumir os serviços do</w:t>
      </w:r>
      <w:r w:rsidR="007D3E5F" w:rsidRPr="006A1252">
        <w:rPr>
          <w:sz w:val="24"/>
        </w:rPr>
        <w:t xml:space="preserve"> s</w:t>
      </w:r>
      <w:r w:rsidR="00032E68" w:rsidRPr="006A1252">
        <w:rPr>
          <w:sz w:val="24"/>
        </w:rPr>
        <w:t>istema</w:t>
      </w:r>
      <w:r w:rsidRPr="006A1252">
        <w:rPr>
          <w:sz w:val="24"/>
        </w:rPr>
        <w:t xml:space="preserve"> GSAN</w:t>
      </w:r>
      <w:r w:rsidR="00032E68" w:rsidRPr="006A1252">
        <w:rPr>
          <w:sz w:val="24"/>
        </w:rPr>
        <w:t>,</w:t>
      </w:r>
      <w:r w:rsidRPr="006A1252">
        <w:rPr>
          <w:sz w:val="24"/>
        </w:rPr>
        <w:t xml:space="preserve"> deverá também prover um</w:t>
      </w:r>
      <w:r w:rsidR="00032E68" w:rsidRPr="006A1252">
        <w:rPr>
          <w:sz w:val="24"/>
        </w:rPr>
        <w:t>a</w:t>
      </w:r>
      <w:r w:rsidRPr="006A1252">
        <w:rPr>
          <w:sz w:val="24"/>
        </w:rPr>
        <w:t xml:space="preserve"> interface de serviços na forma </w:t>
      </w:r>
      <w:r w:rsidR="00032E68" w:rsidRPr="006A1252">
        <w:rPr>
          <w:sz w:val="24"/>
        </w:rPr>
        <w:t xml:space="preserve">utilizando o </w:t>
      </w:r>
      <w:r w:rsidRPr="006A1252">
        <w:rPr>
          <w:sz w:val="24"/>
        </w:rPr>
        <w:t>protocolo A</w:t>
      </w:r>
      <w:r w:rsidR="00CD56BB" w:rsidRPr="006A1252">
        <w:rPr>
          <w:sz w:val="24"/>
        </w:rPr>
        <w:t>GI,</w:t>
      </w:r>
      <w:r w:rsidR="00032E68" w:rsidRPr="006A1252">
        <w:rPr>
          <w:sz w:val="24"/>
        </w:rPr>
        <w:t xml:space="preserve"> </w:t>
      </w:r>
      <w:r w:rsidRPr="006A1252">
        <w:rPr>
          <w:sz w:val="24"/>
        </w:rPr>
        <w:t>para então s</w:t>
      </w:r>
      <w:r w:rsidR="00032E68" w:rsidRPr="006A1252">
        <w:rPr>
          <w:sz w:val="24"/>
        </w:rPr>
        <w:t>er</w:t>
      </w:r>
      <w:r w:rsidRPr="006A1252">
        <w:rPr>
          <w:sz w:val="24"/>
        </w:rPr>
        <w:t xml:space="preserve"> consumidos pelo Asterisk </w:t>
      </w:r>
      <w:r w:rsidR="00032E68" w:rsidRPr="006A1252">
        <w:rPr>
          <w:sz w:val="24"/>
        </w:rPr>
        <w:t>e responder a solicitação da Unidade de Resposta Audível.</w:t>
      </w:r>
      <w:bookmarkEnd w:id="575"/>
    </w:p>
    <w:p w:rsidR="007D3E5F" w:rsidRDefault="007D3E5F" w:rsidP="00114D5B">
      <w:pPr>
        <w:pStyle w:val="Estilocorpodoc"/>
        <w:ind w:firstLine="708"/>
        <w:rPr>
          <w:rStyle w:val="Heading2Char"/>
          <w:b w:val="0"/>
          <w:bCs w:val="0"/>
          <w:sz w:val="24"/>
          <w:szCs w:val="24"/>
        </w:rPr>
      </w:pPr>
    </w:p>
    <w:p w:rsidR="007D3E5F" w:rsidRPr="00401199" w:rsidRDefault="007D3E5F" w:rsidP="000D29E1">
      <w:pPr>
        <w:pStyle w:val="Heading2"/>
        <w:rPr>
          <w:rFonts w:ascii="Arial" w:hAnsi="Arial" w:cs="Arial"/>
          <w:sz w:val="24"/>
          <w:szCs w:val="24"/>
        </w:rPr>
      </w:pPr>
      <w:bookmarkStart w:id="576" w:name="_Toc421744026"/>
      <w:r w:rsidRPr="000D29E1">
        <w:rPr>
          <w:rFonts w:ascii="Arial" w:hAnsi="Arial" w:cs="Arial"/>
          <w:sz w:val="24"/>
          <w:szCs w:val="24"/>
        </w:rPr>
        <w:t>4.2 TECNOLOGIAS</w:t>
      </w:r>
      <w:r w:rsidR="00401199">
        <w:rPr>
          <w:rFonts w:ascii="Arial" w:hAnsi="Arial" w:cs="Arial"/>
          <w:sz w:val="24"/>
          <w:szCs w:val="24"/>
        </w:rPr>
        <w:t xml:space="preserve"> UTILIZADAS</w:t>
      </w:r>
      <w:bookmarkEnd w:id="576"/>
    </w:p>
    <w:p w:rsidR="007D3E5F" w:rsidRDefault="007D3E5F" w:rsidP="00114D5B">
      <w:pPr>
        <w:pStyle w:val="Estilocorpodoc"/>
        <w:ind w:firstLine="708"/>
        <w:rPr>
          <w:rStyle w:val="Heading2Char"/>
          <w:b w:val="0"/>
          <w:bCs w:val="0"/>
          <w:sz w:val="24"/>
          <w:szCs w:val="24"/>
        </w:rPr>
      </w:pPr>
    </w:p>
    <w:p w:rsidR="00032E68" w:rsidRPr="006A1252" w:rsidRDefault="007C49A8" w:rsidP="006A1252">
      <w:pPr>
        <w:pStyle w:val="Estilocorpodoc"/>
        <w:rPr>
          <w:sz w:val="24"/>
        </w:rPr>
      </w:pPr>
      <w:r w:rsidRPr="006A1252">
        <w:rPr>
          <w:sz w:val="24"/>
        </w:rPr>
        <w:t xml:space="preserve">O processo de integração será composto por tecnologias com paradigmas diferenciados, no entanto para melhorar o entendimento dos detalhes de </w:t>
      </w:r>
      <w:r w:rsidRPr="006A1252">
        <w:rPr>
          <w:sz w:val="24"/>
        </w:rPr>
        <w:lastRenderedPageBreak/>
        <w:t>compatibilidades adotados segue abaixo a tabela</w:t>
      </w:r>
      <w:ins w:id="577" w:author="Marcos Junior" w:date="2015-06-12T09:45:00Z">
        <w:r w:rsidR="00961CF0">
          <w:rPr>
            <w:sz w:val="24"/>
          </w:rPr>
          <w:t xml:space="preserve"> 3</w:t>
        </w:r>
      </w:ins>
      <w:r w:rsidRPr="006A1252">
        <w:rPr>
          <w:sz w:val="24"/>
        </w:rPr>
        <w:t xml:space="preserve"> das tecnologias utilizadas e versões correspondentes.</w:t>
      </w:r>
    </w:p>
    <w:p w:rsidR="007D3E5F" w:rsidRPr="005E78DB" w:rsidRDefault="007D3E5F" w:rsidP="00114D5B">
      <w:pPr>
        <w:pStyle w:val="Estilocorpodoc"/>
        <w:ind w:firstLine="708"/>
        <w:rPr>
          <w:rStyle w:val="Heading2Char"/>
          <w:b w:val="0"/>
          <w:bCs w:val="0"/>
          <w:sz w:val="24"/>
          <w:szCs w:val="24"/>
        </w:rPr>
      </w:pPr>
    </w:p>
    <w:p w:rsidR="005E78DB" w:rsidRDefault="005E78DB" w:rsidP="00114D5B">
      <w:pPr>
        <w:pStyle w:val="Estilocorpodoc"/>
        <w:ind w:firstLine="708"/>
        <w:rPr>
          <w:rStyle w:val="Heading2Char"/>
          <w:b w:val="0"/>
          <w:bCs w:val="0"/>
          <w:sz w:val="22"/>
          <w:szCs w:val="24"/>
        </w:rPr>
      </w:pPr>
    </w:p>
    <w:tbl>
      <w:tblPr>
        <w:tblW w:w="9229" w:type="dxa"/>
        <w:tblInd w:w="55" w:type="dxa"/>
        <w:tblCellMar>
          <w:left w:w="70" w:type="dxa"/>
          <w:right w:w="70" w:type="dxa"/>
        </w:tblCellMar>
        <w:tblLook w:val="04A0" w:firstRow="1" w:lastRow="0" w:firstColumn="1" w:lastColumn="0" w:noHBand="0" w:noVBand="1"/>
      </w:tblPr>
      <w:tblGrid>
        <w:gridCol w:w="2534"/>
        <w:gridCol w:w="5672"/>
        <w:gridCol w:w="1023"/>
      </w:tblGrid>
      <w:tr w:rsidR="005E78DB" w:rsidRPr="005E78DB" w:rsidTr="005E78DB">
        <w:trPr>
          <w:trHeight w:val="300"/>
        </w:trPr>
        <w:tc>
          <w:tcPr>
            <w:tcW w:w="2534"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rsidR="005E78DB" w:rsidRPr="005E78DB" w:rsidRDefault="005E78DB" w:rsidP="005E78DB">
            <w:pPr>
              <w:spacing w:after="0" w:line="240" w:lineRule="auto"/>
              <w:jc w:val="center"/>
              <w:rPr>
                <w:rFonts w:eastAsia="Times New Roman"/>
                <w:b/>
                <w:bCs/>
                <w:color w:val="000000"/>
                <w:lang w:eastAsia="pt-BR"/>
              </w:rPr>
            </w:pPr>
            <w:r w:rsidRPr="005E78DB">
              <w:rPr>
                <w:rFonts w:eastAsia="Times New Roman"/>
                <w:b/>
                <w:bCs/>
                <w:color w:val="000000"/>
                <w:lang w:eastAsia="pt-BR"/>
              </w:rPr>
              <w:t>Software</w:t>
            </w:r>
          </w:p>
        </w:tc>
        <w:tc>
          <w:tcPr>
            <w:tcW w:w="5672" w:type="dxa"/>
            <w:tcBorders>
              <w:top w:val="single" w:sz="4" w:space="0" w:color="000000"/>
              <w:left w:val="single" w:sz="4" w:space="0" w:color="000000"/>
              <w:bottom w:val="single" w:sz="8" w:space="0" w:color="000000"/>
              <w:right w:val="single" w:sz="4" w:space="0" w:color="000000"/>
            </w:tcBorders>
            <w:shd w:val="clear" w:color="auto" w:fill="auto"/>
            <w:vAlign w:val="center"/>
            <w:hideMark/>
          </w:tcPr>
          <w:p w:rsidR="005E78DB" w:rsidRPr="005E78DB" w:rsidRDefault="005E78DB" w:rsidP="005E78DB">
            <w:pPr>
              <w:spacing w:after="0" w:line="240" w:lineRule="auto"/>
              <w:rPr>
                <w:rFonts w:eastAsia="Times New Roman"/>
                <w:b/>
                <w:bCs/>
                <w:color w:val="000000"/>
                <w:lang w:eastAsia="pt-BR"/>
              </w:rPr>
            </w:pPr>
            <w:r w:rsidRPr="005E78DB">
              <w:rPr>
                <w:rFonts w:eastAsia="Times New Roman"/>
                <w:b/>
                <w:bCs/>
                <w:color w:val="000000"/>
                <w:lang w:eastAsia="pt-BR"/>
              </w:rPr>
              <w:t>Finalidade</w:t>
            </w:r>
          </w:p>
        </w:tc>
        <w:tc>
          <w:tcPr>
            <w:tcW w:w="1023" w:type="dxa"/>
            <w:tcBorders>
              <w:top w:val="single" w:sz="4" w:space="0" w:color="000000"/>
              <w:left w:val="single" w:sz="4" w:space="0" w:color="000000"/>
              <w:bottom w:val="single" w:sz="8" w:space="0" w:color="000000"/>
              <w:right w:val="single" w:sz="4" w:space="0" w:color="000000"/>
            </w:tcBorders>
            <w:shd w:val="clear" w:color="auto" w:fill="auto"/>
            <w:noWrap/>
            <w:vAlign w:val="center"/>
            <w:hideMark/>
          </w:tcPr>
          <w:p w:rsidR="005E78DB" w:rsidRPr="005E78DB" w:rsidRDefault="005E78DB" w:rsidP="005E78DB">
            <w:pPr>
              <w:spacing w:after="0" w:line="240" w:lineRule="auto"/>
              <w:jc w:val="center"/>
              <w:rPr>
                <w:rFonts w:eastAsia="Times New Roman"/>
                <w:b/>
                <w:bCs/>
                <w:color w:val="000000"/>
                <w:lang w:eastAsia="pt-BR"/>
              </w:rPr>
            </w:pPr>
            <w:r w:rsidRPr="005E78DB">
              <w:rPr>
                <w:rFonts w:eastAsia="Times New Roman"/>
                <w:b/>
                <w:bCs/>
                <w:color w:val="000000"/>
                <w:lang w:eastAsia="pt-BR"/>
              </w:rPr>
              <w:t>Versão</w:t>
            </w:r>
          </w:p>
        </w:tc>
      </w:tr>
      <w:tr w:rsidR="005E78DB" w:rsidRPr="005E78DB" w:rsidTr="005E78DB">
        <w:trPr>
          <w:trHeight w:val="900"/>
        </w:trPr>
        <w:tc>
          <w:tcPr>
            <w:tcW w:w="2534"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5E78DB" w:rsidRPr="005E78DB" w:rsidRDefault="005E78DB" w:rsidP="005E78DB">
            <w:pPr>
              <w:spacing w:after="0" w:line="240" w:lineRule="auto"/>
              <w:jc w:val="center"/>
              <w:rPr>
                <w:rFonts w:eastAsia="Times New Roman"/>
                <w:b/>
                <w:bCs/>
                <w:color w:val="000000"/>
                <w:lang w:eastAsia="pt-BR"/>
              </w:rPr>
            </w:pPr>
            <w:r w:rsidRPr="005E78DB">
              <w:rPr>
                <w:rFonts w:eastAsia="Times New Roman"/>
                <w:b/>
                <w:bCs/>
                <w:color w:val="000000"/>
                <w:lang w:eastAsia="pt-BR"/>
              </w:rPr>
              <w:t>Java Platform, Enterprise Edition 5 (JEE)</w:t>
            </w:r>
          </w:p>
        </w:tc>
        <w:tc>
          <w:tcPr>
            <w:tcW w:w="5672"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5E78DB" w:rsidRPr="005E78DB" w:rsidRDefault="005E78DB" w:rsidP="005E78DB">
            <w:pPr>
              <w:spacing w:after="0" w:line="240" w:lineRule="auto"/>
              <w:rPr>
                <w:rFonts w:eastAsia="Times New Roman"/>
                <w:color w:val="000000"/>
                <w:lang w:eastAsia="pt-BR"/>
              </w:rPr>
            </w:pPr>
            <w:r w:rsidRPr="005E78DB">
              <w:rPr>
                <w:rFonts w:eastAsia="Times New Roman"/>
                <w:color w:val="000000"/>
                <w:lang w:eastAsia="pt-BR"/>
              </w:rPr>
              <w:t>Conjunto de Tecnologias e Serviços para implementar soluções da Plataforma Java com estabilidade, segurança e escalabilidade</w:t>
            </w:r>
          </w:p>
        </w:tc>
        <w:tc>
          <w:tcPr>
            <w:tcW w:w="1023"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E78DB" w:rsidRPr="005E78DB" w:rsidRDefault="005E78DB" w:rsidP="005E78DB">
            <w:pPr>
              <w:spacing w:after="0" w:line="240" w:lineRule="auto"/>
              <w:jc w:val="center"/>
              <w:rPr>
                <w:rFonts w:eastAsia="Times New Roman"/>
                <w:color w:val="000000"/>
                <w:lang w:eastAsia="pt-BR"/>
              </w:rPr>
            </w:pPr>
            <w:r w:rsidRPr="005E78DB">
              <w:rPr>
                <w:rFonts w:eastAsia="Times New Roman"/>
                <w:color w:val="000000"/>
                <w:lang w:eastAsia="pt-BR"/>
              </w:rPr>
              <w:t>5</w:t>
            </w:r>
          </w:p>
        </w:tc>
      </w:tr>
      <w:tr w:rsidR="005E78DB" w:rsidRPr="005E78DB" w:rsidTr="005E78DB">
        <w:trPr>
          <w:trHeight w:val="600"/>
        </w:trPr>
        <w:tc>
          <w:tcPr>
            <w:tcW w:w="25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E78DB" w:rsidRPr="005E78DB" w:rsidRDefault="005E78DB" w:rsidP="005E78DB">
            <w:pPr>
              <w:spacing w:after="0" w:line="240" w:lineRule="auto"/>
              <w:jc w:val="center"/>
              <w:rPr>
                <w:rFonts w:eastAsia="Times New Roman"/>
                <w:b/>
                <w:bCs/>
                <w:color w:val="000000"/>
                <w:lang w:eastAsia="pt-BR"/>
              </w:rPr>
            </w:pPr>
            <w:r w:rsidRPr="005E78DB">
              <w:rPr>
                <w:rFonts w:eastAsia="Times New Roman"/>
                <w:b/>
                <w:bCs/>
                <w:color w:val="000000"/>
                <w:lang w:eastAsia="pt-BR"/>
              </w:rPr>
              <w:t xml:space="preserve">JBoss </w:t>
            </w:r>
          </w:p>
        </w:tc>
        <w:tc>
          <w:tcPr>
            <w:tcW w:w="567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E78DB" w:rsidRPr="005E78DB" w:rsidRDefault="005E78DB" w:rsidP="005E78DB">
            <w:pPr>
              <w:spacing w:after="0" w:line="240" w:lineRule="auto"/>
              <w:rPr>
                <w:rFonts w:eastAsia="Times New Roman"/>
                <w:color w:val="000000"/>
                <w:lang w:eastAsia="pt-BR"/>
              </w:rPr>
            </w:pPr>
            <w:r w:rsidRPr="005E78DB">
              <w:rPr>
                <w:rFonts w:eastAsia="Times New Roman"/>
                <w:color w:val="000000"/>
                <w:lang w:eastAsia="pt-BR"/>
              </w:rPr>
              <w:t>Servidor de aplicação que implementa especificações JEE</w:t>
            </w:r>
          </w:p>
        </w:tc>
        <w:tc>
          <w:tcPr>
            <w:tcW w:w="102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E78DB" w:rsidRPr="005E78DB" w:rsidRDefault="005E78DB" w:rsidP="005E78DB">
            <w:pPr>
              <w:spacing w:after="0" w:line="240" w:lineRule="auto"/>
              <w:jc w:val="center"/>
              <w:rPr>
                <w:rFonts w:eastAsia="Times New Roman"/>
                <w:color w:val="000000"/>
                <w:lang w:eastAsia="pt-BR"/>
              </w:rPr>
            </w:pPr>
            <w:r w:rsidRPr="005E78DB">
              <w:rPr>
                <w:rFonts w:eastAsia="Times New Roman"/>
                <w:color w:val="000000"/>
                <w:lang w:eastAsia="pt-BR"/>
              </w:rPr>
              <w:t>4.0.1 sp1</w:t>
            </w:r>
          </w:p>
        </w:tc>
      </w:tr>
      <w:tr w:rsidR="005E78DB" w:rsidRPr="005E78DB" w:rsidTr="005E78DB">
        <w:trPr>
          <w:trHeight w:val="600"/>
        </w:trPr>
        <w:tc>
          <w:tcPr>
            <w:tcW w:w="2534"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5E78DB" w:rsidRPr="005E78DB" w:rsidRDefault="005E78DB" w:rsidP="005E78DB">
            <w:pPr>
              <w:spacing w:after="0" w:line="240" w:lineRule="auto"/>
              <w:jc w:val="center"/>
              <w:rPr>
                <w:rFonts w:eastAsia="Times New Roman"/>
                <w:b/>
                <w:bCs/>
                <w:color w:val="000000"/>
                <w:lang w:eastAsia="pt-BR"/>
              </w:rPr>
            </w:pPr>
            <w:r w:rsidRPr="005E78DB">
              <w:rPr>
                <w:rFonts w:eastAsia="Times New Roman"/>
                <w:b/>
                <w:bCs/>
                <w:color w:val="000000"/>
                <w:lang w:eastAsia="pt-BR"/>
              </w:rPr>
              <w:t>Hibernate</w:t>
            </w:r>
          </w:p>
        </w:tc>
        <w:tc>
          <w:tcPr>
            <w:tcW w:w="5672"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5E78DB" w:rsidRPr="005E78DB" w:rsidRDefault="005E78DB" w:rsidP="005E78DB">
            <w:pPr>
              <w:spacing w:after="0" w:line="240" w:lineRule="auto"/>
              <w:rPr>
                <w:rFonts w:eastAsia="Times New Roman"/>
                <w:color w:val="000000"/>
                <w:lang w:eastAsia="pt-BR"/>
              </w:rPr>
            </w:pPr>
            <w:r w:rsidRPr="005E78DB">
              <w:rPr>
                <w:rFonts w:eastAsia="Times New Roman"/>
                <w:color w:val="000000"/>
                <w:lang w:eastAsia="pt-BR"/>
              </w:rPr>
              <w:t>Framework utilizado para fazer o mapeamento objeto-relacional. É responsável pela camada de persistência.</w:t>
            </w:r>
          </w:p>
        </w:tc>
        <w:tc>
          <w:tcPr>
            <w:tcW w:w="1023"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E78DB" w:rsidRPr="005E78DB" w:rsidRDefault="005E78DB" w:rsidP="005E78DB">
            <w:pPr>
              <w:spacing w:after="0" w:line="240" w:lineRule="auto"/>
              <w:jc w:val="center"/>
              <w:rPr>
                <w:rFonts w:eastAsia="Times New Roman"/>
                <w:color w:val="000000"/>
                <w:lang w:eastAsia="pt-BR"/>
              </w:rPr>
            </w:pPr>
            <w:r w:rsidRPr="005E78DB">
              <w:rPr>
                <w:rFonts w:eastAsia="Times New Roman"/>
                <w:color w:val="000000"/>
                <w:lang w:eastAsia="pt-BR"/>
              </w:rPr>
              <w:t>3.1</w:t>
            </w:r>
          </w:p>
        </w:tc>
      </w:tr>
      <w:tr w:rsidR="005E78DB" w:rsidRPr="005E78DB" w:rsidTr="005E78DB">
        <w:trPr>
          <w:trHeight w:val="300"/>
        </w:trPr>
        <w:tc>
          <w:tcPr>
            <w:tcW w:w="25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E78DB" w:rsidRPr="005E78DB" w:rsidRDefault="005E78DB" w:rsidP="005E78DB">
            <w:pPr>
              <w:spacing w:after="0" w:line="240" w:lineRule="auto"/>
              <w:jc w:val="center"/>
              <w:rPr>
                <w:rFonts w:eastAsia="Times New Roman"/>
                <w:b/>
                <w:bCs/>
                <w:color w:val="000000"/>
                <w:lang w:eastAsia="pt-BR"/>
              </w:rPr>
            </w:pPr>
            <w:r w:rsidRPr="005E78DB">
              <w:rPr>
                <w:rFonts w:eastAsia="Times New Roman"/>
                <w:b/>
                <w:bCs/>
                <w:color w:val="000000"/>
                <w:lang w:eastAsia="pt-BR"/>
              </w:rPr>
              <w:t>PostgreSQL</w:t>
            </w:r>
          </w:p>
        </w:tc>
        <w:tc>
          <w:tcPr>
            <w:tcW w:w="567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E78DB" w:rsidRPr="005E78DB" w:rsidRDefault="005E78DB" w:rsidP="005E78DB">
            <w:pPr>
              <w:spacing w:after="0" w:line="240" w:lineRule="auto"/>
              <w:rPr>
                <w:rFonts w:eastAsia="Times New Roman"/>
                <w:color w:val="000000"/>
                <w:lang w:eastAsia="pt-BR"/>
              </w:rPr>
            </w:pPr>
            <w:r w:rsidRPr="005E78DB">
              <w:rPr>
                <w:rFonts w:eastAsia="Times New Roman"/>
                <w:color w:val="000000"/>
                <w:lang w:eastAsia="pt-BR"/>
              </w:rPr>
              <w:t>Banco de dados relacional.</w:t>
            </w:r>
          </w:p>
        </w:tc>
        <w:tc>
          <w:tcPr>
            <w:tcW w:w="102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E78DB" w:rsidRPr="005E78DB" w:rsidRDefault="005E78DB" w:rsidP="005E78DB">
            <w:pPr>
              <w:spacing w:after="0" w:line="240" w:lineRule="auto"/>
              <w:jc w:val="center"/>
              <w:rPr>
                <w:rFonts w:eastAsia="Times New Roman"/>
                <w:color w:val="000000"/>
                <w:lang w:eastAsia="pt-BR"/>
              </w:rPr>
            </w:pPr>
            <w:r w:rsidRPr="005E78DB">
              <w:rPr>
                <w:rFonts w:eastAsia="Times New Roman"/>
                <w:color w:val="000000"/>
                <w:lang w:eastAsia="pt-BR"/>
              </w:rPr>
              <w:t>9.3.4</w:t>
            </w:r>
          </w:p>
        </w:tc>
      </w:tr>
      <w:tr w:rsidR="005E78DB" w:rsidRPr="005E78DB" w:rsidTr="005E78DB">
        <w:trPr>
          <w:trHeight w:val="600"/>
        </w:trPr>
        <w:tc>
          <w:tcPr>
            <w:tcW w:w="2534"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5E78DB" w:rsidRPr="005E78DB" w:rsidRDefault="005E78DB" w:rsidP="005E78DB">
            <w:pPr>
              <w:spacing w:after="0" w:line="240" w:lineRule="auto"/>
              <w:jc w:val="center"/>
              <w:rPr>
                <w:rFonts w:eastAsia="Times New Roman"/>
                <w:b/>
                <w:bCs/>
                <w:color w:val="000000"/>
                <w:lang w:eastAsia="pt-BR"/>
              </w:rPr>
            </w:pPr>
            <w:r w:rsidRPr="005E78DB">
              <w:rPr>
                <w:rFonts w:eastAsia="Times New Roman"/>
                <w:b/>
                <w:bCs/>
                <w:color w:val="000000"/>
                <w:lang w:eastAsia="pt-BR"/>
              </w:rPr>
              <w:t>Apache Ant</w:t>
            </w:r>
          </w:p>
        </w:tc>
        <w:tc>
          <w:tcPr>
            <w:tcW w:w="5672"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5E78DB" w:rsidRPr="005E78DB" w:rsidRDefault="005E78DB" w:rsidP="005E78DB">
            <w:pPr>
              <w:spacing w:after="0" w:line="240" w:lineRule="auto"/>
              <w:rPr>
                <w:rFonts w:eastAsia="Times New Roman"/>
                <w:color w:val="000000"/>
                <w:lang w:eastAsia="pt-BR"/>
              </w:rPr>
            </w:pPr>
            <w:r w:rsidRPr="005E78DB">
              <w:rPr>
                <w:rFonts w:eastAsia="Times New Roman"/>
                <w:color w:val="000000"/>
                <w:lang w:eastAsia="pt-BR"/>
              </w:rPr>
              <w:t>Geração de Enterprise Application Resources (EAR) deploy’s</w:t>
            </w:r>
          </w:p>
        </w:tc>
        <w:tc>
          <w:tcPr>
            <w:tcW w:w="1023"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E78DB" w:rsidRPr="005E78DB" w:rsidRDefault="005E78DB" w:rsidP="005E78DB">
            <w:pPr>
              <w:spacing w:after="0" w:line="240" w:lineRule="auto"/>
              <w:jc w:val="center"/>
              <w:rPr>
                <w:rFonts w:eastAsia="Times New Roman"/>
                <w:color w:val="000000"/>
                <w:lang w:eastAsia="pt-BR"/>
              </w:rPr>
            </w:pPr>
            <w:r w:rsidRPr="005E78DB">
              <w:rPr>
                <w:rFonts w:eastAsia="Times New Roman"/>
                <w:color w:val="000000"/>
                <w:lang w:eastAsia="pt-BR"/>
              </w:rPr>
              <w:t>1.6.2</w:t>
            </w:r>
          </w:p>
        </w:tc>
      </w:tr>
      <w:tr w:rsidR="005E78DB" w:rsidRPr="005E78DB" w:rsidTr="005E78DB">
        <w:trPr>
          <w:trHeight w:val="600"/>
        </w:trPr>
        <w:tc>
          <w:tcPr>
            <w:tcW w:w="25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E78DB" w:rsidRPr="005E78DB" w:rsidRDefault="005E78DB" w:rsidP="005E78DB">
            <w:pPr>
              <w:spacing w:after="0" w:line="240" w:lineRule="auto"/>
              <w:jc w:val="center"/>
              <w:rPr>
                <w:rFonts w:eastAsia="Times New Roman"/>
                <w:b/>
                <w:bCs/>
                <w:color w:val="000000"/>
                <w:lang w:eastAsia="pt-BR"/>
              </w:rPr>
            </w:pPr>
            <w:r w:rsidRPr="005E78DB">
              <w:rPr>
                <w:rFonts w:eastAsia="Times New Roman"/>
                <w:b/>
                <w:bCs/>
                <w:color w:val="000000"/>
                <w:lang w:eastAsia="pt-BR"/>
              </w:rPr>
              <w:t>JasperReports</w:t>
            </w:r>
          </w:p>
        </w:tc>
        <w:tc>
          <w:tcPr>
            <w:tcW w:w="567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E78DB" w:rsidRPr="005E78DB" w:rsidRDefault="005E78DB" w:rsidP="005E78DB">
            <w:pPr>
              <w:spacing w:after="0" w:line="240" w:lineRule="auto"/>
              <w:rPr>
                <w:rFonts w:eastAsia="Times New Roman"/>
                <w:color w:val="000000"/>
                <w:lang w:eastAsia="pt-BR"/>
              </w:rPr>
            </w:pPr>
            <w:r w:rsidRPr="005E78DB">
              <w:rPr>
                <w:rFonts w:eastAsia="Times New Roman"/>
                <w:color w:val="000000"/>
                <w:lang w:eastAsia="pt-BR"/>
              </w:rPr>
              <w:t>Tecnologia utilizada para criação de relatórios em PDF, HTML, XLS, CSV e XML</w:t>
            </w:r>
          </w:p>
        </w:tc>
        <w:tc>
          <w:tcPr>
            <w:tcW w:w="102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E78DB" w:rsidRPr="005E78DB" w:rsidRDefault="005E78DB" w:rsidP="005E78DB">
            <w:pPr>
              <w:spacing w:after="0" w:line="240" w:lineRule="auto"/>
              <w:jc w:val="center"/>
              <w:rPr>
                <w:rFonts w:eastAsia="Times New Roman"/>
                <w:color w:val="000000"/>
                <w:lang w:eastAsia="pt-BR"/>
              </w:rPr>
            </w:pPr>
            <w:r w:rsidRPr="005E78DB">
              <w:rPr>
                <w:rFonts w:eastAsia="Times New Roman"/>
                <w:color w:val="000000"/>
                <w:lang w:eastAsia="pt-BR"/>
              </w:rPr>
              <w:t>1.2.2</w:t>
            </w:r>
          </w:p>
        </w:tc>
      </w:tr>
      <w:tr w:rsidR="005E78DB" w:rsidRPr="005E78DB" w:rsidTr="005E78DB">
        <w:trPr>
          <w:trHeight w:val="300"/>
        </w:trPr>
        <w:tc>
          <w:tcPr>
            <w:tcW w:w="2534"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5E78DB" w:rsidRPr="005E78DB" w:rsidRDefault="005E78DB" w:rsidP="005E78DB">
            <w:pPr>
              <w:spacing w:after="0" w:line="240" w:lineRule="auto"/>
              <w:jc w:val="center"/>
              <w:rPr>
                <w:rFonts w:eastAsia="Times New Roman"/>
                <w:b/>
                <w:bCs/>
                <w:color w:val="000000"/>
                <w:lang w:eastAsia="pt-BR"/>
              </w:rPr>
            </w:pPr>
            <w:r w:rsidRPr="005E78DB">
              <w:rPr>
                <w:rFonts w:eastAsia="Times New Roman"/>
                <w:b/>
                <w:bCs/>
                <w:color w:val="000000"/>
                <w:lang w:eastAsia="pt-BR"/>
              </w:rPr>
              <w:t>Struts</w:t>
            </w:r>
          </w:p>
        </w:tc>
        <w:tc>
          <w:tcPr>
            <w:tcW w:w="5672"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5E78DB" w:rsidRPr="005E78DB" w:rsidRDefault="005E78DB" w:rsidP="005E78DB">
            <w:pPr>
              <w:spacing w:after="0" w:line="240" w:lineRule="auto"/>
              <w:rPr>
                <w:rFonts w:eastAsia="Times New Roman"/>
                <w:color w:val="000000"/>
                <w:lang w:eastAsia="pt-BR"/>
              </w:rPr>
            </w:pPr>
            <w:r w:rsidRPr="005E78DB">
              <w:rPr>
                <w:rFonts w:eastAsia="Times New Roman"/>
                <w:color w:val="000000"/>
                <w:lang w:eastAsia="pt-BR"/>
              </w:rPr>
              <w:t>Framework para controle de navegação e validação web</w:t>
            </w:r>
          </w:p>
        </w:tc>
        <w:tc>
          <w:tcPr>
            <w:tcW w:w="1023"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E78DB" w:rsidRPr="005E78DB" w:rsidRDefault="005E78DB" w:rsidP="005E78DB">
            <w:pPr>
              <w:spacing w:after="0" w:line="240" w:lineRule="auto"/>
              <w:jc w:val="center"/>
              <w:rPr>
                <w:rFonts w:eastAsia="Times New Roman"/>
                <w:color w:val="000000"/>
                <w:lang w:eastAsia="pt-BR"/>
              </w:rPr>
            </w:pPr>
            <w:r w:rsidRPr="005E78DB">
              <w:rPr>
                <w:rFonts w:eastAsia="Times New Roman"/>
                <w:color w:val="000000"/>
                <w:lang w:eastAsia="pt-BR"/>
              </w:rPr>
              <w:t>1.1</w:t>
            </w:r>
          </w:p>
        </w:tc>
      </w:tr>
      <w:tr w:rsidR="005E78DB" w:rsidRPr="005E78DB" w:rsidDel="005B463D" w:rsidTr="005E78DB">
        <w:trPr>
          <w:trHeight w:val="300"/>
          <w:del w:id="578" w:author="Marcos Junior" w:date="2015-06-12T12:20:00Z"/>
        </w:trPr>
        <w:tc>
          <w:tcPr>
            <w:tcW w:w="25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E78DB" w:rsidRPr="005E78DB" w:rsidDel="005B463D" w:rsidRDefault="005E78DB" w:rsidP="005E78DB">
            <w:pPr>
              <w:spacing w:after="0" w:line="240" w:lineRule="auto"/>
              <w:jc w:val="center"/>
              <w:rPr>
                <w:del w:id="579" w:author="Marcos Junior" w:date="2015-06-12T12:20:00Z"/>
                <w:rFonts w:eastAsia="Times New Roman"/>
                <w:b/>
                <w:bCs/>
                <w:color w:val="000000"/>
                <w:lang w:eastAsia="pt-BR"/>
              </w:rPr>
            </w:pPr>
            <w:del w:id="580" w:author="Marcos Junior" w:date="2015-06-12T12:20:00Z">
              <w:r w:rsidRPr="005E78DB" w:rsidDel="005B463D">
                <w:rPr>
                  <w:rFonts w:eastAsia="Times New Roman"/>
                  <w:b/>
                  <w:bCs/>
                  <w:color w:val="000000"/>
                  <w:lang w:eastAsia="pt-BR"/>
                </w:rPr>
                <w:delText>Quartz</w:delText>
              </w:r>
            </w:del>
          </w:p>
        </w:tc>
        <w:tc>
          <w:tcPr>
            <w:tcW w:w="567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E78DB" w:rsidRPr="005E78DB" w:rsidDel="005B463D" w:rsidRDefault="005E78DB" w:rsidP="005E78DB">
            <w:pPr>
              <w:spacing w:after="0" w:line="240" w:lineRule="auto"/>
              <w:rPr>
                <w:del w:id="581" w:author="Marcos Junior" w:date="2015-06-12T12:20:00Z"/>
                <w:rFonts w:eastAsia="Times New Roman"/>
                <w:color w:val="000000"/>
                <w:lang w:eastAsia="pt-BR"/>
              </w:rPr>
            </w:pPr>
            <w:del w:id="582" w:author="Marcos Junior" w:date="2015-06-12T12:20:00Z">
              <w:r w:rsidRPr="005E78DB" w:rsidDel="005B463D">
                <w:rPr>
                  <w:rFonts w:eastAsia="Times New Roman"/>
                  <w:color w:val="000000"/>
                  <w:lang w:eastAsia="pt-BR"/>
                </w:rPr>
                <w:delText xml:space="preserve">Serviço de Agendamento de Tarefas </w:delText>
              </w:r>
            </w:del>
          </w:p>
        </w:tc>
        <w:tc>
          <w:tcPr>
            <w:tcW w:w="102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E78DB" w:rsidRPr="005E78DB" w:rsidDel="005B463D" w:rsidRDefault="005E78DB" w:rsidP="005E78DB">
            <w:pPr>
              <w:spacing w:after="0" w:line="240" w:lineRule="auto"/>
              <w:jc w:val="center"/>
              <w:rPr>
                <w:del w:id="583" w:author="Marcos Junior" w:date="2015-06-12T12:20:00Z"/>
                <w:rFonts w:eastAsia="Times New Roman"/>
                <w:color w:val="000000"/>
                <w:lang w:eastAsia="pt-BR"/>
              </w:rPr>
            </w:pPr>
            <w:del w:id="584" w:author="Marcos Junior" w:date="2015-06-12T12:20:00Z">
              <w:r w:rsidRPr="005E78DB" w:rsidDel="005B463D">
                <w:rPr>
                  <w:rFonts w:eastAsia="Times New Roman"/>
                  <w:color w:val="000000"/>
                  <w:lang w:eastAsia="pt-BR"/>
                </w:rPr>
                <w:delText>1.5.2</w:delText>
              </w:r>
            </w:del>
          </w:p>
        </w:tc>
      </w:tr>
      <w:tr w:rsidR="005E78DB" w:rsidRPr="005E78DB" w:rsidTr="005E78DB">
        <w:trPr>
          <w:trHeight w:val="600"/>
        </w:trPr>
        <w:tc>
          <w:tcPr>
            <w:tcW w:w="2534"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5E78DB" w:rsidRPr="005E78DB" w:rsidRDefault="005E78DB" w:rsidP="005E78DB">
            <w:pPr>
              <w:spacing w:after="0" w:line="240" w:lineRule="auto"/>
              <w:jc w:val="center"/>
              <w:rPr>
                <w:rFonts w:eastAsia="Times New Roman"/>
                <w:b/>
                <w:bCs/>
                <w:color w:val="000000"/>
                <w:lang w:eastAsia="pt-BR"/>
              </w:rPr>
            </w:pPr>
            <w:r w:rsidRPr="005E78DB">
              <w:rPr>
                <w:rFonts w:eastAsia="Times New Roman"/>
                <w:b/>
                <w:bCs/>
                <w:color w:val="000000"/>
                <w:lang w:eastAsia="pt-BR"/>
              </w:rPr>
              <w:t>Disc-OS</w:t>
            </w:r>
          </w:p>
        </w:tc>
        <w:tc>
          <w:tcPr>
            <w:tcW w:w="5672"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5E78DB" w:rsidRPr="005E78DB" w:rsidRDefault="005E78DB" w:rsidP="005E78DB">
            <w:pPr>
              <w:spacing w:after="0" w:line="240" w:lineRule="auto"/>
              <w:rPr>
                <w:rFonts w:eastAsia="Times New Roman"/>
                <w:color w:val="000000"/>
                <w:lang w:eastAsia="pt-BR"/>
              </w:rPr>
            </w:pPr>
            <w:r w:rsidRPr="005E78DB">
              <w:rPr>
                <w:rFonts w:eastAsia="Times New Roman"/>
                <w:color w:val="000000"/>
                <w:lang w:eastAsia="pt-BR"/>
              </w:rPr>
              <w:t>Distribuição CentOS</w:t>
            </w:r>
            <w:r>
              <w:rPr>
                <w:rFonts w:eastAsia="Times New Roman"/>
                <w:color w:val="000000"/>
                <w:lang w:eastAsia="pt-BR"/>
              </w:rPr>
              <w:t xml:space="preserve"> 2.6</w:t>
            </w:r>
            <w:r w:rsidRPr="005E78DB">
              <w:rPr>
                <w:rFonts w:eastAsia="Times New Roman"/>
                <w:color w:val="000000"/>
                <w:lang w:eastAsia="pt-BR"/>
              </w:rPr>
              <w:t xml:space="preserve"> que</w:t>
            </w:r>
            <w:r>
              <w:rPr>
                <w:rFonts w:eastAsia="Times New Roman"/>
                <w:color w:val="000000"/>
                <w:lang w:eastAsia="pt-BR"/>
              </w:rPr>
              <w:t xml:space="preserve"> implementa interface web para a ferramenta</w:t>
            </w:r>
            <w:r w:rsidRPr="005E78DB">
              <w:rPr>
                <w:rFonts w:eastAsia="Times New Roman"/>
                <w:color w:val="000000"/>
                <w:lang w:eastAsia="pt-BR"/>
              </w:rPr>
              <w:t xml:space="preserve"> Asterisk</w:t>
            </w:r>
          </w:p>
        </w:tc>
        <w:tc>
          <w:tcPr>
            <w:tcW w:w="1023"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E78DB" w:rsidRPr="005E78DB" w:rsidRDefault="005E78DB" w:rsidP="005E78DB">
            <w:pPr>
              <w:spacing w:after="0" w:line="240" w:lineRule="auto"/>
              <w:jc w:val="center"/>
              <w:rPr>
                <w:rFonts w:eastAsia="Times New Roman"/>
                <w:color w:val="000000"/>
                <w:lang w:eastAsia="pt-BR"/>
              </w:rPr>
            </w:pPr>
            <w:r w:rsidRPr="005E78DB">
              <w:rPr>
                <w:rFonts w:eastAsia="Times New Roman"/>
                <w:color w:val="000000"/>
                <w:lang w:eastAsia="pt-BR"/>
              </w:rPr>
              <w:t>2.0-1</w:t>
            </w:r>
          </w:p>
        </w:tc>
      </w:tr>
      <w:tr w:rsidR="005E78DB" w:rsidRPr="005E78DB" w:rsidTr="005E78DB">
        <w:trPr>
          <w:trHeight w:val="600"/>
        </w:trPr>
        <w:tc>
          <w:tcPr>
            <w:tcW w:w="2534"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E78DB" w:rsidRPr="005E78DB" w:rsidRDefault="005E78DB" w:rsidP="005E78DB">
            <w:pPr>
              <w:spacing w:after="0" w:line="240" w:lineRule="auto"/>
              <w:jc w:val="center"/>
              <w:rPr>
                <w:rFonts w:eastAsia="Times New Roman"/>
                <w:b/>
                <w:bCs/>
                <w:color w:val="000000"/>
                <w:lang w:eastAsia="pt-BR"/>
              </w:rPr>
            </w:pPr>
            <w:r w:rsidRPr="005E78DB">
              <w:rPr>
                <w:rFonts w:eastAsia="Times New Roman"/>
                <w:b/>
                <w:bCs/>
                <w:color w:val="000000"/>
                <w:lang w:eastAsia="pt-BR"/>
              </w:rPr>
              <w:t>Asterisk</w:t>
            </w:r>
          </w:p>
        </w:tc>
        <w:tc>
          <w:tcPr>
            <w:tcW w:w="5672"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E78DB" w:rsidRPr="005E78DB" w:rsidRDefault="005E78DB" w:rsidP="005E78DB">
            <w:pPr>
              <w:spacing w:after="0" w:line="240" w:lineRule="auto"/>
              <w:rPr>
                <w:rFonts w:eastAsia="Times New Roman"/>
                <w:color w:val="000000"/>
                <w:lang w:eastAsia="pt-BR"/>
              </w:rPr>
            </w:pPr>
            <w:r w:rsidRPr="00211096">
              <w:rPr>
                <w:rFonts w:eastAsia="Times New Roman"/>
                <w:i/>
                <w:color w:val="000000"/>
                <w:lang w:eastAsia="pt-BR"/>
              </w:rPr>
              <w:t>Software</w:t>
            </w:r>
            <w:r w:rsidRPr="005E78DB">
              <w:rPr>
                <w:rFonts w:eastAsia="Times New Roman"/>
                <w:color w:val="000000"/>
                <w:lang w:eastAsia="pt-BR"/>
              </w:rPr>
              <w:t xml:space="preserve"> livre que permite a criação de PABX com diversos recursos</w:t>
            </w:r>
          </w:p>
        </w:tc>
        <w:tc>
          <w:tcPr>
            <w:tcW w:w="1023"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E78DB" w:rsidRPr="005E78DB" w:rsidRDefault="005E78DB" w:rsidP="005E78DB">
            <w:pPr>
              <w:spacing w:after="0" w:line="240" w:lineRule="auto"/>
              <w:jc w:val="center"/>
              <w:rPr>
                <w:rFonts w:eastAsia="Times New Roman"/>
                <w:color w:val="000000"/>
                <w:lang w:eastAsia="pt-BR"/>
              </w:rPr>
            </w:pPr>
            <w:r w:rsidRPr="005E78DB">
              <w:rPr>
                <w:rFonts w:eastAsia="Times New Roman"/>
                <w:color w:val="000000"/>
                <w:lang w:eastAsia="pt-BR"/>
              </w:rPr>
              <w:t>1.4</w:t>
            </w:r>
          </w:p>
        </w:tc>
      </w:tr>
      <w:tr w:rsidR="005E78DB" w:rsidRPr="005E78DB" w:rsidTr="005E78DB">
        <w:trPr>
          <w:trHeight w:val="600"/>
        </w:trPr>
        <w:tc>
          <w:tcPr>
            <w:tcW w:w="2534"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5E78DB" w:rsidRPr="005E78DB" w:rsidRDefault="005E78DB" w:rsidP="005E78DB">
            <w:pPr>
              <w:spacing w:after="0" w:line="240" w:lineRule="auto"/>
              <w:jc w:val="center"/>
              <w:rPr>
                <w:rFonts w:eastAsia="Times New Roman"/>
                <w:b/>
                <w:bCs/>
                <w:color w:val="000000"/>
                <w:lang w:eastAsia="pt-BR"/>
              </w:rPr>
            </w:pPr>
            <w:r w:rsidRPr="005E78DB">
              <w:rPr>
                <w:rFonts w:eastAsia="Times New Roman"/>
                <w:b/>
                <w:bCs/>
                <w:color w:val="000000"/>
                <w:lang w:eastAsia="pt-BR"/>
              </w:rPr>
              <w:t>Asterisk-Java</w:t>
            </w:r>
          </w:p>
        </w:tc>
        <w:tc>
          <w:tcPr>
            <w:tcW w:w="5672"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p w:rsidR="005E78DB" w:rsidRPr="005E78DB" w:rsidRDefault="005E78DB" w:rsidP="005E78DB">
            <w:pPr>
              <w:spacing w:after="0" w:line="240" w:lineRule="auto"/>
              <w:rPr>
                <w:rFonts w:eastAsia="Times New Roman"/>
                <w:color w:val="000000"/>
                <w:lang w:eastAsia="pt-BR"/>
              </w:rPr>
            </w:pPr>
            <w:r w:rsidRPr="005E78DB">
              <w:rPr>
                <w:rFonts w:eastAsia="Times New Roman"/>
                <w:color w:val="000000"/>
                <w:lang w:eastAsia="pt-BR"/>
              </w:rPr>
              <w:t xml:space="preserve">Framework para comunicação </w:t>
            </w:r>
            <w:r w:rsidR="000471D2">
              <w:rPr>
                <w:rFonts w:eastAsia="Times New Roman"/>
                <w:color w:val="000000"/>
                <w:lang w:eastAsia="pt-BR"/>
              </w:rPr>
              <w:t>com o Asterisk via protocolo AGI</w:t>
            </w:r>
          </w:p>
        </w:tc>
        <w:tc>
          <w:tcPr>
            <w:tcW w:w="1023"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p w:rsidR="005E78DB" w:rsidRPr="005E78DB" w:rsidRDefault="005E78DB" w:rsidP="005E78DB">
            <w:pPr>
              <w:spacing w:after="0" w:line="240" w:lineRule="auto"/>
              <w:jc w:val="center"/>
              <w:rPr>
                <w:rFonts w:eastAsia="Times New Roman"/>
                <w:color w:val="000000"/>
                <w:lang w:eastAsia="pt-BR"/>
              </w:rPr>
            </w:pPr>
            <w:r w:rsidRPr="005E78DB">
              <w:rPr>
                <w:rFonts w:eastAsia="Times New Roman"/>
                <w:color w:val="000000"/>
                <w:lang w:eastAsia="pt-BR"/>
              </w:rPr>
              <w:t>1.0</w:t>
            </w:r>
          </w:p>
        </w:tc>
      </w:tr>
    </w:tbl>
    <w:p w:rsidR="007C49A8" w:rsidRDefault="00C963DB" w:rsidP="004F08BD">
      <w:pPr>
        <w:pStyle w:val="Caption"/>
        <w:jc w:val="center"/>
        <w:rPr>
          <w:rStyle w:val="Heading2Char"/>
          <w:sz w:val="22"/>
          <w:szCs w:val="24"/>
        </w:rPr>
      </w:pPr>
      <w:bookmarkStart w:id="585" w:name="_Toc421735537"/>
      <w:r>
        <w:t xml:space="preserve">Tabela </w:t>
      </w:r>
      <w:r w:rsidR="00656F0A">
        <w:fldChar w:fldCharType="begin"/>
      </w:r>
      <w:r w:rsidR="00567E87">
        <w:instrText xml:space="preserve"> SEQ Tabela \* ARABIC </w:instrText>
      </w:r>
      <w:r w:rsidR="00656F0A">
        <w:fldChar w:fldCharType="separate"/>
      </w:r>
      <w:r w:rsidR="00B66416">
        <w:rPr>
          <w:noProof/>
        </w:rPr>
        <w:t>3</w:t>
      </w:r>
      <w:r w:rsidR="00656F0A">
        <w:rPr>
          <w:noProof/>
        </w:rPr>
        <w:fldChar w:fldCharType="end"/>
      </w:r>
      <w:r>
        <w:t>: Tecnologias utilizadas</w:t>
      </w:r>
      <w:r w:rsidR="00DF3F89" w:rsidRPr="00DF3F89">
        <w:rPr>
          <w:bCs w:val="0"/>
        </w:rPr>
        <w:t xml:space="preserve"> </w:t>
      </w:r>
      <w:r w:rsidR="00DF3F89">
        <w:rPr>
          <w:bCs w:val="0"/>
        </w:rPr>
        <w:br/>
      </w:r>
      <w:r w:rsidR="00DF3F89" w:rsidRPr="00DF3F89">
        <w:rPr>
          <w:bCs w:val="0"/>
        </w:rPr>
        <w:t>Fonte: Autoria Própria</w:t>
      </w:r>
      <w:bookmarkEnd w:id="585"/>
    </w:p>
    <w:p w:rsidR="00347F25" w:rsidRDefault="00347F25" w:rsidP="00114D5B">
      <w:pPr>
        <w:pStyle w:val="Estilocorpodoc"/>
        <w:ind w:firstLine="708"/>
        <w:rPr>
          <w:rStyle w:val="Heading2Char"/>
          <w:b w:val="0"/>
          <w:bCs w:val="0"/>
          <w:sz w:val="22"/>
          <w:szCs w:val="24"/>
        </w:rPr>
      </w:pPr>
    </w:p>
    <w:p w:rsidR="00401199" w:rsidRPr="00401199" w:rsidRDefault="00401199" w:rsidP="00401199">
      <w:pPr>
        <w:pStyle w:val="Heading2"/>
        <w:rPr>
          <w:rFonts w:ascii="Arial" w:hAnsi="Arial" w:cs="Arial"/>
          <w:sz w:val="24"/>
          <w:szCs w:val="24"/>
        </w:rPr>
      </w:pPr>
      <w:bookmarkStart w:id="586" w:name="_Toc421744027"/>
      <w:r w:rsidRPr="00401199">
        <w:rPr>
          <w:rFonts w:ascii="Arial" w:hAnsi="Arial" w:cs="Arial"/>
          <w:sz w:val="24"/>
          <w:szCs w:val="24"/>
        </w:rPr>
        <w:t>4.3  DESENVOLVIMENTO DA INTEGRAÇÃO</w:t>
      </w:r>
      <w:bookmarkEnd w:id="586"/>
    </w:p>
    <w:p w:rsidR="00401199" w:rsidRDefault="00401199" w:rsidP="00401199">
      <w:pPr>
        <w:pStyle w:val="Estilocorpodoc"/>
        <w:rPr>
          <w:sz w:val="24"/>
        </w:rPr>
      </w:pPr>
    </w:p>
    <w:p w:rsidR="00401199" w:rsidRPr="006A1252" w:rsidRDefault="00401199" w:rsidP="00401199">
      <w:pPr>
        <w:pStyle w:val="Estilocorpodoc"/>
        <w:ind w:firstLine="708"/>
        <w:rPr>
          <w:sz w:val="24"/>
        </w:rPr>
      </w:pPr>
      <w:r w:rsidRPr="006A1252">
        <w:rPr>
          <w:sz w:val="24"/>
        </w:rPr>
        <w:t xml:space="preserve">O processo de integração entre os sistemas </w:t>
      </w:r>
      <w:r>
        <w:rPr>
          <w:sz w:val="24"/>
        </w:rPr>
        <w:t xml:space="preserve">será composto por </w:t>
      </w:r>
      <w:r w:rsidRPr="006A1252">
        <w:rPr>
          <w:sz w:val="24"/>
        </w:rPr>
        <w:t>três etapas</w:t>
      </w:r>
      <w:r>
        <w:rPr>
          <w:sz w:val="24"/>
        </w:rPr>
        <w:t xml:space="preserve"> principais, das quais serão necessários para compor a solução escolhida, conforme</w:t>
      </w:r>
      <w:r w:rsidRPr="006A1252">
        <w:rPr>
          <w:sz w:val="24"/>
        </w:rPr>
        <w:t xml:space="preserve"> </w:t>
      </w:r>
      <w:r>
        <w:rPr>
          <w:sz w:val="24"/>
        </w:rPr>
        <w:t>definido</w:t>
      </w:r>
      <w:r w:rsidRPr="006A1252">
        <w:rPr>
          <w:sz w:val="24"/>
        </w:rPr>
        <w:t xml:space="preserve"> abaixo</w:t>
      </w:r>
      <w:r>
        <w:rPr>
          <w:sz w:val="24"/>
        </w:rPr>
        <w:t xml:space="preserve"> e descrito nas sessões seguintes:</w:t>
      </w:r>
    </w:p>
    <w:p w:rsidR="00401199" w:rsidRPr="006A1252" w:rsidRDefault="00401199" w:rsidP="00401199">
      <w:pPr>
        <w:pStyle w:val="Estilocorpodoc"/>
        <w:rPr>
          <w:sz w:val="24"/>
        </w:rPr>
      </w:pPr>
    </w:p>
    <w:p w:rsidR="00401199" w:rsidRPr="006A1252" w:rsidRDefault="00401199" w:rsidP="00A02B9A">
      <w:pPr>
        <w:pStyle w:val="Estilocorpodoc"/>
        <w:numPr>
          <w:ilvl w:val="0"/>
          <w:numId w:val="11"/>
        </w:numPr>
        <w:rPr>
          <w:sz w:val="24"/>
        </w:rPr>
      </w:pPr>
      <w:bookmarkStart w:id="587" w:name="_Toc420975211"/>
      <w:r w:rsidRPr="00401199">
        <w:rPr>
          <w:b/>
          <w:sz w:val="24"/>
        </w:rPr>
        <w:t>Implementar WebServices no Sistema GSAN</w:t>
      </w:r>
      <w:bookmarkEnd w:id="587"/>
      <w:r>
        <w:rPr>
          <w:sz w:val="24"/>
        </w:rPr>
        <w:t xml:space="preserve"> </w:t>
      </w:r>
    </w:p>
    <w:p w:rsidR="00401199" w:rsidRPr="00401199" w:rsidRDefault="00401199" w:rsidP="00A02B9A">
      <w:pPr>
        <w:pStyle w:val="Estilocorpodoc"/>
        <w:numPr>
          <w:ilvl w:val="0"/>
          <w:numId w:val="11"/>
        </w:numPr>
        <w:rPr>
          <w:b/>
          <w:sz w:val="24"/>
        </w:rPr>
      </w:pPr>
      <w:bookmarkStart w:id="588" w:name="_Toc420975212"/>
      <w:r>
        <w:rPr>
          <w:b/>
          <w:sz w:val="24"/>
        </w:rPr>
        <w:t>Desenvolver</w:t>
      </w:r>
      <w:r w:rsidRPr="00401199">
        <w:rPr>
          <w:b/>
          <w:sz w:val="24"/>
        </w:rPr>
        <w:t xml:space="preserve"> Middleware</w:t>
      </w:r>
      <w:bookmarkEnd w:id="588"/>
    </w:p>
    <w:p w:rsidR="00401199" w:rsidRPr="00401199" w:rsidRDefault="00401199" w:rsidP="00A02B9A">
      <w:pPr>
        <w:pStyle w:val="Estilocorpodoc"/>
        <w:numPr>
          <w:ilvl w:val="0"/>
          <w:numId w:val="11"/>
        </w:numPr>
        <w:rPr>
          <w:rStyle w:val="Heading2Char"/>
          <w:b w:val="0"/>
          <w:bCs w:val="0"/>
          <w:sz w:val="24"/>
          <w:szCs w:val="24"/>
        </w:rPr>
      </w:pPr>
      <w:r w:rsidRPr="00401199">
        <w:rPr>
          <w:b/>
          <w:sz w:val="24"/>
        </w:rPr>
        <w:t>Customizar o Asterisk</w:t>
      </w:r>
    </w:p>
    <w:p w:rsidR="00401199" w:rsidRDefault="00401199" w:rsidP="00114D5B">
      <w:pPr>
        <w:pStyle w:val="Estilocorpodoc"/>
        <w:ind w:firstLine="708"/>
        <w:rPr>
          <w:rStyle w:val="Heading2Char"/>
          <w:b w:val="0"/>
          <w:bCs w:val="0"/>
          <w:sz w:val="22"/>
          <w:szCs w:val="24"/>
        </w:rPr>
      </w:pPr>
    </w:p>
    <w:p w:rsidR="00032E68" w:rsidRPr="000D29E1" w:rsidRDefault="00032E68" w:rsidP="000D29E1">
      <w:pPr>
        <w:pStyle w:val="Heading3"/>
        <w:rPr>
          <w:rFonts w:ascii="Arial" w:hAnsi="Arial" w:cs="Arial"/>
          <w:sz w:val="24"/>
          <w:szCs w:val="24"/>
        </w:rPr>
      </w:pPr>
      <w:bookmarkStart w:id="589" w:name="_Toc421744028"/>
      <w:r w:rsidRPr="000D29E1">
        <w:rPr>
          <w:rFonts w:ascii="Arial" w:hAnsi="Arial" w:cs="Arial"/>
          <w:sz w:val="24"/>
          <w:szCs w:val="24"/>
        </w:rPr>
        <w:t>4.</w:t>
      </w:r>
      <w:r w:rsidR="007D3E5F" w:rsidRPr="000D29E1">
        <w:rPr>
          <w:rFonts w:ascii="Arial" w:hAnsi="Arial" w:cs="Arial"/>
          <w:sz w:val="24"/>
          <w:szCs w:val="24"/>
        </w:rPr>
        <w:t xml:space="preserve">3.1 </w:t>
      </w:r>
      <w:r w:rsidRPr="000D29E1">
        <w:rPr>
          <w:rFonts w:ascii="Arial" w:hAnsi="Arial" w:cs="Arial"/>
          <w:sz w:val="24"/>
          <w:szCs w:val="24"/>
        </w:rPr>
        <w:t xml:space="preserve"> </w:t>
      </w:r>
      <w:r w:rsidR="007D3E5F" w:rsidRPr="000D29E1">
        <w:rPr>
          <w:rFonts w:ascii="Arial" w:hAnsi="Arial" w:cs="Arial"/>
          <w:sz w:val="24"/>
          <w:szCs w:val="24"/>
        </w:rPr>
        <w:t xml:space="preserve">IMPLEMENTAR </w:t>
      </w:r>
      <w:r w:rsidRPr="000D29E1">
        <w:rPr>
          <w:rFonts w:ascii="Arial" w:hAnsi="Arial" w:cs="Arial"/>
          <w:sz w:val="24"/>
          <w:szCs w:val="24"/>
        </w:rPr>
        <w:t xml:space="preserve"> </w:t>
      </w:r>
      <w:r w:rsidR="00B77204" w:rsidRPr="000D29E1">
        <w:rPr>
          <w:rFonts w:ascii="Arial" w:hAnsi="Arial" w:cs="Arial"/>
          <w:sz w:val="24"/>
          <w:szCs w:val="24"/>
        </w:rPr>
        <w:t>WEBSERVICES</w:t>
      </w:r>
      <w:r w:rsidR="00B77204" w:rsidRPr="000D29E1">
        <w:rPr>
          <w:rFonts w:ascii="Arial" w:hAnsi="Arial" w:cs="Arial"/>
          <w:i/>
          <w:sz w:val="24"/>
          <w:szCs w:val="24"/>
        </w:rPr>
        <w:t xml:space="preserve"> </w:t>
      </w:r>
      <w:r w:rsidR="00B77204" w:rsidRPr="000D29E1">
        <w:rPr>
          <w:rFonts w:ascii="Arial" w:hAnsi="Arial" w:cs="Arial"/>
          <w:sz w:val="24"/>
          <w:szCs w:val="24"/>
        </w:rPr>
        <w:t xml:space="preserve"> NO SISTEMA GSAN</w:t>
      </w:r>
      <w:bookmarkEnd w:id="589"/>
    </w:p>
    <w:p w:rsidR="00AB19FE" w:rsidRPr="006A1252" w:rsidRDefault="00D4387E" w:rsidP="006A1252">
      <w:pPr>
        <w:pStyle w:val="Estilocorpodoc"/>
        <w:rPr>
          <w:sz w:val="24"/>
        </w:rPr>
      </w:pPr>
      <w:bookmarkStart w:id="590" w:name="_Toc420975219"/>
      <w:r w:rsidRPr="006A1252">
        <w:rPr>
          <w:sz w:val="24"/>
        </w:rPr>
        <w:lastRenderedPageBreak/>
        <w:t xml:space="preserve">A estratégia de desenvolver o </w:t>
      </w:r>
      <w:r w:rsidR="0039281B" w:rsidRPr="006A1252">
        <w:rPr>
          <w:sz w:val="24"/>
        </w:rPr>
        <w:t>WebService</w:t>
      </w:r>
      <w:r w:rsidRPr="006A1252">
        <w:rPr>
          <w:sz w:val="24"/>
        </w:rPr>
        <w:t xml:space="preserve"> internamente ao sistema GSAN, foi adotada, </w:t>
      </w:r>
      <w:r w:rsidR="00AB19FE" w:rsidRPr="006A1252">
        <w:rPr>
          <w:sz w:val="24"/>
        </w:rPr>
        <w:t>visando a possibilidade de</w:t>
      </w:r>
      <w:r w:rsidRPr="006A1252">
        <w:rPr>
          <w:sz w:val="24"/>
        </w:rPr>
        <w:t xml:space="preserve"> </w:t>
      </w:r>
      <w:r w:rsidR="00AB19FE" w:rsidRPr="006A1252">
        <w:rPr>
          <w:sz w:val="24"/>
        </w:rPr>
        <w:t>reaproveitamento de toda</w:t>
      </w:r>
      <w:r w:rsidRPr="006A1252">
        <w:rPr>
          <w:sz w:val="24"/>
        </w:rPr>
        <w:t xml:space="preserve"> regra de neg</w:t>
      </w:r>
      <w:r w:rsidR="00AB19FE" w:rsidRPr="006A1252">
        <w:rPr>
          <w:sz w:val="24"/>
        </w:rPr>
        <w:t>ócio, entidade</w:t>
      </w:r>
      <w:r w:rsidRPr="006A1252">
        <w:rPr>
          <w:sz w:val="24"/>
        </w:rPr>
        <w:t xml:space="preserve">, controlados dentre os demais </w:t>
      </w:r>
      <w:r w:rsidR="00AB19FE" w:rsidRPr="006A1252">
        <w:rPr>
          <w:sz w:val="24"/>
        </w:rPr>
        <w:t>artefatos que fazem parte do sistema.</w:t>
      </w:r>
      <w:bookmarkEnd w:id="590"/>
      <w:r w:rsidRPr="006A1252">
        <w:rPr>
          <w:sz w:val="24"/>
        </w:rPr>
        <w:t xml:space="preserve"> </w:t>
      </w:r>
      <w:bookmarkStart w:id="591" w:name="_Toc420975220"/>
      <w:r w:rsidR="00932420" w:rsidRPr="006A1252">
        <w:rPr>
          <w:sz w:val="24"/>
        </w:rPr>
        <w:t xml:space="preserve"> </w:t>
      </w:r>
      <w:r w:rsidRPr="006A1252">
        <w:rPr>
          <w:sz w:val="24"/>
        </w:rPr>
        <w:t>O</w:t>
      </w:r>
      <w:r w:rsidR="00AB19FE" w:rsidRPr="006A1252">
        <w:rPr>
          <w:sz w:val="24"/>
        </w:rPr>
        <w:t>s novos serviços</w:t>
      </w:r>
      <w:r w:rsidRPr="006A1252">
        <w:rPr>
          <w:sz w:val="24"/>
        </w:rPr>
        <w:t xml:space="preserve"> </w:t>
      </w:r>
      <w:r w:rsidR="00AB19FE" w:rsidRPr="006A1252">
        <w:rPr>
          <w:sz w:val="24"/>
        </w:rPr>
        <w:t>foram</w:t>
      </w:r>
      <w:r w:rsidRPr="006A1252">
        <w:rPr>
          <w:sz w:val="24"/>
        </w:rPr>
        <w:t xml:space="preserve"> desenvolvido</w:t>
      </w:r>
      <w:r w:rsidR="00AB19FE" w:rsidRPr="006A1252">
        <w:rPr>
          <w:sz w:val="24"/>
        </w:rPr>
        <w:t>s</w:t>
      </w:r>
      <w:r w:rsidRPr="006A1252">
        <w:rPr>
          <w:sz w:val="24"/>
        </w:rPr>
        <w:t xml:space="preserve"> </w:t>
      </w:r>
      <w:r w:rsidR="00AB19FE" w:rsidRPr="006A1252">
        <w:rPr>
          <w:sz w:val="24"/>
        </w:rPr>
        <w:t xml:space="preserve">sob </w:t>
      </w:r>
      <w:r w:rsidRPr="006A1252">
        <w:rPr>
          <w:sz w:val="24"/>
        </w:rPr>
        <w:t>tecnologias compatíveis com as utilizadas no sistema GSAN, utilizando a especificação JAX-WS (Java API for XML-BasedWeb Services)</w:t>
      </w:r>
      <w:r w:rsidR="00AB19FE" w:rsidRPr="006A1252">
        <w:rPr>
          <w:sz w:val="24"/>
        </w:rPr>
        <w:t xml:space="preserve"> </w:t>
      </w:r>
      <w:r w:rsidRPr="006A1252">
        <w:rPr>
          <w:sz w:val="24"/>
        </w:rPr>
        <w:t>para serem consumidos por sistemas externos através de sub</w:t>
      </w:r>
      <w:r w:rsidR="00AB19FE" w:rsidRPr="006A1252">
        <w:rPr>
          <w:sz w:val="24"/>
        </w:rPr>
        <w:t>missões de arquivos do tipo XML, definidas no padrão de comunicação SOAP</w:t>
      </w:r>
      <w:r w:rsidR="00CD56BB" w:rsidRPr="006A1252">
        <w:rPr>
          <w:sz w:val="24"/>
        </w:rPr>
        <w:t>.</w:t>
      </w:r>
      <w:bookmarkEnd w:id="591"/>
      <w:r w:rsidRPr="006A1252">
        <w:rPr>
          <w:sz w:val="24"/>
        </w:rPr>
        <w:t xml:space="preserve"> </w:t>
      </w:r>
      <w:bookmarkStart w:id="592" w:name="_Toc420975221"/>
      <w:r w:rsidRPr="006A1252">
        <w:rPr>
          <w:sz w:val="24"/>
        </w:rPr>
        <w:t>Para tratar de conversões de arquivos XML para objetos e vice-versa está sendo utilizada a especificação do padrão JAXB (Java Architec</w:t>
      </w:r>
      <w:r w:rsidR="00AB19FE" w:rsidRPr="006A1252">
        <w:rPr>
          <w:sz w:val="24"/>
        </w:rPr>
        <w:t>ture for XML Binding), dessa forma estes serviços serão executados no mesmo servidor de aplicação.</w:t>
      </w:r>
      <w:bookmarkEnd w:id="592"/>
    </w:p>
    <w:p w:rsidR="009E51A6" w:rsidRPr="006A1252" w:rsidRDefault="009E51A6" w:rsidP="006A1252">
      <w:pPr>
        <w:pStyle w:val="Estilocorpodoc"/>
        <w:rPr>
          <w:sz w:val="24"/>
        </w:rPr>
      </w:pPr>
      <w:r w:rsidRPr="006A1252">
        <w:rPr>
          <w:sz w:val="24"/>
        </w:rPr>
        <w:tab/>
      </w:r>
      <w:bookmarkStart w:id="593" w:name="_Toc420975222"/>
      <w:r w:rsidRPr="006A1252">
        <w:rPr>
          <w:sz w:val="24"/>
        </w:rPr>
        <w:t>Na prática será necessário importar ao projeto as seguint</w:t>
      </w:r>
      <w:r w:rsidR="00EC3DE2" w:rsidRPr="006A1252">
        <w:rPr>
          <w:sz w:val="24"/>
        </w:rPr>
        <w:t>es bibliotecas descritas abaixo;</w:t>
      </w:r>
      <w:bookmarkEnd w:id="593"/>
    </w:p>
    <w:p w:rsidR="00932420" w:rsidRPr="006A1252" w:rsidRDefault="00932420" w:rsidP="006A1252">
      <w:pPr>
        <w:pStyle w:val="Estilocorpodoc"/>
        <w:rPr>
          <w:sz w:val="24"/>
        </w:rPr>
      </w:pPr>
      <w:bookmarkStart w:id="594" w:name="_Toc420975223"/>
    </w:p>
    <w:p w:rsidR="009E51A6" w:rsidRPr="006A1252" w:rsidRDefault="00EC3DE2" w:rsidP="006A1252">
      <w:pPr>
        <w:pStyle w:val="Estilocorpodoc"/>
        <w:rPr>
          <w:sz w:val="24"/>
        </w:rPr>
      </w:pPr>
      <w:r w:rsidRPr="006A1252">
        <w:rPr>
          <w:sz w:val="24"/>
        </w:rPr>
        <w:t>Prover suporte a configuração do End-Points (Serviços).</w:t>
      </w:r>
      <w:bookmarkEnd w:id="594"/>
    </w:p>
    <w:p w:rsidR="00EC3DE2" w:rsidRPr="006A1252" w:rsidRDefault="00EC3DE2" w:rsidP="00A02B9A">
      <w:pPr>
        <w:pStyle w:val="Estilocorpodoc"/>
        <w:numPr>
          <w:ilvl w:val="0"/>
          <w:numId w:val="9"/>
        </w:numPr>
        <w:rPr>
          <w:sz w:val="24"/>
        </w:rPr>
      </w:pPr>
      <w:bookmarkStart w:id="595" w:name="_Toc420975224"/>
      <w:r w:rsidRPr="006A1252">
        <w:rPr>
          <w:sz w:val="24"/>
        </w:rPr>
        <w:t>jaxws-api-2.2.jar</w:t>
      </w:r>
      <w:bookmarkEnd w:id="595"/>
    </w:p>
    <w:p w:rsidR="00EC3DE2" w:rsidRPr="006A1252" w:rsidRDefault="00EC3DE2" w:rsidP="00A02B9A">
      <w:pPr>
        <w:pStyle w:val="Estilocorpodoc"/>
        <w:numPr>
          <w:ilvl w:val="0"/>
          <w:numId w:val="9"/>
        </w:numPr>
        <w:rPr>
          <w:sz w:val="24"/>
        </w:rPr>
      </w:pPr>
      <w:bookmarkStart w:id="596" w:name="_Toc420975225"/>
      <w:r w:rsidRPr="006A1252">
        <w:rPr>
          <w:sz w:val="24"/>
        </w:rPr>
        <w:t>jaxws-rt.jar</w:t>
      </w:r>
      <w:bookmarkEnd w:id="596"/>
    </w:p>
    <w:p w:rsidR="00EC3DE2" w:rsidRPr="006A1252" w:rsidRDefault="00EC3DE2" w:rsidP="00A02B9A">
      <w:pPr>
        <w:pStyle w:val="Estilocorpodoc"/>
        <w:numPr>
          <w:ilvl w:val="0"/>
          <w:numId w:val="9"/>
        </w:numPr>
        <w:rPr>
          <w:sz w:val="24"/>
        </w:rPr>
      </w:pPr>
      <w:bookmarkStart w:id="597" w:name="_Toc420975226"/>
      <w:r w:rsidRPr="006A1252">
        <w:rPr>
          <w:sz w:val="24"/>
        </w:rPr>
        <w:t>jaxws-tools.jar</w:t>
      </w:r>
      <w:bookmarkEnd w:id="597"/>
    </w:p>
    <w:p w:rsidR="00932420" w:rsidRPr="006A1252" w:rsidRDefault="00932420" w:rsidP="006A1252">
      <w:pPr>
        <w:pStyle w:val="Estilocorpodoc"/>
        <w:rPr>
          <w:sz w:val="24"/>
        </w:rPr>
      </w:pPr>
      <w:bookmarkStart w:id="598" w:name="_Toc420975227"/>
    </w:p>
    <w:p w:rsidR="00EC3DE2" w:rsidRPr="006A1252" w:rsidRDefault="00EC3DE2" w:rsidP="006A1252">
      <w:pPr>
        <w:pStyle w:val="Estilocorpodoc"/>
        <w:rPr>
          <w:sz w:val="24"/>
        </w:rPr>
      </w:pPr>
      <w:r w:rsidRPr="006A1252">
        <w:rPr>
          <w:sz w:val="24"/>
        </w:rPr>
        <w:t>Fornecer suporte ao tratamento de serialização dos XML.</w:t>
      </w:r>
      <w:bookmarkEnd w:id="598"/>
    </w:p>
    <w:p w:rsidR="009E51A6" w:rsidRPr="006A1252" w:rsidRDefault="009E51A6" w:rsidP="00A02B9A">
      <w:pPr>
        <w:pStyle w:val="Estilocorpodoc"/>
        <w:numPr>
          <w:ilvl w:val="0"/>
          <w:numId w:val="10"/>
        </w:numPr>
        <w:rPr>
          <w:sz w:val="24"/>
        </w:rPr>
      </w:pPr>
      <w:bookmarkStart w:id="599" w:name="_Toc420975228"/>
      <w:r w:rsidRPr="006A1252">
        <w:rPr>
          <w:sz w:val="24"/>
        </w:rPr>
        <w:t>jaxb-impl.jar</w:t>
      </w:r>
      <w:bookmarkEnd w:id="599"/>
    </w:p>
    <w:p w:rsidR="009E51A6" w:rsidRPr="006A1252" w:rsidRDefault="009E51A6" w:rsidP="00A02B9A">
      <w:pPr>
        <w:pStyle w:val="Estilocorpodoc"/>
        <w:numPr>
          <w:ilvl w:val="0"/>
          <w:numId w:val="10"/>
        </w:numPr>
        <w:rPr>
          <w:sz w:val="24"/>
        </w:rPr>
      </w:pPr>
      <w:bookmarkStart w:id="600" w:name="_Toc420975229"/>
      <w:r w:rsidRPr="006A1252">
        <w:rPr>
          <w:sz w:val="24"/>
        </w:rPr>
        <w:t>jaxb-xjc.jar</w:t>
      </w:r>
      <w:bookmarkEnd w:id="600"/>
    </w:p>
    <w:p w:rsidR="009E51A6" w:rsidRPr="006A1252" w:rsidRDefault="009E51A6" w:rsidP="00A02B9A">
      <w:pPr>
        <w:pStyle w:val="Estilocorpodoc"/>
        <w:numPr>
          <w:ilvl w:val="0"/>
          <w:numId w:val="10"/>
        </w:numPr>
        <w:rPr>
          <w:sz w:val="24"/>
        </w:rPr>
      </w:pPr>
      <w:bookmarkStart w:id="601" w:name="_Toc420975230"/>
      <w:r w:rsidRPr="006A1252">
        <w:rPr>
          <w:sz w:val="24"/>
        </w:rPr>
        <w:t>policy.jar</w:t>
      </w:r>
      <w:bookmarkEnd w:id="601"/>
    </w:p>
    <w:p w:rsidR="009E51A6" w:rsidRPr="006A1252" w:rsidRDefault="009E51A6" w:rsidP="00A02B9A">
      <w:pPr>
        <w:pStyle w:val="Estilocorpodoc"/>
        <w:numPr>
          <w:ilvl w:val="0"/>
          <w:numId w:val="10"/>
        </w:numPr>
        <w:rPr>
          <w:sz w:val="24"/>
        </w:rPr>
      </w:pPr>
      <w:bookmarkStart w:id="602" w:name="_Toc420975231"/>
      <w:r w:rsidRPr="006A1252">
        <w:rPr>
          <w:sz w:val="24"/>
        </w:rPr>
        <w:t>stax-ex.jar</w:t>
      </w:r>
      <w:bookmarkEnd w:id="602"/>
    </w:p>
    <w:p w:rsidR="009E51A6" w:rsidRPr="006A1252" w:rsidRDefault="009E51A6" w:rsidP="00A02B9A">
      <w:pPr>
        <w:pStyle w:val="Estilocorpodoc"/>
        <w:numPr>
          <w:ilvl w:val="0"/>
          <w:numId w:val="10"/>
        </w:numPr>
        <w:rPr>
          <w:sz w:val="24"/>
        </w:rPr>
      </w:pPr>
      <w:bookmarkStart w:id="603" w:name="_Toc420975232"/>
      <w:r w:rsidRPr="006A1252">
        <w:rPr>
          <w:sz w:val="24"/>
        </w:rPr>
        <w:t>stax2-api.jar</w:t>
      </w:r>
      <w:bookmarkEnd w:id="603"/>
    </w:p>
    <w:p w:rsidR="009E51A6" w:rsidRPr="006A1252" w:rsidRDefault="009E51A6" w:rsidP="00A02B9A">
      <w:pPr>
        <w:pStyle w:val="Estilocorpodoc"/>
        <w:numPr>
          <w:ilvl w:val="0"/>
          <w:numId w:val="10"/>
        </w:numPr>
        <w:rPr>
          <w:sz w:val="24"/>
        </w:rPr>
      </w:pPr>
      <w:bookmarkStart w:id="604" w:name="_Toc420975233"/>
      <w:r w:rsidRPr="006A1252">
        <w:rPr>
          <w:sz w:val="24"/>
        </w:rPr>
        <w:t>streambuffer.jar</w:t>
      </w:r>
      <w:bookmarkEnd w:id="604"/>
    </w:p>
    <w:p w:rsidR="009E51A6" w:rsidRPr="006A1252" w:rsidRDefault="009E51A6" w:rsidP="00A02B9A">
      <w:pPr>
        <w:pStyle w:val="Estilocorpodoc"/>
        <w:numPr>
          <w:ilvl w:val="0"/>
          <w:numId w:val="10"/>
        </w:numPr>
        <w:rPr>
          <w:sz w:val="24"/>
        </w:rPr>
      </w:pPr>
      <w:bookmarkStart w:id="605" w:name="_Toc420975234"/>
      <w:r w:rsidRPr="006A1252">
        <w:rPr>
          <w:sz w:val="24"/>
        </w:rPr>
        <w:t>woodstox-core-asl.jar</w:t>
      </w:r>
      <w:bookmarkEnd w:id="605"/>
    </w:p>
    <w:p w:rsidR="009E51A6" w:rsidRPr="006A1252" w:rsidRDefault="009E51A6" w:rsidP="006A1252">
      <w:pPr>
        <w:pStyle w:val="Estilocorpodoc"/>
        <w:rPr>
          <w:sz w:val="24"/>
        </w:rPr>
      </w:pPr>
    </w:p>
    <w:p w:rsidR="00B6516F" w:rsidRPr="006A1252" w:rsidRDefault="00B6516F" w:rsidP="006A1252">
      <w:pPr>
        <w:pStyle w:val="Estilocorpodoc"/>
        <w:rPr>
          <w:sz w:val="24"/>
        </w:rPr>
      </w:pPr>
      <w:bookmarkStart w:id="606" w:name="_Toc420975235"/>
      <w:r w:rsidRPr="006A1252">
        <w:rPr>
          <w:sz w:val="24"/>
        </w:rPr>
        <w:t xml:space="preserve">Após realizar a configuração das bibliotecas necessárias para implementação, foram definidos os seguintes </w:t>
      </w:r>
      <w:ins w:id="607" w:author="Marcos Junior" w:date="2015-06-12T09:54:00Z">
        <w:r w:rsidR="009964A8">
          <w:rPr>
            <w:sz w:val="24"/>
          </w:rPr>
          <w:t xml:space="preserve">novos </w:t>
        </w:r>
      </w:ins>
      <w:r w:rsidRPr="006A1252">
        <w:rPr>
          <w:sz w:val="24"/>
        </w:rPr>
        <w:t xml:space="preserve">serviços para atender as necessidades do </w:t>
      </w:r>
      <w:r w:rsidRPr="0022181B">
        <w:rPr>
          <w:i/>
          <w:sz w:val="24"/>
        </w:rPr>
        <w:t>Call Center</w:t>
      </w:r>
      <w:ins w:id="608" w:author="Marcos Junior" w:date="2015-06-12T09:56:00Z">
        <w:r w:rsidR="009964A8">
          <w:rPr>
            <w:i/>
            <w:sz w:val="24"/>
          </w:rPr>
          <w:t xml:space="preserve"> </w:t>
        </w:r>
        <w:r w:rsidR="00656F0A" w:rsidRPr="00656F0A">
          <w:rPr>
            <w:sz w:val="24"/>
            <w:rPrChange w:id="609" w:author="Marcos Junior" w:date="2015-06-12T09:56:00Z">
              <w:rPr>
                <w:b/>
                <w:bCs/>
                <w:i/>
                <w:sz w:val="24"/>
              </w:rPr>
            </w:rPrChange>
          </w:rPr>
          <w:t>(figura 10)</w:t>
        </w:r>
      </w:ins>
      <w:r w:rsidRPr="006A1252">
        <w:rPr>
          <w:sz w:val="24"/>
        </w:rPr>
        <w:t>:</w:t>
      </w:r>
      <w:bookmarkEnd w:id="606"/>
    </w:p>
    <w:p w:rsidR="00B6516F" w:rsidRPr="00B6516F" w:rsidRDefault="00586623" w:rsidP="006A1252">
      <w:pPr>
        <w:rPr>
          <w:rStyle w:val="Heading2Char"/>
          <w:b w:val="0"/>
          <w:bCs w:val="0"/>
          <w:sz w:val="22"/>
          <w:szCs w:val="24"/>
        </w:rPr>
      </w:pPr>
      <w:bookmarkStart w:id="610" w:name="_Toc420975236"/>
      <w:ins w:id="611" w:author="Marcos Junior" w:date="2015-06-12T09:53:00Z">
        <w:r>
          <w:rPr>
            <w:noProof/>
            <w:szCs w:val="24"/>
            <w:lang w:eastAsia="pt-BR"/>
            <w:rPrChange w:id="612" w:author="Unknown">
              <w:rPr>
                <w:b/>
                <w:bCs/>
                <w:noProof/>
                <w:lang w:eastAsia="pt-BR"/>
              </w:rPr>
            </w:rPrChange>
          </w:rPr>
          <w:lastRenderedPageBreak/>
          <w:drawing>
            <wp:inline distT="0" distB="0" distL="0" distR="0">
              <wp:extent cx="5759450" cy="2529205"/>
              <wp:effectExtent l="19050" t="0" r="0" b="0"/>
              <wp:docPr id="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59450" cy="2529205"/>
                      </a:xfrm>
                      <a:prstGeom prst="rect">
                        <a:avLst/>
                      </a:prstGeom>
                      <a:noFill/>
                      <a:ln w="9525">
                        <a:noFill/>
                        <a:miter lim="800000"/>
                        <a:headEnd/>
                        <a:tailEnd/>
                      </a:ln>
                    </pic:spPr>
                  </pic:pic>
                </a:graphicData>
              </a:graphic>
            </wp:inline>
          </w:drawing>
        </w:r>
      </w:ins>
      <w:del w:id="613" w:author="Marcos Junior" w:date="2015-06-12T09:53:00Z">
        <w:r>
          <w:rPr>
            <w:noProof/>
            <w:lang w:eastAsia="pt-BR"/>
            <w:rPrChange w:id="614" w:author="Unknown">
              <w:rPr>
                <w:b/>
                <w:bCs/>
                <w:noProof/>
                <w:lang w:eastAsia="pt-BR"/>
              </w:rPr>
            </w:rPrChange>
          </w:rPr>
          <w:drawing>
            <wp:inline distT="0" distB="0" distL="0" distR="0">
              <wp:extent cx="6737335" cy="5545776"/>
              <wp:effectExtent l="19050" t="0" r="6365" b="0"/>
              <wp:docPr id="20" name="Imagem 20" descr="interface_serv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terface_servico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747156" cy="5553860"/>
                      </a:xfrm>
                      <a:prstGeom prst="rect">
                        <a:avLst/>
                      </a:prstGeom>
                      <a:noFill/>
                      <a:ln>
                        <a:noFill/>
                      </a:ln>
                    </pic:spPr>
                  </pic:pic>
                </a:graphicData>
              </a:graphic>
            </wp:inline>
          </w:drawing>
        </w:r>
      </w:del>
      <w:bookmarkEnd w:id="610"/>
    </w:p>
    <w:p w:rsidR="007C49A8" w:rsidRDefault="007C49A8" w:rsidP="004F08BD">
      <w:pPr>
        <w:pStyle w:val="Caption"/>
        <w:jc w:val="center"/>
        <w:rPr>
          <w:rStyle w:val="Heading2Char"/>
          <w:sz w:val="22"/>
          <w:szCs w:val="24"/>
        </w:rPr>
      </w:pPr>
      <w:bookmarkStart w:id="615" w:name="_Toc421735337"/>
      <w:bookmarkStart w:id="616" w:name="_Toc420975237"/>
      <w:r>
        <w:t xml:space="preserve">Figura </w:t>
      </w:r>
      <w:r w:rsidR="00656F0A">
        <w:fldChar w:fldCharType="begin"/>
      </w:r>
      <w:r w:rsidR="00567E87">
        <w:instrText xml:space="preserve"> SEQ Figura \* ARABIC </w:instrText>
      </w:r>
      <w:r w:rsidR="00656F0A">
        <w:fldChar w:fldCharType="separate"/>
      </w:r>
      <w:r w:rsidR="000F6A97">
        <w:rPr>
          <w:noProof/>
        </w:rPr>
        <w:t>10</w:t>
      </w:r>
      <w:r w:rsidR="00656F0A">
        <w:rPr>
          <w:noProof/>
        </w:rPr>
        <w:fldChar w:fldCharType="end"/>
      </w:r>
      <w:r w:rsidR="00B6516F">
        <w:rPr>
          <w:rStyle w:val="Heading2Char"/>
          <w:sz w:val="22"/>
          <w:szCs w:val="24"/>
        </w:rPr>
        <w:t>:</w:t>
      </w:r>
      <w:r w:rsidRPr="007C49A8">
        <w:rPr>
          <w:rStyle w:val="Heading2Char"/>
          <w:sz w:val="22"/>
          <w:szCs w:val="24"/>
        </w:rPr>
        <w:t xml:space="preserve"> </w:t>
      </w:r>
      <w:r w:rsidR="004F08BD">
        <w:t xml:space="preserve">Interface </w:t>
      </w:r>
      <w:r w:rsidR="00E856D3">
        <w:t>dos serviços automatizados</w:t>
      </w:r>
      <w:r w:rsidR="004F08BD">
        <w:t>.</w:t>
      </w:r>
      <w:r w:rsidR="00DF3F89" w:rsidRPr="00DF3F89">
        <w:rPr>
          <w:bCs w:val="0"/>
        </w:rPr>
        <w:t xml:space="preserve"> </w:t>
      </w:r>
      <w:r w:rsidR="00DF3F89">
        <w:rPr>
          <w:bCs w:val="0"/>
        </w:rPr>
        <w:br/>
      </w:r>
      <w:r w:rsidR="00DF3F89" w:rsidRPr="00DF3F89">
        <w:rPr>
          <w:bCs w:val="0"/>
        </w:rPr>
        <w:t>Fonte: Autoria Própria</w:t>
      </w:r>
      <w:bookmarkEnd w:id="615"/>
    </w:p>
    <w:p w:rsidR="00B6516F" w:rsidRPr="006A1252" w:rsidRDefault="00CD56BB" w:rsidP="006A1252">
      <w:pPr>
        <w:pStyle w:val="Estilocorpodoc"/>
        <w:rPr>
          <w:sz w:val="24"/>
        </w:rPr>
      </w:pPr>
      <w:bookmarkStart w:id="617" w:name="_Toc420975238"/>
      <w:bookmarkEnd w:id="616"/>
      <w:r w:rsidRPr="006A1252">
        <w:rPr>
          <w:sz w:val="24"/>
        </w:rPr>
        <w:t>Para definir a URL (</w:t>
      </w:r>
      <w:r w:rsidRPr="0022181B">
        <w:rPr>
          <w:i/>
          <w:sz w:val="24"/>
        </w:rPr>
        <w:t>Uniform Resource Locator</w:t>
      </w:r>
      <w:r w:rsidR="00EF1871" w:rsidRPr="006A1252">
        <w:rPr>
          <w:sz w:val="24"/>
        </w:rPr>
        <w:t xml:space="preserve">) de acesso ao </w:t>
      </w:r>
      <w:r w:rsidR="0039281B" w:rsidRPr="006A1252">
        <w:rPr>
          <w:sz w:val="24"/>
        </w:rPr>
        <w:t>WebService</w:t>
      </w:r>
      <w:r w:rsidR="00EF1871" w:rsidRPr="006A1252">
        <w:rPr>
          <w:sz w:val="24"/>
        </w:rPr>
        <w:t xml:space="preserve"> será preciso atualizar o arquivo web.xml, declarando a </w:t>
      </w:r>
      <w:r w:rsidR="00EF1871" w:rsidRPr="0022181B">
        <w:rPr>
          <w:i/>
          <w:sz w:val="24"/>
        </w:rPr>
        <w:t>servlet</w:t>
      </w:r>
      <w:r w:rsidR="00EF1871" w:rsidRPr="006A1252">
        <w:rPr>
          <w:sz w:val="24"/>
        </w:rPr>
        <w:t xml:space="preserve"> padrão definida na especificação do JAX-WS para esse propósito, </w:t>
      </w:r>
      <w:bookmarkEnd w:id="617"/>
      <w:r w:rsidR="001B4B27" w:rsidRPr="006A1252">
        <w:rPr>
          <w:sz w:val="24"/>
        </w:rPr>
        <w:t>conforme a figura 1</w:t>
      </w:r>
      <w:del w:id="618" w:author="Marcos Junior" w:date="2015-06-12T09:56:00Z">
        <w:r w:rsidR="001B4B27" w:rsidRPr="006A1252" w:rsidDel="009964A8">
          <w:rPr>
            <w:sz w:val="24"/>
          </w:rPr>
          <w:delText>5</w:delText>
        </w:r>
      </w:del>
      <w:ins w:id="619" w:author="Marcos Junior" w:date="2015-06-12T09:56:00Z">
        <w:r w:rsidR="009964A8">
          <w:rPr>
            <w:sz w:val="24"/>
          </w:rPr>
          <w:t>1</w:t>
        </w:r>
      </w:ins>
      <w:r w:rsidR="001B4B27" w:rsidRPr="006A1252">
        <w:rPr>
          <w:sz w:val="24"/>
        </w:rPr>
        <w:t>:</w:t>
      </w:r>
    </w:p>
    <w:p w:rsidR="00EF1871" w:rsidRDefault="00EF1871" w:rsidP="00D4387E">
      <w:pPr>
        <w:pStyle w:val="Estilocorpodoc"/>
        <w:ind w:firstLine="0"/>
        <w:rPr>
          <w:rStyle w:val="Heading2Char"/>
          <w:b w:val="0"/>
          <w:bCs w:val="0"/>
          <w:sz w:val="22"/>
          <w:szCs w:val="24"/>
        </w:rPr>
      </w:pPr>
    </w:p>
    <w:p w:rsidR="00EF1871" w:rsidRDefault="00816486" w:rsidP="006A1252">
      <w:pPr>
        <w:pStyle w:val="Estilocorpodoc"/>
        <w:ind w:firstLine="0"/>
        <w:rPr>
          <w:rStyle w:val="Heading2Char"/>
          <w:b w:val="0"/>
          <w:bCs w:val="0"/>
          <w:sz w:val="22"/>
          <w:szCs w:val="24"/>
        </w:rPr>
      </w:pPr>
      <w:bookmarkStart w:id="620" w:name="_Toc420975239"/>
      <w:r w:rsidRPr="006A1252">
        <w:rPr>
          <w:noProof/>
          <w:lang w:eastAsia="pt-BR"/>
        </w:rPr>
        <w:drawing>
          <wp:inline distT="0" distB="0" distL="0" distR="0">
            <wp:extent cx="5753100" cy="1466850"/>
            <wp:effectExtent l="0" t="0" r="0" b="0"/>
            <wp:docPr id="21" name="Imagem 21" descr="declarando_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clarando_servl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1466850"/>
                    </a:xfrm>
                    <a:prstGeom prst="rect">
                      <a:avLst/>
                    </a:prstGeom>
                    <a:noFill/>
                    <a:ln>
                      <a:noFill/>
                    </a:ln>
                  </pic:spPr>
                </pic:pic>
              </a:graphicData>
            </a:graphic>
          </wp:inline>
        </w:drawing>
      </w:r>
      <w:bookmarkEnd w:id="620"/>
    </w:p>
    <w:p w:rsidR="006F7434" w:rsidRDefault="007C49A8" w:rsidP="004F08BD">
      <w:pPr>
        <w:pStyle w:val="Caption"/>
        <w:jc w:val="center"/>
        <w:rPr>
          <w:rStyle w:val="Heading2Char"/>
          <w:sz w:val="22"/>
          <w:szCs w:val="24"/>
        </w:rPr>
      </w:pPr>
      <w:bookmarkStart w:id="621" w:name="_Toc420975240"/>
      <w:bookmarkStart w:id="622" w:name="_Toc421735338"/>
      <w:r>
        <w:t xml:space="preserve">Figura </w:t>
      </w:r>
      <w:r w:rsidR="00656F0A">
        <w:fldChar w:fldCharType="begin"/>
      </w:r>
      <w:r w:rsidR="00567E87">
        <w:instrText xml:space="preserve"> SEQ Figura \* ARABIC </w:instrText>
      </w:r>
      <w:r w:rsidR="00656F0A">
        <w:fldChar w:fldCharType="separate"/>
      </w:r>
      <w:r w:rsidR="000F6A97">
        <w:rPr>
          <w:noProof/>
        </w:rPr>
        <w:t>11</w:t>
      </w:r>
      <w:r w:rsidR="00656F0A">
        <w:rPr>
          <w:noProof/>
        </w:rPr>
        <w:fldChar w:fldCharType="end"/>
      </w:r>
      <w:r>
        <w:t xml:space="preserve">: </w:t>
      </w:r>
      <w:r w:rsidR="004F08BD">
        <w:t xml:space="preserve"> Declaração da </w:t>
      </w:r>
      <w:r w:rsidR="004F08BD" w:rsidRPr="003E299E">
        <w:rPr>
          <w:i/>
        </w:rPr>
        <w:t>servlet</w:t>
      </w:r>
      <w:r w:rsidR="004F08BD">
        <w:t xml:space="preserve"> </w:t>
      </w:r>
      <w:bookmarkStart w:id="623" w:name="_Toc420975241"/>
      <w:bookmarkEnd w:id="621"/>
      <w:r w:rsidR="004F08BD">
        <w:t xml:space="preserve">do </w:t>
      </w:r>
      <w:r w:rsidR="004F08BD" w:rsidRPr="003E299E">
        <w:rPr>
          <w:i/>
        </w:rPr>
        <w:t>WebService</w:t>
      </w:r>
      <w:r w:rsidR="00DF3F89">
        <w:rPr>
          <w:bCs w:val="0"/>
        </w:rPr>
        <w:br/>
      </w:r>
      <w:r w:rsidR="00DF3F89" w:rsidRPr="00DF3F89">
        <w:rPr>
          <w:bCs w:val="0"/>
        </w:rPr>
        <w:t>Fonte: Autoria Própria</w:t>
      </w:r>
      <w:bookmarkEnd w:id="622"/>
    </w:p>
    <w:p w:rsidR="003F194A" w:rsidRPr="006A1252" w:rsidRDefault="00EF1871" w:rsidP="006A1252">
      <w:pPr>
        <w:pStyle w:val="Estilocorpodoc"/>
        <w:rPr>
          <w:sz w:val="24"/>
        </w:rPr>
      </w:pPr>
      <w:r w:rsidRPr="006A1252">
        <w:rPr>
          <w:sz w:val="24"/>
        </w:rPr>
        <w:t>Feito isso</w:t>
      </w:r>
      <w:r w:rsidR="00F118F2" w:rsidRPr="006A1252">
        <w:rPr>
          <w:sz w:val="24"/>
        </w:rPr>
        <w:t>,</w:t>
      </w:r>
      <w:r w:rsidRPr="006A1252">
        <w:rPr>
          <w:sz w:val="24"/>
        </w:rPr>
        <w:t xml:space="preserve"> será preciso disponibilizar os </w:t>
      </w:r>
      <w:r w:rsidR="003F194A" w:rsidRPr="006A1252">
        <w:rPr>
          <w:sz w:val="24"/>
        </w:rPr>
        <w:t>novos serviços</w:t>
      </w:r>
      <w:r w:rsidRPr="006A1252">
        <w:rPr>
          <w:sz w:val="24"/>
        </w:rPr>
        <w:t xml:space="preserve">, definindo a </w:t>
      </w:r>
      <w:r w:rsidR="00F118F2" w:rsidRPr="006A1252">
        <w:rPr>
          <w:sz w:val="24"/>
        </w:rPr>
        <w:t>classe</w:t>
      </w:r>
      <w:r w:rsidRPr="006A1252">
        <w:rPr>
          <w:sz w:val="24"/>
        </w:rPr>
        <w:t xml:space="preserve"> concreta</w:t>
      </w:r>
      <w:r w:rsidR="00F118F2" w:rsidRPr="006A1252">
        <w:rPr>
          <w:sz w:val="24"/>
        </w:rPr>
        <w:t xml:space="preserve"> de implementação</w:t>
      </w:r>
      <w:r w:rsidRPr="006A1252">
        <w:rPr>
          <w:sz w:val="24"/>
        </w:rPr>
        <w:t xml:space="preserve"> e o padrão de acesso que será adotado para a interface criada, para que as solicitações sejam interceptadas </w:t>
      </w:r>
      <w:r w:rsidR="0022181B" w:rsidRPr="006A1252">
        <w:rPr>
          <w:sz w:val="24"/>
        </w:rPr>
        <w:t>adequadamente</w:t>
      </w:r>
      <w:r w:rsidR="0022181B">
        <w:rPr>
          <w:sz w:val="24"/>
        </w:rPr>
        <w:t xml:space="preserve"> redirecionadas ao </w:t>
      </w:r>
      <w:r w:rsidR="0022181B" w:rsidRPr="0022181B">
        <w:rPr>
          <w:i/>
          <w:sz w:val="24"/>
        </w:rPr>
        <w:t>EndP</w:t>
      </w:r>
      <w:r w:rsidRPr="0022181B">
        <w:rPr>
          <w:i/>
          <w:sz w:val="24"/>
        </w:rPr>
        <w:t>oints</w:t>
      </w:r>
      <w:r w:rsidRPr="006A1252">
        <w:rPr>
          <w:sz w:val="24"/>
        </w:rPr>
        <w:t xml:space="preserve"> corretos, com isso será necessário criar o arquivo com a seguinte </w:t>
      </w:r>
      <w:del w:id="624" w:author="Marcos Junior" w:date="2015-06-12T09:56:00Z">
        <w:r w:rsidRPr="006A1252" w:rsidDel="009964A8">
          <w:rPr>
            <w:sz w:val="24"/>
          </w:rPr>
          <w:delText>nomeclatura</w:delText>
        </w:r>
      </w:del>
      <w:ins w:id="625" w:author="Marcos Junior" w:date="2015-06-12T09:56:00Z">
        <w:r w:rsidR="009964A8" w:rsidRPr="006A1252">
          <w:rPr>
            <w:sz w:val="24"/>
          </w:rPr>
          <w:t>nomenclatura</w:t>
        </w:r>
      </w:ins>
      <w:r w:rsidRPr="006A1252">
        <w:rPr>
          <w:sz w:val="24"/>
        </w:rPr>
        <w:t xml:space="preserve"> sun-jaxws.xml</w:t>
      </w:r>
      <w:r w:rsidR="003F194A" w:rsidRPr="006A1252">
        <w:rPr>
          <w:sz w:val="24"/>
        </w:rPr>
        <w:t>, localizado dentro do diretório WEB_INF da aplicaç</w:t>
      </w:r>
      <w:r w:rsidR="00F118F2" w:rsidRPr="006A1252">
        <w:rPr>
          <w:sz w:val="24"/>
        </w:rPr>
        <w:t xml:space="preserve">ão, segue abaixo o conteúdo </w:t>
      </w:r>
      <w:r w:rsidR="003F194A" w:rsidRPr="006A1252">
        <w:rPr>
          <w:sz w:val="24"/>
        </w:rPr>
        <w:t>do arquivo</w:t>
      </w:r>
      <w:bookmarkEnd w:id="623"/>
      <w:r w:rsidR="001B4B27" w:rsidRPr="006A1252">
        <w:rPr>
          <w:sz w:val="24"/>
        </w:rPr>
        <w:t>, conforme a figura 1</w:t>
      </w:r>
      <w:ins w:id="626" w:author="Marcos Junior" w:date="2015-06-12T09:57:00Z">
        <w:r w:rsidR="009964A8">
          <w:rPr>
            <w:sz w:val="24"/>
          </w:rPr>
          <w:t>2</w:t>
        </w:r>
      </w:ins>
      <w:del w:id="627" w:author="Marcos Junior" w:date="2015-06-12T09:57:00Z">
        <w:r w:rsidR="001B4B27" w:rsidRPr="006A1252" w:rsidDel="009964A8">
          <w:rPr>
            <w:sz w:val="24"/>
          </w:rPr>
          <w:delText>6</w:delText>
        </w:r>
      </w:del>
      <w:r w:rsidR="001B4B27" w:rsidRPr="006A1252">
        <w:rPr>
          <w:sz w:val="24"/>
        </w:rPr>
        <w:t>:</w:t>
      </w:r>
    </w:p>
    <w:p w:rsidR="00A0344F" w:rsidRDefault="00A0344F" w:rsidP="00D4387E">
      <w:pPr>
        <w:pStyle w:val="Estilocorpodoc"/>
        <w:ind w:firstLine="0"/>
        <w:rPr>
          <w:rStyle w:val="Heading2Char"/>
          <w:b w:val="0"/>
          <w:bCs w:val="0"/>
          <w:sz w:val="22"/>
          <w:szCs w:val="24"/>
        </w:rPr>
      </w:pPr>
    </w:p>
    <w:p w:rsidR="003F194A" w:rsidRDefault="00816486" w:rsidP="006A1252">
      <w:pPr>
        <w:pStyle w:val="Estilocorpodoc"/>
        <w:ind w:firstLine="0"/>
        <w:rPr>
          <w:rStyle w:val="Heading2Char"/>
          <w:b w:val="0"/>
          <w:bCs w:val="0"/>
          <w:sz w:val="22"/>
          <w:szCs w:val="24"/>
        </w:rPr>
      </w:pPr>
      <w:bookmarkStart w:id="628" w:name="_Toc420975242"/>
      <w:r w:rsidRPr="006A1252">
        <w:rPr>
          <w:noProof/>
          <w:lang w:eastAsia="pt-BR"/>
        </w:rPr>
        <w:lastRenderedPageBreak/>
        <w:drawing>
          <wp:inline distT="0" distB="0" distL="0" distR="0">
            <wp:extent cx="5241851" cy="1507574"/>
            <wp:effectExtent l="0" t="0" r="0" b="0"/>
            <wp:docPr id="5" name="Imagem 5" descr="declaracao_end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laracao_endpoi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41650" cy="1507516"/>
                    </a:xfrm>
                    <a:prstGeom prst="rect">
                      <a:avLst/>
                    </a:prstGeom>
                    <a:noFill/>
                    <a:ln>
                      <a:noFill/>
                    </a:ln>
                  </pic:spPr>
                </pic:pic>
              </a:graphicData>
            </a:graphic>
          </wp:inline>
        </w:drawing>
      </w:r>
      <w:bookmarkEnd w:id="628"/>
    </w:p>
    <w:p w:rsidR="003F194A" w:rsidRDefault="007C49A8" w:rsidP="003E299E">
      <w:pPr>
        <w:pStyle w:val="Caption"/>
        <w:jc w:val="center"/>
        <w:rPr>
          <w:rStyle w:val="Heading2Char"/>
          <w:sz w:val="22"/>
          <w:szCs w:val="24"/>
        </w:rPr>
      </w:pPr>
      <w:bookmarkStart w:id="629" w:name="_Toc420975243"/>
      <w:bookmarkStart w:id="630" w:name="_Toc421735339"/>
      <w:r>
        <w:t xml:space="preserve">Figura </w:t>
      </w:r>
      <w:r w:rsidR="00656F0A">
        <w:fldChar w:fldCharType="begin"/>
      </w:r>
      <w:r w:rsidR="00567E87">
        <w:instrText xml:space="preserve"> SEQ Figura \* ARABIC </w:instrText>
      </w:r>
      <w:r w:rsidR="00656F0A">
        <w:fldChar w:fldCharType="separate"/>
      </w:r>
      <w:r w:rsidR="000F6A97">
        <w:rPr>
          <w:noProof/>
        </w:rPr>
        <w:t>12</w:t>
      </w:r>
      <w:r w:rsidR="00656F0A">
        <w:rPr>
          <w:noProof/>
        </w:rPr>
        <w:fldChar w:fldCharType="end"/>
      </w:r>
      <w:r w:rsidRPr="007C49A8">
        <w:t>:</w:t>
      </w:r>
      <w:r w:rsidR="003F194A" w:rsidRPr="007C49A8">
        <w:t xml:space="preserve"> </w:t>
      </w:r>
      <w:bookmarkEnd w:id="629"/>
      <w:r w:rsidR="00D5785E">
        <w:t xml:space="preserve">Declaração do </w:t>
      </w:r>
      <w:r w:rsidR="00D5785E" w:rsidRPr="003E299E">
        <w:rPr>
          <w:i/>
        </w:rPr>
        <w:t>EndPoint</w:t>
      </w:r>
      <w:r w:rsidR="00D5785E">
        <w:t xml:space="preserve"> </w:t>
      </w:r>
      <w:r w:rsidR="003E299E">
        <w:t>dos serviços.</w:t>
      </w:r>
      <w:r w:rsidR="00DF3F89">
        <w:rPr>
          <w:bCs w:val="0"/>
        </w:rPr>
        <w:br/>
      </w:r>
      <w:r w:rsidR="00DF3F89" w:rsidRPr="00DF3F89">
        <w:rPr>
          <w:bCs w:val="0"/>
        </w:rPr>
        <w:t>Fonte: Autoria Própria</w:t>
      </w:r>
      <w:bookmarkEnd w:id="630"/>
    </w:p>
    <w:p w:rsidR="00D8072F" w:rsidRPr="006A1252" w:rsidRDefault="00A0344F" w:rsidP="006A1252">
      <w:pPr>
        <w:pStyle w:val="Estilocorpodoc"/>
        <w:rPr>
          <w:sz w:val="24"/>
        </w:rPr>
      </w:pPr>
      <w:bookmarkStart w:id="631" w:name="_Toc420975244"/>
      <w:r w:rsidRPr="006A1252">
        <w:rPr>
          <w:sz w:val="24"/>
        </w:rPr>
        <w:t xml:space="preserve">Realizado todos esses passos </w:t>
      </w:r>
      <w:r w:rsidR="008636A3" w:rsidRPr="006A1252">
        <w:rPr>
          <w:sz w:val="24"/>
        </w:rPr>
        <w:t>o s</w:t>
      </w:r>
      <w:r w:rsidRPr="006A1252">
        <w:rPr>
          <w:sz w:val="24"/>
        </w:rPr>
        <w:t xml:space="preserve">istema </w:t>
      </w:r>
      <w:r w:rsidR="008636A3" w:rsidRPr="006A1252">
        <w:rPr>
          <w:sz w:val="24"/>
        </w:rPr>
        <w:t>GSAN</w:t>
      </w:r>
      <w:r w:rsidRPr="006A1252">
        <w:rPr>
          <w:sz w:val="24"/>
        </w:rPr>
        <w:t xml:space="preserve"> </w:t>
      </w:r>
      <w:r w:rsidR="008636A3" w:rsidRPr="006A1252">
        <w:rPr>
          <w:sz w:val="24"/>
        </w:rPr>
        <w:t>conseguirá</w:t>
      </w:r>
      <w:r w:rsidRPr="006A1252">
        <w:rPr>
          <w:sz w:val="24"/>
        </w:rPr>
        <w:t xml:space="preserve"> disponibilizar os novos serviços declarados na interface</w:t>
      </w:r>
      <w:r w:rsidR="00D8072F" w:rsidRPr="006A1252">
        <w:rPr>
          <w:sz w:val="24"/>
        </w:rPr>
        <w:t xml:space="preserve"> de Registro de Atendimento</w:t>
      </w:r>
      <w:r w:rsidRPr="006A1252">
        <w:rPr>
          <w:sz w:val="24"/>
        </w:rPr>
        <w:t xml:space="preserve">, </w:t>
      </w:r>
      <w:r w:rsidR="00D8072F" w:rsidRPr="006A1252">
        <w:rPr>
          <w:sz w:val="24"/>
        </w:rPr>
        <w:t xml:space="preserve">dessa forma o acesso será realizado da seguinte </w:t>
      </w:r>
      <w:r w:rsidR="0039281B" w:rsidRPr="006A1252">
        <w:rPr>
          <w:sz w:val="24"/>
        </w:rPr>
        <w:t>maneira:</w:t>
      </w:r>
      <w:bookmarkEnd w:id="631"/>
    </w:p>
    <w:p w:rsidR="00D8072F" w:rsidRPr="006A1252" w:rsidRDefault="00D8072F" w:rsidP="006A1252">
      <w:pPr>
        <w:pStyle w:val="Estilocorpodoc"/>
        <w:rPr>
          <w:sz w:val="24"/>
        </w:rPr>
      </w:pPr>
      <w:bookmarkStart w:id="632" w:name="_Toc420975245"/>
      <w:r w:rsidRPr="006A1252">
        <w:rPr>
          <w:sz w:val="24"/>
        </w:rPr>
        <w:t>htttp://&lt;servidor&gt;:&lt;porta&gt;/gsan/webservice/registroatendimento</w:t>
      </w:r>
      <w:bookmarkEnd w:id="632"/>
    </w:p>
    <w:p w:rsidR="000D6CAB" w:rsidRPr="006A1252" w:rsidRDefault="000D6CAB" w:rsidP="006A1252">
      <w:pPr>
        <w:pStyle w:val="Estilocorpodoc"/>
        <w:rPr>
          <w:sz w:val="24"/>
        </w:rPr>
      </w:pPr>
    </w:p>
    <w:p w:rsidR="00586623" w:rsidRDefault="00D8072F">
      <w:pPr>
        <w:pStyle w:val="Estilocorpodoc"/>
        <w:ind w:firstLine="0"/>
        <w:rPr>
          <w:sz w:val="24"/>
        </w:rPr>
        <w:pPrChange w:id="633" w:author="Marcos Junior" w:date="2015-06-12T11:24:00Z">
          <w:pPr>
            <w:pStyle w:val="Estilocorpodoc"/>
          </w:pPr>
        </w:pPrChange>
      </w:pPr>
      <w:bookmarkStart w:id="634" w:name="_Toc420975246"/>
      <w:r w:rsidRPr="006A1252">
        <w:rPr>
          <w:sz w:val="24"/>
        </w:rPr>
        <w:t>E</w:t>
      </w:r>
      <w:r w:rsidR="00A0344F" w:rsidRPr="006A1252">
        <w:rPr>
          <w:sz w:val="24"/>
        </w:rPr>
        <w:t xml:space="preserve">stando apto a ser </w:t>
      </w:r>
      <w:r w:rsidR="00CB6A03" w:rsidRPr="006A1252">
        <w:rPr>
          <w:sz w:val="24"/>
        </w:rPr>
        <w:t>integrado</w:t>
      </w:r>
      <w:r w:rsidR="00A0344F" w:rsidRPr="006A1252">
        <w:rPr>
          <w:sz w:val="24"/>
        </w:rPr>
        <w:t xml:space="preserve"> </w:t>
      </w:r>
      <w:r w:rsidR="00CB6A03" w:rsidRPr="006A1252">
        <w:rPr>
          <w:sz w:val="24"/>
        </w:rPr>
        <w:t xml:space="preserve">com </w:t>
      </w:r>
      <w:r w:rsidR="00A0344F" w:rsidRPr="006A1252">
        <w:rPr>
          <w:sz w:val="24"/>
        </w:rPr>
        <w:t>sistemas externos</w:t>
      </w:r>
      <w:r w:rsidRPr="006A1252">
        <w:rPr>
          <w:sz w:val="24"/>
        </w:rPr>
        <w:t>.</w:t>
      </w:r>
      <w:bookmarkEnd w:id="634"/>
      <w:r w:rsidR="00707BB5" w:rsidRPr="006A1252">
        <w:rPr>
          <w:sz w:val="24"/>
        </w:rPr>
        <w:t xml:space="preserve"> </w:t>
      </w:r>
    </w:p>
    <w:p w:rsidR="00932420" w:rsidRPr="00571457" w:rsidRDefault="00932420" w:rsidP="00D8072F">
      <w:pPr>
        <w:pStyle w:val="Estilocorpodoc"/>
        <w:ind w:firstLine="0"/>
        <w:rPr>
          <w:sz w:val="28"/>
        </w:rPr>
      </w:pPr>
    </w:p>
    <w:p w:rsidR="00032E68" w:rsidRPr="000D29E1" w:rsidRDefault="007D3E5F" w:rsidP="000D29E1">
      <w:pPr>
        <w:pStyle w:val="Heading3"/>
        <w:rPr>
          <w:rFonts w:ascii="Arial" w:hAnsi="Arial" w:cs="Arial"/>
          <w:sz w:val="24"/>
          <w:szCs w:val="24"/>
        </w:rPr>
      </w:pPr>
      <w:bookmarkStart w:id="635" w:name="_Toc421744029"/>
      <w:r w:rsidRPr="000D29E1">
        <w:rPr>
          <w:rFonts w:ascii="Arial" w:hAnsi="Arial" w:cs="Arial"/>
          <w:sz w:val="24"/>
          <w:szCs w:val="24"/>
        </w:rPr>
        <w:t>4.3.2</w:t>
      </w:r>
      <w:r w:rsidR="00032E68" w:rsidRPr="000D29E1">
        <w:rPr>
          <w:rFonts w:ascii="Arial" w:hAnsi="Arial" w:cs="Arial"/>
          <w:sz w:val="24"/>
          <w:szCs w:val="24"/>
        </w:rPr>
        <w:t xml:space="preserve"> </w:t>
      </w:r>
      <w:r w:rsidR="00401199">
        <w:rPr>
          <w:rFonts w:ascii="Arial" w:hAnsi="Arial" w:cs="Arial"/>
          <w:sz w:val="24"/>
          <w:szCs w:val="24"/>
        </w:rPr>
        <w:t>DESENVOLVER</w:t>
      </w:r>
      <w:r w:rsidR="00B356CB" w:rsidRPr="000D29E1">
        <w:rPr>
          <w:rFonts w:ascii="Arial" w:hAnsi="Arial" w:cs="Arial"/>
          <w:sz w:val="24"/>
          <w:szCs w:val="24"/>
        </w:rPr>
        <w:t xml:space="preserve"> </w:t>
      </w:r>
      <w:r w:rsidR="00B77204" w:rsidRPr="000D29E1">
        <w:rPr>
          <w:rFonts w:ascii="Arial" w:hAnsi="Arial" w:cs="Arial"/>
          <w:i/>
          <w:sz w:val="24"/>
          <w:szCs w:val="24"/>
        </w:rPr>
        <w:t>MIDDLEWARE</w:t>
      </w:r>
      <w:bookmarkEnd w:id="635"/>
      <w:r w:rsidR="00B77204" w:rsidRPr="000D29E1">
        <w:rPr>
          <w:rFonts w:ascii="Arial" w:hAnsi="Arial" w:cs="Arial"/>
          <w:i/>
          <w:sz w:val="24"/>
          <w:szCs w:val="24"/>
        </w:rPr>
        <w:t xml:space="preserve"> </w:t>
      </w:r>
    </w:p>
    <w:p w:rsidR="000E1BA7" w:rsidRDefault="000E1BA7" w:rsidP="008E0F5C">
      <w:pPr>
        <w:pStyle w:val="Estilocorpodoc"/>
        <w:ind w:firstLine="708"/>
        <w:rPr>
          <w:ins w:id="636" w:author="Marcos Junior" w:date="2015-06-12T10:41:00Z"/>
          <w:sz w:val="24"/>
        </w:rPr>
      </w:pPr>
    </w:p>
    <w:p w:rsidR="00032E68" w:rsidRPr="004F343E" w:rsidRDefault="008E0F5C" w:rsidP="008E0F5C">
      <w:pPr>
        <w:pStyle w:val="Estilocorpodoc"/>
        <w:ind w:firstLine="708"/>
        <w:rPr>
          <w:sz w:val="24"/>
        </w:rPr>
      </w:pPr>
      <w:r w:rsidRPr="004F343E">
        <w:rPr>
          <w:sz w:val="24"/>
        </w:rPr>
        <w:t xml:space="preserve">O </w:t>
      </w:r>
      <w:r w:rsidR="00565725" w:rsidRPr="00565725">
        <w:rPr>
          <w:i/>
          <w:sz w:val="24"/>
        </w:rPr>
        <w:t>Middleware</w:t>
      </w:r>
      <w:r w:rsidR="00E856D3">
        <w:rPr>
          <w:sz w:val="24"/>
        </w:rPr>
        <w:t xml:space="preserve"> intermediário denominado </w:t>
      </w:r>
      <w:r w:rsidRPr="004F343E">
        <w:rPr>
          <w:sz w:val="24"/>
        </w:rPr>
        <w:t xml:space="preserve">Integrador será responsável em receber as solicitações </w:t>
      </w:r>
      <w:r w:rsidR="000D6CAB" w:rsidRPr="004F343E">
        <w:rPr>
          <w:sz w:val="24"/>
        </w:rPr>
        <w:t>realizadas</w:t>
      </w:r>
      <w:r w:rsidRPr="004F343E">
        <w:rPr>
          <w:sz w:val="24"/>
        </w:rPr>
        <w:t xml:space="preserve"> pela </w:t>
      </w:r>
      <w:r w:rsidR="000D6CAB" w:rsidRPr="004F343E">
        <w:rPr>
          <w:sz w:val="24"/>
        </w:rPr>
        <w:t>URA</w:t>
      </w:r>
      <w:r w:rsidRPr="004F343E">
        <w:rPr>
          <w:sz w:val="24"/>
        </w:rPr>
        <w:t xml:space="preserve"> do Asterisk, após analisar </w:t>
      </w:r>
      <w:r w:rsidR="00E856D3" w:rsidRPr="004F343E">
        <w:rPr>
          <w:sz w:val="24"/>
        </w:rPr>
        <w:t>deverá efetuar</w:t>
      </w:r>
      <w:r w:rsidRPr="004F343E">
        <w:rPr>
          <w:sz w:val="24"/>
        </w:rPr>
        <w:t xml:space="preserve"> requisições ao </w:t>
      </w:r>
      <w:ins w:id="637" w:author="Marcos Junior" w:date="2015-06-12T11:21:00Z">
        <w:r w:rsidR="00C5354E">
          <w:rPr>
            <w:sz w:val="24"/>
          </w:rPr>
          <w:t>W</w:t>
        </w:r>
      </w:ins>
      <w:del w:id="638" w:author="Marcos Junior" w:date="2015-06-12T11:21:00Z">
        <w:r w:rsidRPr="004F343E" w:rsidDel="00C5354E">
          <w:rPr>
            <w:sz w:val="24"/>
          </w:rPr>
          <w:delText>w</w:delText>
        </w:r>
      </w:del>
      <w:r w:rsidRPr="004F343E">
        <w:rPr>
          <w:sz w:val="24"/>
        </w:rPr>
        <w:t>eb</w:t>
      </w:r>
      <w:ins w:id="639" w:author="Marcos Junior" w:date="2015-06-12T11:21:00Z">
        <w:r w:rsidR="00C5354E">
          <w:rPr>
            <w:sz w:val="24"/>
          </w:rPr>
          <w:t>S</w:t>
        </w:r>
      </w:ins>
      <w:del w:id="640" w:author="Marcos Junior" w:date="2015-06-12T11:21:00Z">
        <w:r w:rsidRPr="004F343E" w:rsidDel="00C5354E">
          <w:rPr>
            <w:sz w:val="24"/>
          </w:rPr>
          <w:delText>s</w:delText>
        </w:r>
      </w:del>
      <w:r w:rsidRPr="004F343E">
        <w:rPr>
          <w:sz w:val="24"/>
        </w:rPr>
        <w:t xml:space="preserve">ervice do sistema GSAN, que </w:t>
      </w:r>
      <w:r w:rsidR="000D6CAB" w:rsidRPr="004F343E">
        <w:rPr>
          <w:sz w:val="24"/>
        </w:rPr>
        <w:t>deverá</w:t>
      </w:r>
      <w:r w:rsidRPr="004F343E">
        <w:rPr>
          <w:sz w:val="24"/>
        </w:rPr>
        <w:t xml:space="preserve"> retornar </w:t>
      </w:r>
      <w:r w:rsidR="00A828AA" w:rsidRPr="004F343E">
        <w:rPr>
          <w:sz w:val="24"/>
        </w:rPr>
        <w:t>as</w:t>
      </w:r>
      <w:r w:rsidRPr="004F343E">
        <w:rPr>
          <w:sz w:val="24"/>
        </w:rPr>
        <w:t xml:space="preserve"> informações esperadas, até então </w:t>
      </w:r>
      <w:r w:rsidR="00A828AA" w:rsidRPr="004F343E">
        <w:rPr>
          <w:sz w:val="24"/>
        </w:rPr>
        <w:t>devolver</w:t>
      </w:r>
      <w:r w:rsidRPr="004F343E">
        <w:rPr>
          <w:sz w:val="24"/>
        </w:rPr>
        <w:t xml:space="preserve"> as informações </w:t>
      </w:r>
      <w:r w:rsidR="0022181B" w:rsidRPr="004F343E">
        <w:rPr>
          <w:sz w:val="24"/>
        </w:rPr>
        <w:t>essenciais</w:t>
      </w:r>
      <w:r w:rsidRPr="004F343E">
        <w:rPr>
          <w:sz w:val="24"/>
        </w:rPr>
        <w:t xml:space="preserve"> ao Asterisk.</w:t>
      </w:r>
    </w:p>
    <w:p w:rsidR="00704C17" w:rsidRDefault="000D6CAB" w:rsidP="008E0F5C">
      <w:pPr>
        <w:pStyle w:val="Estilocorpodoc"/>
        <w:ind w:firstLine="708"/>
        <w:rPr>
          <w:sz w:val="24"/>
        </w:rPr>
      </w:pPr>
      <w:r w:rsidRPr="004F343E">
        <w:rPr>
          <w:sz w:val="24"/>
        </w:rPr>
        <w:t>No cenário da integração proposta o</w:t>
      </w:r>
      <w:r w:rsidR="00A828AA" w:rsidRPr="004F343E">
        <w:rPr>
          <w:sz w:val="24"/>
        </w:rPr>
        <w:t xml:space="preserve"> sistema</w:t>
      </w:r>
      <w:r w:rsidRPr="004F343E">
        <w:rPr>
          <w:sz w:val="24"/>
        </w:rPr>
        <w:t xml:space="preserve"> Integrador, deverá </w:t>
      </w:r>
      <w:r w:rsidR="00A828AA" w:rsidRPr="004F343E">
        <w:rPr>
          <w:sz w:val="24"/>
        </w:rPr>
        <w:t>ser capaz de comunicar-se com o si</w:t>
      </w:r>
      <w:r w:rsidR="00E856D3">
        <w:rPr>
          <w:sz w:val="24"/>
        </w:rPr>
        <w:t>stema Asterisk via protocolo AGI</w:t>
      </w:r>
      <w:r w:rsidR="00A828AA" w:rsidRPr="004F343E">
        <w:rPr>
          <w:sz w:val="24"/>
        </w:rPr>
        <w:t xml:space="preserve">, para tanto foi utilizado um projeto </w:t>
      </w:r>
      <w:r w:rsidR="00A828AA" w:rsidRPr="00211096">
        <w:rPr>
          <w:i/>
          <w:sz w:val="24"/>
        </w:rPr>
        <w:t>Open Source</w:t>
      </w:r>
      <w:r w:rsidR="00A828AA" w:rsidRPr="004F343E">
        <w:rPr>
          <w:sz w:val="24"/>
        </w:rPr>
        <w:t xml:space="preserve"> chamada Asterisk-Java</w:t>
      </w:r>
      <w:r w:rsidR="00E16214" w:rsidRPr="004F343E">
        <w:rPr>
          <w:sz w:val="24"/>
        </w:rPr>
        <w:t>,</w:t>
      </w:r>
      <w:r w:rsidR="00650B9F" w:rsidRPr="004F343E">
        <w:rPr>
          <w:color w:val="FF0000"/>
          <w:sz w:val="24"/>
        </w:rPr>
        <w:t xml:space="preserve"> </w:t>
      </w:r>
      <w:r w:rsidR="00A828AA" w:rsidRPr="004F343E">
        <w:rPr>
          <w:sz w:val="24"/>
        </w:rPr>
        <w:t xml:space="preserve">que fornece bibliotecas para comunicação com o Asterisk utilizando </w:t>
      </w:r>
      <w:r w:rsidR="00CE528B" w:rsidRPr="004F343E">
        <w:rPr>
          <w:sz w:val="24"/>
        </w:rPr>
        <w:t>os protoco</w:t>
      </w:r>
      <w:r w:rsidR="00704C17">
        <w:rPr>
          <w:sz w:val="24"/>
        </w:rPr>
        <w:t>los comuns ao sistema, no entant</w:t>
      </w:r>
      <w:r w:rsidR="00CE528B" w:rsidRPr="004F343E">
        <w:rPr>
          <w:sz w:val="24"/>
        </w:rPr>
        <w:t xml:space="preserve">o </w:t>
      </w:r>
      <w:r w:rsidR="00704C17">
        <w:rPr>
          <w:sz w:val="24"/>
        </w:rPr>
        <w:t>será preciso</w:t>
      </w:r>
      <w:r w:rsidR="00CE528B" w:rsidRPr="004F343E">
        <w:rPr>
          <w:sz w:val="24"/>
        </w:rPr>
        <w:t xml:space="preserve"> mapear as cha</w:t>
      </w:r>
      <w:r w:rsidR="00704C17">
        <w:rPr>
          <w:sz w:val="24"/>
        </w:rPr>
        <w:t>madas que serão realizadas.</w:t>
      </w:r>
    </w:p>
    <w:p w:rsidR="000D6CAB" w:rsidRPr="004F343E" w:rsidRDefault="00704C17" w:rsidP="00CB7787">
      <w:pPr>
        <w:pStyle w:val="Estilocorpodoc"/>
        <w:ind w:firstLine="708"/>
        <w:rPr>
          <w:sz w:val="24"/>
        </w:rPr>
      </w:pPr>
      <w:r>
        <w:rPr>
          <w:sz w:val="24"/>
        </w:rPr>
        <w:t xml:space="preserve">Para cada </w:t>
      </w:r>
      <w:r w:rsidR="00CB7787">
        <w:rPr>
          <w:sz w:val="24"/>
        </w:rPr>
        <w:t xml:space="preserve">novo </w:t>
      </w:r>
      <w:r>
        <w:rPr>
          <w:sz w:val="24"/>
        </w:rPr>
        <w:t xml:space="preserve">serviço a ser disponibilizado, </w:t>
      </w:r>
      <w:r w:rsidR="00CB7787">
        <w:rPr>
          <w:sz w:val="24"/>
        </w:rPr>
        <w:t>será necessário declarar uma</w:t>
      </w:r>
      <w:r>
        <w:rPr>
          <w:sz w:val="24"/>
        </w:rPr>
        <w:t xml:space="preserve"> chave </w:t>
      </w:r>
      <w:r w:rsidR="00CB7787">
        <w:rPr>
          <w:sz w:val="24"/>
        </w:rPr>
        <w:t>de texto que será utilizada no Asterisk, representando o objeto a ser invocado, adicionados</w:t>
      </w:r>
      <w:r>
        <w:rPr>
          <w:sz w:val="24"/>
        </w:rPr>
        <w:t xml:space="preserve"> </w:t>
      </w:r>
      <w:r w:rsidR="006A579D" w:rsidRPr="004F343E">
        <w:rPr>
          <w:sz w:val="24"/>
        </w:rPr>
        <w:t>em um novo arquivo chamado</w:t>
      </w:r>
      <w:r w:rsidR="00CE528B" w:rsidRPr="004F343E">
        <w:rPr>
          <w:sz w:val="24"/>
        </w:rPr>
        <w:t xml:space="preserve"> </w:t>
      </w:r>
      <w:r w:rsidR="006A579D" w:rsidRPr="004F343E">
        <w:rPr>
          <w:i/>
          <w:sz w:val="24"/>
        </w:rPr>
        <w:t>fastagi-mapping.properties</w:t>
      </w:r>
      <w:r w:rsidR="006A579D" w:rsidRPr="004F343E">
        <w:rPr>
          <w:sz w:val="24"/>
        </w:rPr>
        <w:t xml:space="preserve"> </w:t>
      </w:r>
      <w:r w:rsidR="00CE528B" w:rsidRPr="004F343E">
        <w:rPr>
          <w:sz w:val="24"/>
        </w:rPr>
        <w:t xml:space="preserve">da seguinte </w:t>
      </w:r>
      <w:r w:rsidR="00CB7787">
        <w:rPr>
          <w:sz w:val="24"/>
        </w:rPr>
        <w:t>maneira</w:t>
      </w:r>
      <w:r w:rsidR="00D14496">
        <w:rPr>
          <w:sz w:val="24"/>
        </w:rPr>
        <w:t>, conforme a figura</w:t>
      </w:r>
      <w:ins w:id="641" w:author="Marcos Junior" w:date="2015-06-12T09:57:00Z">
        <w:r w:rsidR="009964A8">
          <w:rPr>
            <w:sz w:val="24"/>
          </w:rPr>
          <w:t xml:space="preserve"> </w:t>
        </w:r>
      </w:ins>
      <w:r w:rsidR="00D14496">
        <w:rPr>
          <w:sz w:val="24"/>
        </w:rPr>
        <w:t>1</w:t>
      </w:r>
      <w:ins w:id="642" w:author="Marcos Junior" w:date="2015-06-12T09:57:00Z">
        <w:r w:rsidR="009964A8">
          <w:rPr>
            <w:sz w:val="24"/>
          </w:rPr>
          <w:t>3</w:t>
        </w:r>
      </w:ins>
      <w:del w:id="643" w:author="Marcos Junior" w:date="2015-06-12T09:57:00Z">
        <w:r w:rsidR="00D14496" w:rsidDel="009964A8">
          <w:rPr>
            <w:sz w:val="24"/>
          </w:rPr>
          <w:delText>7</w:delText>
        </w:r>
      </w:del>
      <w:r w:rsidR="00D14496">
        <w:rPr>
          <w:sz w:val="24"/>
        </w:rPr>
        <w:t xml:space="preserve"> abaixo:</w:t>
      </w:r>
    </w:p>
    <w:p w:rsidR="006A579D" w:rsidRDefault="00816486" w:rsidP="006A579D">
      <w:pPr>
        <w:pStyle w:val="Estilocorpodoc"/>
        <w:ind w:firstLine="0"/>
      </w:pPr>
      <w:r>
        <w:rPr>
          <w:noProof/>
          <w:lang w:eastAsia="pt-BR"/>
        </w:rPr>
        <w:lastRenderedPageBreak/>
        <w:drawing>
          <wp:inline distT="0" distB="0" distL="0" distR="0">
            <wp:extent cx="5370161" cy="2658140"/>
            <wp:effectExtent l="0" t="0" r="2540" b="8890"/>
            <wp:docPr id="6" name="Imagem 6" descr="mapeamento_servicos_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peamento_servicos_agi"/>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73539" cy="2659812"/>
                    </a:xfrm>
                    <a:prstGeom prst="rect">
                      <a:avLst/>
                    </a:prstGeom>
                    <a:noFill/>
                    <a:ln>
                      <a:noFill/>
                    </a:ln>
                  </pic:spPr>
                </pic:pic>
              </a:graphicData>
            </a:graphic>
          </wp:inline>
        </w:drawing>
      </w:r>
    </w:p>
    <w:p w:rsidR="008E0F5C" w:rsidRDefault="007C49A8" w:rsidP="003E299E">
      <w:pPr>
        <w:pStyle w:val="Caption"/>
        <w:jc w:val="center"/>
        <w:rPr>
          <w:ins w:id="644" w:author="Marcos Junior" w:date="2015-06-12T10:42:00Z"/>
          <w:bCs w:val="0"/>
        </w:rPr>
      </w:pPr>
      <w:bookmarkStart w:id="645" w:name="_Toc420975248"/>
      <w:bookmarkStart w:id="646" w:name="_Toc421735340"/>
      <w:r>
        <w:t xml:space="preserve">Figura </w:t>
      </w:r>
      <w:r w:rsidR="00656F0A">
        <w:fldChar w:fldCharType="begin"/>
      </w:r>
      <w:r w:rsidR="00567E87">
        <w:instrText xml:space="preserve"> SEQ Figura \* ARABIC </w:instrText>
      </w:r>
      <w:r w:rsidR="00656F0A">
        <w:fldChar w:fldCharType="separate"/>
      </w:r>
      <w:r w:rsidR="000F6A97">
        <w:rPr>
          <w:noProof/>
        </w:rPr>
        <w:t>13</w:t>
      </w:r>
      <w:r w:rsidR="00656F0A">
        <w:rPr>
          <w:noProof/>
        </w:rPr>
        <w:fldChar w:fldCharType="end"/>
      </w:r>
      <w:r>
        <w:t xml:space="preserve">: </w:t>
      </w:r>
      <w:r w:rsidR="003E299E">
        <w:t>Mapeamento dos serviços para consumo via Agi</w:t>
      </w:r>
      <w:bookmarkEnd w:id="645"/>
      <w:r w:rsidR="008E0F5C">
        <w:tab/>
      </w:r>
      <w:r w:rsidR="00DF3F89">
        <w:br/>
      </w:r>
      <w:r w:rsidR="00DF3F89" w:rsidRPr="00DF3F89">
        <w:rPr>
          <w:bCs w:val="0"/>
        </w:rPr>
        <w:t>Fonte: Autoria Própria</w:t>
      </w:r>
      <w:bookmarkEnd w:id="646"/>
    </w:p>
    <w:p w:rsidR="00586623" w:rsidRDefault="00586623">
      <w:pPr>
        <w:rPr>
          <w:del w:id="647" w:author="Marcos Junior" w:date="2015-06-12T10:42:00Z"/>
        </w:rPr>
        <w:pPrChange w:id="648" w:author="Marcos Junior" w:date="2015-06-12T10:42:00Z">
          <w:pPr>
            <w:pStyle w:val="Caption"/>
            <w:jc w:val="center"/>
          </w:pPr>
        </w:pPrChange>
      </w:pPr>
    </w:p>
    <w:p w:rsidR="007512C5" w:rsidRPr="004F343E" w:rsidRDefault="006A579D" w:rsidP="007512C5">
      <w:pPr>
        <w:pStyle w:val="Estilocorpodoc"/>
        <w:ind w:firstLine="708"/>
        <w:rPr>
          <w:sz w:val="24"/>
        </w:rPr>
      </w:pPr>
      <w:r w:rsidRPr="004F343E">
        <w:rPr>
          <w:sz w:val="24"/>
        </w:rPr>
        <w:t>Feito isso o integrador</w:t>
      </w:r>
      <w:r w:rsidR="0022181B">
        <w:rPr>
          <w:sz w:val="24"/>
        </w:rPr>
        <w:t xml:space="preserve"> </w:t>
      </w:r>
      <w:r w:rsidRPr="004F343E">
        <w:rPr>
          <w:sz w:val="24"/>
        </w:rPr>
        <w:t xml:space="preserve">já </w:t>
      </w:r>
      <w:r w:rsidR="00A177B6">
        <w:rPr>
          <w:sz w:val="24"/>
        </w:rPr>
        <w:t>possuirá</w:t>
      </w:r>
      <w:r w:rsidRPr="004F343E">
        <w:rPr>
          <w:sz w:val="24"/>
        </w:rPr>
        <w:t xml:space="preserve"> condições de </w:t>
      </w:r>
      <w:r w:rsidR="00A177B6">
        <w:rPr>
          <w:sz w:val="24"/>
        </w:rPr>
        <w:t>recepcionar as</w:t>
      </w:r>
      <w:r w:rsidRPr="004F343E">
        <w:rPr>
          <w:sz w:val="24"/>
        </w:rPr>
        <w:t xml:space="preserve"> </w:t>
      </w:r>
      <w:r w:rsidR="005C507C" w:rsidRPr="004F343E">
        <w:rPr>
          <w:sz w:val="24"/>
        </w:rPr>
        <w:t>solicitações</w:t>
      </w:r>
      <w:r w:rsidRPr="004F343E">
        <w:rPr>
          <w:sz w:val="24"/>
        </w:rPr>
        <w:t xml:space="preserve"> </w:t>
      </w:r>
      <w:r w:rsidR="00A177B6">
        <w:rPr>
          <w:sz w:val="24"/>
        </w:rPr>
        <w:t xml:space="preserve">originadas pelo </w:t>
      </w:r>
      <w:r w:rsidR="00A177B6" w:rsidRPr="00A177B6">
        <w:rPr>
          <w:i/>
          <w:sz w:val="24"/>
        </w:rPr>
        <w:t>software</w:t>
      </w:r>
      <w:r w:rsidR="00A177B6">
        <w:rPr>
          <w:sz w:val="24"/>
        </w:rPr>
        <w:t xml:space="preserve"> </w:t>
      </w:r>
      <w:r w:rsidRPr="004F343E">
        <w:rPr>
          <w:sz w:val="24"/>
        </w:rPr>
        <w:t>Asterisk</w:t>
      </w:r>
      <w:r w:rsidR="00A177B6">
        <w:rPr>
          <w:sz w:val="24"/>
        </w:rPr>
        <w:t xml:space="preserve"> utilizando o protocolo de comunicação AGI</w:t>
      </w:r>
      <w:r w:rsidRPr="004F343E">
        <w:rPr>
          <w:sz w:val="24"/>
        </w:rPr>
        <w:t>, e direciona</w:t>
      </w:r>
      <w:r w:rsidR="0022181B">
        <w:rPr>
          <w:sz w:val="24"/>
        </w:rPr>
        <w:t>r a chamada</w:t>
      </w:r>
      <w:r w:rsidRPr="004F343E">
        <w:rPr>
          <w:sz w:val="24"/>
        </w:rPr>
        <w:t xml:space="preserve"> internamente para uma classe</w:t>
      </w:r>
      <w:r w:rsidR="00A177B6">
        <w:rPr>
          <w:sz w:val="24"/>
        </w:rPr>
        <w:t xml:space="preserve"> concreta que implemente o protocolo de comunicação utilizado, assim como</w:t>
      </w:r>
      <w:r w:rsidRPr="004F343E">
        <w:rPr>
          <w:sz w:val="24"/>
        </w:rPr>
        <w:t xml:space="preserve"> a lógica de consumo ao</w:t>
      </w:r>
      <w:r w:rsidR="00A177B6">
        <w:rPr>
          <w:sz w:val="24"/>
        </w:rPr>
        <w:t>s novos serviços disponibilizados pelo</w:t>
      </w:r>
      <w:r w:rsidRPr="004F343E">
        <w:rPr>
          <w:sz w:val="24"/>
        </w:rPr>
        <w:t xml:space="preserve"> </w:t>
      </w:r>
      <w:r w:rsidR="00A177B6">
        <w:rPr>
          <w:sz w:val="24"/>
        </w:rPr>
        <w:t xml:space="preserve">WebService </w:t>
      </w:r>
      <w:r w:rsidRPr="004F343E">
        <w:rPr>
          <w:sz w:val="24"/>
        </w:rPr>
        <w:t xml:space="preserve">do </w:t>
      </w:r>
      <w:r w:rsidR="00A177B6">
        <w:rPr>
          <w:sz w:val="24"/>
        </w:rPr>
        <w:t xml:space="preserve">sistema </w:t>
      </w:r>
      <w:r w:rsidRPr="004F343E">
        <w:rPr>
          <w:sz w:val="24"/>
        </w:rPr>
        <w:t>GSAN</w:t>
      </w:r>
      <w:r w:rsidR="007512C5" w:rsidRPr="004F343E">
        <w:rPr>
          <w:sz w:val="24"/>
        </w:rPr>
        <w:t>.</w:t>
      </w:r>
    </w:p>
    <w:p w:rsidR="0002422D" w:rsidRDefault="0002422D" w:rsidP="007512C5">
      <w:pPr>
        <w:pStyle w:val="Estilocorpodoc"/>
        <w:ind w:firstLine="708"/>
        <w:rPr>
          <w:ins w:id="649" w:author="Marcos Junior" w:date="2015-06-12T09:59:00Z"/>
          <w:sz w:val="24"/>
        </w:rPr>
      </w:pPr>
    </w:p>
    <w:p w:rsidR="00586623" w:rsidRDefault="006C7860">
      <w:pPr>
        <w:pStyle w:val="Estilocorpodoc"/>
        <w:ind w:firstLine="708"/>
        <w:rPr>
          <w:del w:id="650" w:author="Marcos Junior" w:date="2015-06-12T10:41:00Z"/>
          <w:sz w:val="24"/>
        </w:rPr>
        <w:pPrChange w:id="651" w:author="Marcos Junior" w:date="2015-06-12T10:41:00Z">
          <w:pPr>
            <w:pStyle w:val="Estilocorpodoc"/>
            <w:ind w:firstLine="0"/>
          </w:pPr>
        </w:pPrChange>
      </w:pPr>
      <w:r w:rsidRPr="004F343E">
        <w:rPr>
          <w:sz w:val="24"/>
        </w:rPr>
        <w:t xml:space="preserve">Para cada classe concreta a ser disponibilizada será necessário </w:t>
      </w:r>
      <w:r w:rsidR="0022181B" w:rsidRPr="004F343E">
        <w:rPr>
          <w:sz w:val="24"/>
        </w:rPr>
        <w:t>estende</w:t>
      </w:r>
      <w:r w:rsidR="0022181B">
        <w:rPr>
          <w:sz w:val="24"/>
        </w:rPr>
        <w:t>r</w:t>
      </w:r>
      <w:r w:rsidRPr="004F343E">
        <w:rPr>
          <w:sz w:val="24"/>
        </w:rPr>
        <w:t xml:space="preserve"> a classe </w:t>
      </w:r>
      <w:r w:rsidRPr="004F343E">
        <w:rPr>
          <w:i/>
          <w:sz w:val="24"/>
        </w:rPr>
        <w:t>BaseAgiScript</w:t>
      </w:r>
      <w:r w:rsidRPr="004F343E">
        <w:rPr>
          <w:sz w:val="24"/>
        </w:rPr>
        <w:t xml:space="preserve"> </w:t>
      </w:r>
      <w:r w:rsidR="00A177B6">
        <w:rPr>
          <w:sz w:val="24"/>
        </w:rPr>
        <w:t xml:space="preserve">disponibilizada pelo </w:t>
      </w:r>
      <w:r w:rsidRPr="004F343E">
        <w:rPr>
          <w:sz w:val="24"/>
        </w:rPr>
        <w:t>framework</w:t>
      </w:r>
      <w:r w:rsidR="00A177B6">
        <w:rPr>
          <w:sz w:val="24"/>
        </w:rPr>
        <w:t xml:space="preserve"> Asterisk-Java</w:t>
      </w:r>
      <w:r w:rsidRPr="004F343E">
        <w:rPr>
          <w:sz w:val="24"/>
        </w:rPr>
        <w:t>,</w:t>
      </w:r>
      <w:r w:rsidR="00A177B6">
        <w:rPr>
          <w:sz w:val="24"/>
        </w:rPr>
        <w:t xml:space="preserve"> após </w:t>
      </w:r>
      <w:r w:rsidR="0022181B">
        <w:rPr>
          <w:sz w:val="24"/>
        </w:rPr>
        <w:t>estender</w:t>
      </w:r>
      <w:r w:rsidR="00A177B6">
        <w:rPr>
          <w:sz w:val="24"/>
        </w:rPr>
        <w:t xml:space="preserve"> o comportamento será necessário </w:t>
      </w:r>
      <w:r w:rsidRPr="004F343E">
        <w:rPr>
          <w:sz w:val="24"/>
        </w:rPr>
        <w:t xml:space="preserve">implementar o método </w:t>
      </w:r>
      <w:r w:rsidRPr="004F343E">
        <w:rPr>
          <w:i/>
          <w:sz w:val="24"/>
        </w:rPr>
        <w:t>service</w:t>
      </w:r>
      <w:r w:rsidR="00A177B6">
        <w:rPr>
          <w:i/>
          <w:sz w:val="24"/>
        </w:rPr>
        <w:t xml:space="preserve"> </w:t>
      </w:r>
      <w:r w:rsidR="00A177B6">
        <w:rPr>
          <w:sz w:val="24"/>
        </w:rPr>
        <w:t xml:space="preserve">obtido pela herança da </w:t>
      </w:r>
      <w:r w:rsidR="00A177B6" w:rsidRPr="004F343E">
        <w:rPr>
          <w:i/>
          <w:sz w:val="24"/>
        </w:rPr>
        <w:t>BaseAgiScript</w:t>
      </w:r>
      <w:r w:rsidRPr="004F343E">
        <w:rPr>
          <w:sz w:val="24"/>
        </w:rPr>
        <w:t xml:space="preserve">, </w:t>
      </w:r>
      <w:r w:rsidR="00CB1A70">
        <w:rPr>
          <w:sz w:val="24"/>
        </w:rPr>
        <w:t xml:space="preserve">tal método </w:t>
      </w:r>
      <w:r w:rsidRPr="004F343E">
        <w:rPr>
          <w:sz w:val="24"/>
        </w:rPr>
        <w:t>será invocado quando a requisição for d</w:t>
      </w:r>
      <w:r w:rsidR="00512D50" w:rsidRPr="004F343E">
        <w:rPr>
          <w:sz w:val="24"/>
        </w:rPr>
        <w:t xml:space="preserve">irecionada </w:t>
      </w:r>
      <w:r w:rsidR="00CB1A70">
        <w:rPr>
          <w:sz w:val="24"/>
        </w:rPr>
        <w:t>ao</w:t>
      </w:r>
      <w:r w:rsidR="00512D50" w:rsidRPr="004F343E">
        <w:rPr>
          <w:sz w:val="24"/>
        </w:rPr>
        <w:t xml:space="preserve"> serviço mapeado, segue abaixo um exe</w:t>
      </w:r>
      <w:r w:rsidR="00D14496">
        <w:rPr>
          <w:sz w:val="24"/>
        </w:rPr>
        <w:t xml:space="preserve">mplo de implementação utilizado, conforme </w:t>
      </w:r>
      <w:del w:id="652" w:author="Marcos Junior" w:date="2015-06-12T09:59:00Z">
        <w:r w:rsidR="00D14496" w:rsidDel="0002422D">
          <w:rPr>
            <w:sz w:val="24"/>
          </w:rPr>
          <w:delText xml:space="preserve">visto na figura 18 </w:delText>
        </w:r>
      </w:del>
      <w:ins w:id="653" w:author="Marcos Junior" w:date="2015-06-12T09:59:00Z">
        <w:r w:rsidR="0002422D">
          <w:rPr>
            <w:sz w:val="24"/>
          </w:rPr>
          <w:t xml:space="preserve">algoritmo 1 </w:t>
        </w:r>
      </w:ins>
      <w:r w:rsidR="00D14496">
        <w:rPr>
          <w:sz w:val="24"/>
        </w:rPr>
        <w:t>abaixo:</w:t>
      </w:r>
    </w:p>
    <w:p w:rsidR="000E1BA7" w:rsidRPr="004F343E" w:rsidRDefault="000E1BA7" w:rsidP="007512C5">
      <w:pPr>
        <w:pStyle w:val="Estilocorpodoc"/>
        <w:ind w:firstLine="708"/>
        <w:rPr>
          <w:ins w:id="654" w:author="Marcos Junior" w:date="2015-06-12T10:41:00Z"/>
          <w:sz w:val="24"/>
        </w:rPr>
      </w:pPr>
    </w:p>
    <w:p w:rsidR="00586623" w:rsidRDefault="00586623">
      <w:pPr>
        <w:pStyle w:val="Estilocorpodoc"/>
        <w:ind w:firstLine="708"/>
        <w:rPr>
          <w:ins w:id="655" w:author="Marcos Junior" w:date="2015-06-12T09:59:00Z"/>
        </w:rPr>
        <w:pPrChange w:id="656" w:author="Marcos Junior" w:date="2015-06-12T10:41:00Z">
          <w:pPr>
            <w:pStyle w:val="Estilocorpodoc"/>
            <w:ind w:firstLine="0"/>
          </w:pPr>
        </w:pPrChange>
      </w:pPr>
    </w:p>
    <w:p w:rsidR="0002422D" w:rsidRDefault="0002422D" w:rsidP="00A22B3B">
      <w:pPr>
        <w:pStyle w:val="Estilocorpodoc"/>
        <w:ind w:firstLine="0"/>
        <w:rPr>
          <w:ins w:id="657" w:author="Marcos Junior" w:date="2015-06-12T09:59:00Z"/>
        </w:rPr>
      </w:pPr>
      <w:ins w:id="658" w:author="Marcos Junior" w:date="2015-06-12T10:00:00Z">
        <w:r>
          <w:t>__________________________________________________________________________</w:t>
        </w:r>
      </w:ins>
    </w:p>
    <w:p w:rsidR="00586623" w:rsidRDefault="00656F0A">
      <w:pPr>
        <w:pStyle w:val="Caption"/>
        <w:rPr>
          <w:ins w:id="659" w:author="Marcos Junior" w:date="2015-06-12T10:01:00Z"/>
          <w:rFonts w:cs="Arial"/>
          <w:sz w:val="24"/>
          <w:rPrChange w:id="660" w:author="Marcos Junior" w:date="2015-06-12T10:40:00Z">
            <w:rPr>
              <w:ins w:id="661" w:author="Marcos Junior" w:date="2015-06-12T10:01:00Z"/>
            </w:rPr>
          </w:rPrChange>
        </w:rPr>
        <w:pPrChange w:id="662" w:author="Marcos Junior" w:date="2015-06-12T10:33:00Z">
          <w:pPr>
            <w:pStyle w:val="Estilocorpodoc"/>
            <w:ind w:firstLine="0"/>
          </w:pPr>
        </w:pPrChange>
      </w:pPr>
      <w:bookmarkStart w:id="663" w:name="_Toc421882279"/>
      <w:ins w:id="664" w:author="Marcos Junior" w:date="2015-06-12T10:33:00Z">
        <w:r w:rsidRPr="00656F0A">
          <w:rPr>
            <w:rFonts w:ascii="Arial" w:hAnsi="Arial" w:cs="Arial"/>
            <w:sz w:val="24"/>
            <w:szCs w:val="24"/>
            <w:rPrChange w:id="665" w:author="Marcos Junior" w:date="2015-06-12T10:40:00Z">
              <w:rPr>
                <w:b/>
                <w:bCs/>
              </w:rPr>
            </w:rPrChange>
          </w:rPr>
          <w:t xml:space="preserve">Algoritmo </w:t>
        </w:r>
        <w:r w:rsidRPr="00656F0A">
          <w:rPr>
            <w:rFonts w:ascii="Arial" w:hAnsi="Arial" w:cs="Arial"/>
            <w:sz w:val="24"/>
            <w:szCs w:val="24"/>
            <w:rPrChange w:id="666" w:author="Marcos Junior" w:date="2015-06-12T10:40:00Z">
              <w:rPr>
                <w:b/>
                <w:bCs/>
              </w:rPr>
            </w:rPrChange>
          </w:rPr>
          <w:fldChar w:fldCharType="begin"/>
        </w:r>
        <w:r w:rsidRPr="00656F0A">
          <w:rPr>
            <w:rFonts w:ascii="Arial" w:hAnsi="Arial" w:cs="Arial"/>
            <w:sz w:val="24"/>
            <w:szCs w:val="24"/>
            <w:rPrChange w:id="667" w:author="Marcos Junior" w:date="2015-06-12T10:40:00Z">
              <w:rPr>
                <w:b/>
                <w:bCs/>
              </w:rPr>
            </w:rPrChange>
          </w:rPr>
          <w:instrText xml:space="preserve"> SEQ Algoritmo \* ARABIC </w:instrText>
        </w:r>
      </w:ins>
      <w:r w:rsidRPr="00656F0A">
        <w:rPr>
          <w:rFonts w:ascii="Arial" w:hAnsi="Arial" w:cs="Arial"/>
          <w:sz w:val="24"/>
          <w:szCs w:val="24"/>
          <w:rPrChange w:id="668" w:author="Marcos Junior" w:date="2015-06-12T10:40:00Z">
            <w:rPr>
              <w:b/>
              <w:bCs/>
            </w:rPr>
          </w:rPrChange>
        </w:rPr>
        <w:fldChar w:fldCharType="separate"/>
      </w:r>
      <w:ins w:id="669" w:author="Marcos Junior" w:date="2015-06-12T10:33:00Z">
        <w:r w:rsidRPr="00656F0A">
          <w:rPr>
            <w:rFonts w:ascii="Arial" w:hAnsi="Arial" w:cs="Arial"/>
            <w:noProof/>
            <w:sz w:val="24"/>
            <w:szCs w:val="24"/>
            <w:rPrChange w:id="670" w:author="Marcos Junior" w:date="2015-06-12T10:40:00Z">
              <w:rPr>
                <w:b/>
                <w:bCs/>
                <w:noProof/>
              </w:rPr>
            </w:rPrChange>
          </w:rPr>
          <w:t>1</w:t>
        </w:r>
        <w:r w:rsidRPr="00656F0A">
          <w:rPr>
            <w:rFonts w:ascii="Arial" w:hAnsi="Arial" w:cs="Arial"/>
            <w:sz w:val="24"/>
            <w:szCs w:val="24"/>
            <w:rPrChange w:id="671" w:author="Marcos Junior" w:date="2015-06-12T10:40:00Z">
              <w:rPr>
                <w:b/>
                <w:bCs/>
              </w:rPr>
            </w:rPrChange>
          </w:rPr>
          <w:fldChar w:fldCharType="end"/>
        </w:r>
        <w:r w:rsidRPr="00656F0A">
          <w:rPr>
            <w:rFonts w:ascii="Arial" w:hAnsi="Arial" w:cs="Arial"/>
            <w:sz w:val="24"/>
            <w:szCs w:val="24"/>
            <w:rPrChange w:id="672" w:author="Marcos Junior" w:date="2015-06-12T10:40:00Z">
              <w:rPr>
                <w:b/>
                <w:bCs/>
              </w:rPr>
            </w:rPrChange>
          </w:rPr>
          <w:t xml:space="preserve"> </w:t>
        </w:r>
      </w:ins>
      <w:ins w:id="673" w:author="Marcos Junior" w:date="2015-06-12T10:09:00Z">
        <w:r w:rsidRPr="00656F0A">
          <w:rPr>
            <w:rFonts w:ascii="Arial" w:hAnsi="Arial" w:cs="Arial"/>
            <w:sz w:val="24"/>
            <w:szCs w:val="24"/>
            <w:rPrChange w:id="674" w:author="Marcos Junior" w:date="2015-06-12T10:40:00Z">
              <w:rPr>
                <w:b/>
                <w:bCs/>
              </w:rPr>
            </w:rPrChange>
          </w:rPr>
          <w:t xml:space="preserve">- </w:t>
        </w:r>
      </w:ins>
      <w:ins w:id="675" w:author="Marcos Junior" w:date="2015-06-12T10:02:00Z">
        <w:r w:rsidRPr="00656F0A">
          <w:rPr>
            <w:rFonts w:ascii="Arial" w:hAnsi="Arial" w:cs="Arial"/>
            <w:sz w:val="24"/>
            <w:szCs w:val="24"/>
            <w:rPrChange w:id="676" w:author="Marcos Junior" w:date="2015-06-12T10:40:00Z">
              <w:rPr>
                <w:b/>
                <w:bCs/>
              </w:rPr>
            </w:rPrChange>
          </w:rPr>
          <w:t>Novo serviço de identificação do cliente</w:t>
        </w:r>
      </w:ins>
      <w:ins w:id="677" w:author="Marcos Junior" w:date="2015-06-12T10:03:00Z">
        <w:r w:rsidRPr="00656F0A">
          <w:rPr>
            <w:rFonts w:ascii="Arial" w:hAnsi="Arial" w:cs="Arial"/>
            <w:sz w:val="24"/>
            <w:szCs w:val="24"/>
            <w:rPrChange w:id="678" w:author="Marcos Junior" w:date="2015-06-12T10:40:00Z">
              <w:rPr>
                <w:b/>
                <w:bCs/>
              </w:rPr>
            </w:rPrChange>
          </w:rPr>
          <w:t xml:space="preserve"> (</w:t>
        </w:r>
      </w:ins>
      <w:ins w:id="679" w:author="Marcos Junior" w:date="2015-06-12T10:41:00Z">
        <w:r w:rsidR="000E1BA7">
          <w:rPr>
            <w:rFonts w:ascii="Arial" w:hAnsi="Arial" w:cs="Arial"/>
            <w:i/>
            <w:sz w:val="24"/>
            <w:szCs w:val="24"/>
          </w:rPr>
          <w:t>M</w:t>
        </w:r>
      </w:ins>
      <w:ins w:id="680" w:author="Marcos Junior" w:date="2015-06-12T10:03:00Z">
        <w:r w:rsidRPr="00656F0A">
          <w:rPr>
            <w:rFonts w:ascii="Arial" w:hAnsi="Arial" w:cs="Arial"/>
            <w:i/>
            <w:sz w:val="24"/>
            <w:szCs w:val="24"/>
            <w:rPrChange w:id="681" w:author="Marcos Junior" w:date="2015-06-12T10:40:00Z">
              <w:rPr>
                <w:b/>
                <w:bCs/>
              </w:rPr>
            </w:rPrChange>
          </w:rPr>
          <w:t>iddleware</w:t>
        </w:r>
        <w:r w:rsidRPr="00656F0A">
          <w:rPr>
            <w:rFonts w:ascii="Arial" w:hAnsi="Arial" w:cs="Arial"/>
            <w:sz w:val="24"/>
            <w:szCs w:val="24"/>
            <w:rPrChange w:id="682" w:author="Marcos Junior" w:date="2015-06-12T10:40:00Z">
              <w:rPr>
                <w:b/>
                <w:bCs/>
              </w:rPr>
            </w:rPrChange>
          </w:rPr>
          <w:t>)</w:t>
        </w:r>
      </w:ins>
      <w:bookmarkEnd w:id="663"/>
    </w:p>
    <w:p w:rsidR="0002422D" w:rsidRPr="00C605C7" w:rsidRDefault="00656F0A" w:rsidP="00A22B3B">
      <w:pPr>
        <w:pStyle w:val="Estilocorpodoc"/>
        <w:ind w:firstLine="0"/>
        <w:rPr>
          <w:ins w:id="683" w:author="Marcos Junior" w:date="2015-06-12T10:08:00Z"/>
          <w:szCs w:val="22"/>
        </w:rPr>
      </w:pPr>
      <w:ins w:id="684" w:author="Marcos Junior" w:date="2015-06-12T10:03:00Z">
        <w:r w:rsidRPr="00656F0A">
          <w:rPr>
            <w:b/>
            <w:szCs w:val="22"/>
          </w:rPr>
          <w:t>Entrada</w:t>
        </w:r>
      </w:ins>
      <w:ins w:id="685" w:author="Marcos Junior" w:date="2015-06-12T10:09:00Z">
        <w:r w:rsidR="009003A2" w:rsidRPr="00C605C7">
          <w:rPr>
            <w:b/>
            <w:szCs w:val="22"/>
          </w:rPr>
          <w:t xml:space="preserve"> </w:t>
        </w:r>
        <w:del w:id="686" w:author="mb250482" w:date="2015-06-17T00:00:00Z">
          <w:r w:rsidR="009003A2" w:rsidRPr="00C605C7" w:rsidDel="00C605C7">
            <w:rPr>
              <w:b/>
              <w:szCs w:val="22"/>
            </w:rPr>
            <w:delText>-</w:delText>
          </w:r>
        </w:del>
      </w:ins>
      <w:ins w:id="687" w:author="mb250482" w:date="2015-06-17T00:00:00Z">
        <w:r w:rsidR="00C605C7">
          <w:rPr>
            <w:b/>
            <w:szCs w:val="22"/>
          </w:rPr>
          <w:t>–</w:t>
        </w:r>
      </w:ins>
      <w:ins w:id="688" w:author="Marcos Junior" w:date="2015-06-12T10:12:00Z">
        <w:r w:rsidR="009003A2" w:rsidRPr="004E515B">
          <w:rPr>
            <w:b/>
            <w:szCs w:val="22"/>
          </w:rPr>
          <w:t xml:space="preserve"> </w:t>
        </w:r>
      </w:ins>
      <w:ins w:id="689" w:author="Marcos Junior" w:date="2015-06-12T10:06:00Z">
        <w:del w:id="690" w:author="mb250482" w:date="2015-06-17T00:00:00Z">
          <w:r w:rsidRPr="00656F0A">
            <w:rPr>
              <w:szCs w:val="22"/>
              <w:rPrChange w:id="691" w:author="Marcos Junior" w:date="2015-06-12T11:21:00Z">
                <w:rPr>
                  <w:b/>
                  <w:bCs/>
                </w:rPr>
              </w:rPrChange>
            </w:rPr>
            <w:delText>P</w:delText>
          </w:r>
        </w:del>
      </w:ins>
      <w:ins w:id="692" w:author="mb250482" w:date="2015-06-17T00:00:00Z">
        <w:r w:rsidR="00C605C7">
          <w:rPr>
            <w:szCs w:val="22"/>
          </w:rPr>
          <w:t>O p</w:t>
        </w:r>
      </w:ins>
      <w:ins w:id="693" w:author="Marcos Junior" w:date="2015-06-12T10:06:00Z">
        <w:r w:rsidR="0002422D" w:rsidRPr="004E515B">
          <w:rPr>
            <w:szCs w:val="22"/>
          </w:rPr>
          <w:t>rimeiro</w:t>
        </w:r>
      </w:ins>
      <w:ins w:id="694" w:author="mb250482" w:date="2015-06-17T00:00:00Z">
        <w:r w:rsidR="00C605C7">
          <w:rPr>
            <w:szCs w:val="22"/>
          </w:rPr>
          <w:t xml:space="preserve"> parâmetro</w:t>
        </w:r>
      </w:ins>
      <w:ins w:id="695" w:author="Marcos Junior" w:date="2015-06-12T10:06:00Z">
        <w:del w:id="696" w:author="mb250482" w:date="2015-06-16T23:59:00Z">
          <w:r w:rsidR="0002422D" w:rsidRPr="004E515B" w:rsidDel="00C605C7">
            <w:rPr>
              <w:szCs w:val="22"/>
            </w:rPr>
            <w:delText xml:space="preserve"> o</w:delText>
          </w:r>
        </w:del>
        <w:r w:rsidRPr="00656F0A">
          <w:rPr>
            <w:szCs w:val="22"/>
            <w:rPrChange w:id="697" w:author="Marcos Junior" w:date="2015-06-12T11:21:00Z">
              <w:rPr>
                <w:b/>
                <w:bCs/>
              </w:rPr>
            </w:rPrChange>
          </w:rPr>
          <w:t xml:space="preserve"> </w:t>
        </w:r>
        <w:del w:id="698" w:author="mb250482" w:date="2015-06-17T00:00:00Z">
          <w:r w:rsidRPr="00656F0A">
            <w:rPr>
              <w:szCs w:val="22"/>
              <w:rPrChange w:id="699" w:author="Marcos Junior" w:date="2015-06-12T11:21:00Z">
                <w:rPr>
                  <w:b/>
                  <w:bCs/>
                </w:rPr>
              </w:rPrChange>
            </w:rPr>
            <w:delText xml:space="preserve">fornece </w:delText>
          </w:r>
        </w:del>
      </w:ins>
      <w:ins w:id="700" w:author="mb250482" w:date="2015-06-17T00:00:00Z">
        <w:r w:rsidR="00C605C7">
          <w:rPr>
            <w:szCs w:val="22"/>
          </w:rPr>
          <w:t xml:space="preserve">disponibiliza </w:t>
        </w:r>
      </w:ins>
      <w:ins w:id="701" w:author="Marcos Junior" w:date="2015-06-12T10:13:00Z">
        <w:r w:rsidR="009003A2" w:rsidRPr="004E515B">
          <w:rPr>
            <w:szCs w:val="22"/>
          </w:rPr>
          <w:t>detalhes</w:t>
        </w:r>
      </w:ins>
      <w:ins w:id="702" w:author="Marcos Junior" w:date="2015-06-12T10:06:00Z">
        <w:r w:rsidRPr="00656F0A">
          <w:rPr>
            <w:szCs w:val="22"/>
            <w:rPrChange w:id="703" w:author="Marcos Junior" w:date="2015-06-12T11:21:00Z">
              <w:rPr>
                <w:b/>
                <w:bCs/>
              </w:rPr>
            </w:rPrChange>
          </w:rPr>
          <w:t xml:space="preserve"> sobre a </w:t>
        </w:r>
      </w:ins>
      <w:ins w:id="704" w:author="mb250482" w:date="2015-06-17T00:00:00Z">
        <w:r w:rsidR="00C605C7">
          <w:rPr>
            <w:szCs w:val="22"/>
          </w:rPr>
          <w:t xml:space="preserve">atual </w:t>
        </w:r>
      </w:ins>
      <w:ins w:id="705" w:author="Marcos Junior" w:date="2015-06-12T10:06:00Z">
        <w:r w:rsidR="0002422D" w:rsidRPr="004E515B">
          <w:rPr>
            <w:szCs w:val="22"/>
          </w:rPr>
          <w:t>requisição</w:t>
        </w:r>
      </w:ins>
      <w:ins w:id="706" w:author="Marcos Junior" w:date="2015-06-12T10:07:00Z">
        <w:r w:rsidRPr="00656F0A">
          <w:rPr>
            <w:szCs w:val="22"/>
            <w:rPrChange w:id="707" w:author="Marcos Junior" w:date="2015-06-12T11:21:00Z">
              <w:rPr>
                <w:b/>
                <w:bCs/>
              </w:rPr>
            </w:rPrChange>
          </w:rPr>
          <w:t xml:space="preserve">, </w:t>
        </w:r>
      </w:ins>
      <w:ins w:id="708" w:author="Marcos Junior" w:date="2015-06-12T10:14:00Z">
        <w:r w:rsidRPr="00656F0A">
          <w:rPr>
            <w:szCs w:val="22"/>
            <w:rPrChange w:id="709" w:author="Marcos Junior" w:date="2015-06-12T11:21:00Z">
              <w:rPr>
                <w:b/>
                <w:bCs/>
              </w:rPr>
            </w:rPrChange>
          </w:rPr>
          <w:t xml:space="preserve">já o </w:t>
        </w:r>
      </w:ins>
      <w:ins w:id="710" w:author="Marcos Junior" w:date="2015-06-12T10:07:00Z">
        <w:r w:rsidRPr="00656F0A">
          <w:rPr>
            <w:szCs w:val="22"/>
            <w:rPrChange w:id="711" w:author="Marcos Junior" w:date="2015-06-12T11:21:00Z">
              <w:rPr>
                <w:b/>
                <w:bCs/>
              </w:rPr>
            </w:rPrChange>
          </w:rPr>
          <w:t xml:space="preserve">segundo contém </w:t>
        </w:r>
      </w:ins>
      <w:ins w:id="712" w:author="Marcos Junior" w:date="2015-06-12T10:13:00Z">
        <w:r w:rsidRPr="00656F0A">
          <w:rPr>
            <w:szCs w:val="22"/>
            <w:rPrChange w:id="713" w:author="Marcos Junior" w:date="2015-06-12T11:21:00Z">
              <w:rPr>
                <w:b/>
                <w:bCs/>
              </w:rPr>
            </w:rPrChange>
          </w:rPr>
          <w:t xml:space="preserve">informações </w:t>
        </w:r>
      </w:ins>
      <w:ins w:id="714" w:author="Marcos Junior" w:date="2015-06-12T10:08:00Z">
        <w:r w:rsidRPr="00656F0A">
          <w:rPr>
            <w:szCs w:val="22"/>
            <w:rPrChange w:id="715" w:author="Marcos Junior" w:date="2015-06-12T11:21:00Z">
              <w:rPr>
                <w:b/>
                <w:bCs/>
              </w:rPr>
            </w:rPrChange>
          </w:rPr>
          <w:t xml:space="preserve">e recursos para manipular </w:t>
        </w:r>
      </w:ins>
      <w:ins w:id="716" w:author="Marcos Junior" w:date="2015-06-12T10:07:00Z">
        <w:r w:rsidRPr="00656F0A">
          <w:rPr>
            <w:szCs w:val="22"/>
            <w:rPrChange w:id="717" w:author="Marcos Junior" w:date="2015-06-12T11:21:00Z">
              <w:rPr>
                <w:b/>
                <w:bCs/>
              </w:rPr>
            </w:rPrChange>
          </w:rPr>
          <w:t>o canal</w:t>
        </w:r>
      </w:ins>
      <w:ins w:id="718" w:author="Marcos Junior" w:date="2015-06-12T10:08:00Z">
        <w:r w:rsidRPr="00656F0A">
          <w:rPr>
            <w:szCs w:val="22"/>
            <w:rPrChange w:id="719" w:author="Marcos Junior" w:date="2015-06-12T11:21:00Z">
              <w:rPr>
                <w:b/>
                <w:bCs/>
              </w:rPr>
            </w:rPrChange>
          </w:rPr>
          <w:t>.</w:t>
        </w:r>
      </w:ins>
      <w:ins w:id="720" w:author="Marcos Junior" w:date="2015-06-12T10:12:00Z">
        <w:r w:rsidRPr="00656F0A">
          <w:rPr>
            <w:szCs w:val="22"/>
            <w:rPrChange w:id="721" w:author="Marcos Junior" w:date="2015-06-12T11:21:00Z">
              <w:rPr>
                <w:b/>
                <w:bCs/>
              </w:rPr>
            </w:rPrChange>
          </w:rPr>
          <w:t xml:space="preserve"> </w:t>
        </w:r>
        <w:r w:rsidRPr="00656F0A">
          <w:rPr>
            <w:i/>
            <w:szCs w:val="22"/>
            <w:rPrChange w:id="722" w:author="Marcos Junior" w:date="2015-06-12T11:21:00Z">
              <w:rPr>
                <w:b/>
                <w:bCs/>
              </w:rPr>
            </w:rPrChange>
          </w:rPr>
          <w:t>(requisição, canal)</w:t>
        </w:r>
      </w:ins>
    </w:p>
    <w:p w:rsidR="00586623" w:rsidRDefault="00656F0A">
      <w:pPr>
        <w:pStyle w:val="Estilocorpodoc"/>
        <w:numPr>
          <w:ilvl w:val="0"/>
          <w:numId w:val="12"/>
        </w:numPr>
        <w:rPr>
          <w:ins w:id="723" w:author="Marcos Junior" w:date="2015-06-12T10:09:00Z"/>
          <w:szCs w:val="22"/>
        </w:rPr>
        <w:pPrChange w:id="724" w:author="Marcos Junior" w:date="2015-06-12T10:09:00Z">
          <w:pPr>
            <w:pStyle w:val="Estilocorpodoc"/>
            <w:ind w:firstLine="0"/>
          </w:pPr>
        </w:pPrChange>
      </w:pPr>
      <w:ins w:id="725" w:author="Marcos Junior" w:date="2015-06-12T10:14:00Z">
        <w:r w:rsidRPr="00656F0A">
          <w:rPr>
            <w:i/>
            <w:szCs w:val="22"/>
            <w:rPrChange w:id="726" w:author="Marcos Junior" w:date="2015-06-12T11:21:00Z">
              <w:rPr>
                <w:b/>
                <w:bCs/>
              </w:rPr>
            </w:rPrChange>
          </w:rPr>
          <w:t>a</w:t>
        </w:r>
      </w:ins>
      <w:ins w:id="727" w:author="Marcos Junior" w:date="2015-06-12T10:09:00Z">
        <w:r w:rsidRPr="00656F0A">
          <w:rPr>
            <w:i/>
            <w:szCs w:val="22"/>
            <w:rPrChange w:id="728" w:author="Marcos Junior" w:date="2015-06-12T11:21:00Z">
              <w:rPr>
                <w:b/>
                <w:bCs/>
              </w:rPr>
            </w:rPrChange>
          </w:rPr>
          <w:t>tender</w:t>
        </w:r>
        <w:r w:rsidR="009003A2" w:rsidRPr="00C605C7">
          <w:rPr>
            <w:szCs w:val="22"/>
          </w:rPr>
          <w:t>_ligação</w:t>
        </w:r>
      </w:ins>
      <w:ins w:id="729" w:author="Marcos Junior" w:date="2015-06-12T10:24:00Z">
        <w:r w:rsidR="003D02EA" w:rsidRPr="004E515B">
          <w:rPr>
            <w:szCs w:val="22"/>
          </w:rPr>
          <w:t>(</w:t>
        </w:r>
      </w:ins>
      <w:ins w:id="730" w:author="Marcos Junior" w:date="2015-06-12T10:25:00Z">
        <w:r w:rsidRPr="00656F0A">
          <w:rPr>
            <w:szCs w:val="22"/>
            <w:rPrChange w:id="731" w:author="Marcos Junior" w:date="2015-06-12T11:21:00Z">
              <w:rPr>
                <w:b/>
                <w:bCs/>
              </w:rPr>
            </w:rPrChange>
          </w:rPr>
          <w:t>)</w:t>
        </w:r>
      </w:ins>
      <w:ins w:id="732" w:author="Marcos Junior" w:date="2015-06-12T10:21:00Z">
        <w:r w:rsidRPr="00656F0A">
          <w:rPr>
            <w:szCs w:val="22"/>
            <w:rPrChange w:id="733" w:author="Marcos Junior" w:date="2015-06-12T11:21:00Z">
              <w:rPr>
                <w:b/>
                <w:bCs/>
              </w:rPr>
            </w:rPrChange>
          </w:rPr>
          <w:tab/>
        </w:r>
      </w:ins>
      <w:ins w:id="734" w:author="Marcos Junior" w:date="2015-06-12T11:22:00Z">
        <w:r w:rsidR="00C5354E">
          <w:rPr>
            <w:szCs w:val="22"/>
          </w:rPr>
          <w:tab/>
        </w:r>
      </w:ins>
      <w:ins w:id="735" w:author="Marcos Junior" w:date="2015-06-12T10:25:00Z">
        <w:r w:rsidR="003D02EA" w:rsidRPr="00C605C7">
          <w:rPr>
            <w:szCs w:val="22"/>
          </w:rPr>
          <w:t>#</w:t>
        </w:r>
      </w:ins>
      <w:ins w:id="736" w:author="Marcos Junior" w:date="2015-06-12T10:29:00Z">
        <w:r w:rsidR="0079076D" w:rsidRPr="004E515B">
          <w:rPr>
            <w:szCs w:val="22"/>
          </w:rPr>
          <w:t xml:space="preserve"> </w:t>
        </w:r>
      </w:ins>
      <w:ins w:id="737" w:author="Marcos Junior" w:date="2015-06-12T10:25:00Z">
        <w:r w:rsidRPr="00656F0A">
          <w:rPr>
            <w:szCs w:val="22"/>
            <w:rPrChange w:id="738" w:author="Marcos Junior" w:date="2015-06-12T11:21:00Z">
              <w:rPr>
                <w:b/>
                <w:bCs/>
              </w:rPr>
            </w:rPrChange>
          </w:rPr>
          <w:t>recepciona a ligação</w:t>
        </w:r>
      </w:ins>
    </w:p>
    <w:p w:rsidR="00586623" w:rsidRDefault="00656F0A">
      <w:pPr>
        <w:pStyle w:val="Estilocorpodoc"/>
        <w:numPr>
          <w:ilvl w:val="0"/>
          <w:numId w:val="12"/>
        </w:numPr>
        <w:rPr>
          <w:ins w:id="739" w:author="Marcos Junior" w:date="2015-06-12T10:11:00Z"/>
          <w:i/>
          <w:szCs w:val="22"/>
          <w:rPrChange w:id="740" w:author="Marcos Junior" w:date="2015-06-12T11:21:00Z">
            <w:rPr>
              <w:ins w:id="741" w:author="Marcos Junior" w:date="2015-06-12T10:11:00Z"/>
            </w:rPr>
          </w:rPrChange>
        </w:rPr>
        <w:pPrChange w:id="742" w:author="Marcos Junior" w:date="2015-06-12T10:09:00Z">
          <w:pPr>
            <w:pStyle w:val="Estilocorpodoc"/>
            <w:ind w:firstLine="0"/>
          </w:pPr>
        </w:pPrChange>
      </w:pPr>
      <w:ins w:id="743" w:author="Marcos Junior" w:date="2015-06-12T10:25:00Z">
        <w:r w:rsidRPr="00656F0A">
          <w:rPr>
            <w:i/>
            <w:szCs w:val="22"/>
            <w:rPrChange w:id="744" w:author="Marcos Junior" w:date="2015-06-12T11:21:00Z">
              <w:rPr>
                <w:b/>
                <w:bCs/>
                <w:i/>
              </w:rPr>
            </w:rPrChange>
          </w:rPr>
          <w:t>digito</w:t>
        </w:r>
      </w:ins>
      <w:ins w:id="745" w:author="Marcos Junior" w:date="2015-06-12T10:10:00Z">
        <w:r w:rsidRPr="00656F0A">
          <w:rPr>
            <w:i/>
            <w:szCs w:val="22"/>
            <w:rPrChange w:id="746" w:author="Marcos Junior" w:date="2015-06-12T11:21:00Z">
              <w:rPr>
                <w:b/>
                <w:bCs/>
              </w:rPr>
            </w:rPrChange>
          </w:rPr>
          <w:t xml:space="preserve">Informado </w:t>
        </w:r>
        <w:r w:rsidRPr="00656F0A">
          <w:rPr>
            <w:rFonts w:hint="eastAsia"/>
            <w:i/>
            <w:szCs w:val="22"/>
            <w:rPrChange w:id="747" w:author="Marcos Junior" w:date="2015-06-12T11:21:00Z">
              <w:rPr>
                <w:rFonts w:hint="eastAsia"/>
                <w:b/>
                <w:bCs/>
              </w:rPr>
            </w:rPrChange>
          </w:rPr>
          <w:t>←</w:t>
        </w:r>
        <w:r w:rsidRPr="00656F0A">
          <w:rPr>
            <w:i/>
            <w:szCs w:val="22"/>
            <w:rPrChange w:id="748" w:author="Marcos Junior" w:date="2015-06-12T11:21:00Z">
              <w:rPr>
                <w:b/>
                <w:bCs/>
              </w:rPr>
            </w:rPrChange>
          </w:rPr>
          <w:t xml:space="preserve"> canal</w:t>
        </w:r>
      </w:ins>
      <w:ins w:id="749" w:author="Marcos Junior" w:date="2015-06-12T10:14:00Z">
        <w:r w:rsidRPr="00656F0A">
          <w:rPr>
            <w:i/>
            <w:szCs w:val="22"/>
            <w:rPrChange w:id="750" w:author="Marcos Junior" w:date="2015-06-12T11:21:00Z">
              <w:rPr>
                <w:b/>
                <w:bCs/>
              </w:rPr>
            </w:rPrChange>
          </w:rPr>
          <w:t xml:space="preserve"> </w:t>
        </w:r>
      </w:ins>
      <w:ins w:id="751" w:author="Marcos Junior" w:date="2015-06-12T10:11:00Z">
        <w:r w:rsidRPr="00656F0A">
          <w:rPr>
            <w:i/>
            <w:szCs w:val="22"/>
            <w:rPrChange w:id="752" w:author="Marcos Junior" w:date="2015-06-12T11:21:00Z">
              <w:rPr>
                <w:b/>
                <w:bCs/>
              </w:rPr>
            </w:rPrChange>
          </w:rPr>
          <w:t>[</w:t>
        </w:r>
      </w:ins>
      <w:ins w:id="753" w:author="Marcos Junior" w:date="2015-06-12T11:15:00Z">
        <w:r w:rsidR="00F13A79" w:rsidRPr="00C5354E">
          <w:rPr>
            <w:i/>
            <w:szCs w:val="22"/>
          </w:rPr>
          <w:t>cliente</w:t>
        </w:r>
      </w:ins>
      <w:ins w:id="754" w:author="Marcos Junior" w:date="2015-06-12T10:11:00Z">
        <w:r w:rsidRPr="00656F0A">
          <w:rPr>
            <w:i/>
            <w:szCs w:val="22"/>
            <w:rPrChange w:id="755" w:author="Marcos Junior" w:date="2015-06-12T11:21:00Z">
              <w:rPr>
                <w:b/>
                <w:bCs/>
              </w:rPr>
            </w:rPrChange>
          </w:rPr>
          <w:t xml:space="preserve">] </w:t>
        </w:r>
      </w:ins>
      <w:ins w:id="756" w:author="Marcos Junior" w:date="2015-06-12T10:29:00Z">
        <w:r w:rsidR="0079076D" w:rsidRPr="00C605C7">
          <w:rPr>
            <w:i/>
            <w:szCs w:val="22"/>
          </w:rPr>
          <w:tab/>
        </w:r>
      </w:ins>
      <w:ins w:id="757" w:author="Marcos Junior" w:date="2015-06-12T11:22:00Z">
        <w:r w:rsidR="00C5354E">
          <w:rPr>
            <w:i/>
            <w:szCs w:val="22"/>
          </w:rPr>
          <w:tab/>
        </w:r>
      </w:ins>
      <w:ins w:id="758" w:author="Marcos Junior" w:date="2015-06-12T10:25:00Z">
        <w:r w:rsidR="003D02EA" w:rsidRPr="00C605C7">
          <w:rPr>
            <w:i/>
            <w:szCs w:val="22"/>
          </w:rPr>
          <w:t xml:space="preserve">#obtém </w:t>
        </w:r>
      </w:ins>
      <w:ins w:id="759" w:author="Marcos Junior" w:date="2015-06-12T10:26:00Z">
        <w:r w:rsidR="003D02EA" w:rsidRPr="004E515B">
          <w:rPr>
            <w:i/>
            <w:szCs w:val="22"/>
          </w:rPr>
          <w:t>dígitos informados</w:t>
        </w:r>
      </w:ins>
      <w:ins w:id="760" w:author="Marcos Junior" w:date="2015-06-12T10:25:00Z">
        <w:r w:rsidRPr="00656F0A">
          <w:rPr>
            <w:i/>
            <w:szCs w:val="22"/>
            <w:rPrChange w:id="761" w:author="Marcos Junior" w:date="2015-06-12T11:21:00Z">
              <w:rPr>
                <w:b/>
                <w:bCs/>
                <w:i/>
              </w:rPr>
            </w:rPrChange>
          </w:rPr>
          <w:t xml:space="preserve"> </w:t>
        </w:r>
      </w:ins>
      <w:ins w:id="762" w:author="Marcos Junior" w:date="2015-06-12T10:26:00Z">
        <w:r w:rsidRPr="00656F0A">
          <w:rPr>
            <w:i/>
            <w:szCs w:val="22"/>
            <w:rPrChange w:id="763" w:author="Marcos Junior" w:date="2015-06-12T11:21:00Z">
              <w:rPr>
                <w:b/>
                <w:bCs/>
                <w:i/>
              </w:rPr>
            </w:rPrChange>
          </w:rPr>
          <w:t>pelo originador</w:t>
        </w:r>
      </w:ins>
    </w:p>
    <w:p w:rsidR="00586623" w:rsidRDefault="00B938CD">
      <w:pPr>
        <w:pStyle w:val="Estilocorpodoc"/>
        <w:numPr>
          <w:ilvl w:val="0"/>
          <w:numId w:val="12"/>
        </w:numPr>
        <w:rPr>
          <w:ins w:id="764" w:author="Marcos Junior" w:date="2015-06-12T10:15:00Z"/>
          <w:b/>
          <w:szCs w:val="22"/>
          <w:rPrChange w:id="765" w:author="Marcos Junior" w:date="2015-06-12T11:21:00Z">
            <w:rPr>
              <w:ins w:id="766" w:author="Marcos Junior" w:date="2015-06-12T10:15:00Z"/>
              <w:i/>
            </w:rPr>
          </w:rPrChange>
        </w:rPr>
        <w:pPrChange w:id="767" w:author="Marcos Junior" w:date="2015-06-12T10:09:00Z">
          <w:pPr>
            <w:pStyle w:val="Estilocorpodoc"/>
            <w:ind w:firstLine="0"/>
          </w:pPr>
        </w:pPrChange>
      </w:pPr>
      <w:ins w:id="768" w:author="Marcos Junior" w:date="2015-06-12T10:23:00Z">
        <w:r w:rsidRPr="00C605C7">
          <w:rPr>
            <w:b/>
            <w:szCs w:val="22"/>
          </w:rPr>
          <w:t>Se</w:t>
        </w:r>
      </w:ins>
      <w:ins w:id="769" w:author="Marcos Junior" w:date="2015-06-12T10:14:00Z">
        <w:r w:rsidR="00656F0A" w:rsidRPr="00656F0A">
          <w:rPr>
            <w:b/>
            <w:szCs w:val="22"/>
          </w:rPr>
          <w:t xml:space="preserve"> </w:t>
        </w:r>
      </w:ins>
      <w:ins w:id="770" w:author="Marcos Junior" w:date="2015-06-12T10:15:00Z">
        <w:r w:rsidR="009003A2" w:rsidRPr="00C605C7">
          <w:rPr>
            <w:i/>
            <w:szCs w:val="22"/>
          </w:rPr>
          <w:t>valorInformado == nulo</w:t>
        </w:r>
      </w:ins>
      <w:ins w:id="771" w:author="Marcos Junior" w:date="2015-06-12T10:18:00Z">
        <w:r w:rsidRPr="004E515B">
          <w:rPr>
            <w:i/>
            <w:szCs w:val="22"/>
          </w:rPr>
          <w:t xml:space="preserve"> </w:t>
        </w:r>
      </w:ins>
      <w:ins w:id="772" w:author="Marcos Junior" w:date="2015-06-12T10:23:00Z">
        <w:r w:rsidR="00656F0A" w:rsidRPr="00656F0A">
          <w:rPr>
            <w:b/>
            <w:szCs w:val="22"/>
          </w:rPr>
          <w:t>E</w:t>
        </w:r>
      </w:ins>
      <w:ins w:id="773" w:author="Marcos Junior" w:date="2015-06-12T10:18:00Z">
        <w:r w:rsidR="00656F0A" w:rsidRPr="00656F0A">
          <w:rPr>
            <w:b/>
            <w:szCs w:val="22"/>
            <w:rPrChange w:id="774" w:author="Marcos Junior" w:date="2015-06-12T11:21:00Z">
              <w:rPr>
                <w:b/>
                <w:bCs/>
                <w:i/>
              </w:rPr>
            </w:rPrChange>
          </w:rPr>
          <w:t>ntão</w:t>
        </w:r>
      </w:ins>
      <w:ins w:id="775" w:author="Marcos Junior" w:date="2015-06-12T10:26:00Z">
        <w:r w:rsidR="003D02EA" w:rsidRPr="00C605C7">
          <w:rPr>
            <w:b/>
            <w:szCs w:val="22"/>
          </w:rPr>
          <w:tab/>
        </w:r>
        <w:r w:rsidR="003D02EA" w:rsidRPr="00C605C7">
          <w:rPr>
            <w:b/>
            <w:szCs w:val="22"/>
          </w:rPr>
          <w:tab/>
          <w:t xml:space="preserve"> </w:t>
        </w:r>
      </w:ins>
    </w:p>
    <w:p w:rsidR="00586623" w:rsidRDefault="009003A2">
      <w:pPr>
        <w:pStyle w:val="Estilocorpodoc"/>
        <w:numPr>
          <w:ilvl w:val="0"/>
          <w:numId w:val="12"/>
        </w:numPr>
        <w:rPr>
          <w:ins w:id="776" w:author="Marcos Junior" w:date="2015-06-12T10:16:00Z"/>
          <w:i/>
          <w:szCs w:val="22"/>
          <w:rPrChange w:id="777" w:author="Marcos Junior" w:date="2015-06-12T11:21:00Z">
            <w:rPr>
              <w:ins w:id="778" w:author="Marcos Junior" w:date="2015-06-12T10:16:00Z"/>
              <w:b/>
            </w:rPr>
          </w:rPrChange>
        </w:rPr>
        <w:pPrChange w:id="779" w:author="Marcos Junior" w:date="2015-06-12T10:09:00Z">
          <w:pPr>
            <w:pStyle w:val="Estilocorpodoc"/>
            <w:ind w:firstLine="0"/>
          </w:pPr>
        </w:pPrChange>
      </w:pPr>
      <w:ins w:id="780" w:author="Marcos Junior" w:date="2015-06-12T10:15:00Z">
        <w:r w:rsidRPr="00C605C7">
          <w:rPr>
            <w:b/>
            <w:szCs w:val="22"/>
          </w:rPr>
          <w:t xml:space="preserve"> </w:t>
        </w:r>
        <w:r w:rsidRPr="00C605C7">
          <w:rPr>
            <w:b/>
            <w:szCs w:val="22"/>
          </w:rPr>
          <w:tab/>
        </w:r>
        <w:r w:rsidR="00656F0A" w:rsidRPr="00656F0A">
          <w:rPr>
            <w:i/>
            <w:szCs w:val="22"/>
            <w:rPrChange w:id="781" w:author="Marcos Junior" w:date="2015-06-12T11:21:00Z">
              <w:rPr>
                <w:b/>
                <w:bCs/>
              </w:rPr>
            </w:rPrChange>
          </w:rPr>
          <w:t>tocar_audio(</w:t>
        </w:r>
      </w:ins>
      <w:ins w:id="782" w:author="Marcos Junior" w:date="2015-06-12T11:15:00Z">
        <w:r w:rsidR="00F13A79" w:rsidRPr="00C5354E">
          <w:rPr>
            <w:i/>
            <w:szCs w:val="22"/>
          </w:rPr>
          <w:t>informar_valor</w:t>
        </w:r>
      </w:ins>
      <w:ins w:id="783" w:author="Marcos Junior" w:date="2015-06-12T10:15:00Z">
        <w:r w:rsidR="00656F0A" w:rsidRPr="00656F0A">
          <w:rPr>
            <w:i/>
            <w:szCs w:val="22"/>
            <w:rPrChange w:id="784" w:author="Marcos Junior" w:date="2015-06-12T11:21:00Z">
              <w:rPr>
                <w:b/>
                <w:bCs/>
              </w:rPr>
            </w:rPrChange>
          </w:rPr>
          <w:t>)</w:t>
        </w:r>
      </w:ins>
      <w:ins w:id="785" w:author="Marcos Junior" w:date="2015-06-12T10:26:00Z">
        <w:r w:rsidR="003D02EA" w:rsidRPr="00C605C7">
          <w:rPr>
            <w:i/>
            <w:szCs w:val="22"/>
          </w:rPr>
          <w:tab/>
        </w:r>
      </w:ins>
      <w:ins w:id="786" w:author="Marcos Junior" w:date="2015-06-12T11:22:00Z">
        <w:r w:rsidR="00C5354E">
          <w:rPr>
            <w:i/>
            <w:szCs w:val="22"/>
          </w:rPr>
          <w:tab/>
        </w:r>
      </w:ins>
      <w:ins w:id="787" w:author="Marcos Junior" w:date="2015-06-12T10:26:00Z">
        <w:r w:rsidR="00656F0A" w:rsidRPr="00656F0A">
          <w:rPr>
            <w:szCs w:val="22"/>
            <w:rPrChange w:id="788" w:author="Marcos Junior" w:date="2015-06-12T11:21:00Z">
              <w:rPr>
                <w:b/>
                <w:bCs/>
                <w:i/>
              </w:rPr>
            </w:rPrChange>
          </w:rPr>
          <w:t xml:space="preserve"># tocar áudio </w:t>
        </w:r>
      </w:ins>
      <w:ins w:id="789" w:author="Marcos Junior" w:date="2015-06-12T10:27:00Z">
        <w:r w:rsidR="00656F0A" w:rsidRPr="00656F0A">
          <w:rPr>
            <w:szCs w:val="22"/>
            <w:rPrChange w:id="790" w:author="Marcos Junior" w:date="2015-06-12T11:21:00Z">
              <w:rPr>
                <w:b/>
                <w:bCs/>
                <w:i/>
              </w:rPr>
            </w:rPrChange>
          </w:rPr>
          <w:t>de aviso</w:t>
        </w:r>
      </w:ins>
    </w:p>
    <w:p w:rsidR="00586623" w:rsidRDefault="00656F0A">
      <w:pPr>
        <w:pStyle w:val="Estilocorpodoc"/>
        <w:numPr>
          <w:ilvl w:val="0"/>
          <w:numId w:val="12"/>
        </w:numPr>
        <w:rPr>
          <w:ins w:id="791" w:author="Marcos Junior" w:date="2015-06-12T10:17:00Z"/>
          <w:i/>
          <w:szCs w:val="22"/>
        </w:rPr>
        <w:pPrChange w:id="792" w:author="Marcos Junior" w:date="2015-06-12T10:09:00Z">
          <w:pPr>
            <w:pStyle w:val="Estilocorpodoc"/>
            <w:ind w:firstLine="0"/>
          </w:pPr>
        </w:pPrChange>
      </w:pPr>
      <w:ins w:id="793" w:author="Marcos Junior" w:date="2015-06-12T10:16:00Z">
        <w:r w:rsidRPr="00656F0A">
          <w:rPr>
            <w:i/>
            <w:szCs w:val="22"/>
            <w:rPrChange w:id="794" w:author="Marcos Junior" w:date="2015-06-12T11:21:00Z">
              <w:rPr>
                <w:b/>
                <w:bCs/>
              </w:rPr>
            </w:rPrChange>
          </w:rPr>
          <w:t xml:space="preserve"> </w:t>
        </w:r>
        <w:r w:rsidRPr="00656F0A">
          <w:rPr>
            <w:i/>
            <w:szCs w:val="22"/>
            <w:rPrChange w:id="795" w:author="Marcos Junior" w:date="2015-06-12T11:21:00Z">
              <w:rPr>
                <w:b/>
                <w:bCs/>
              </w:rPr>
            </w:rPrChange>
          </w:rPr>
          <w:tab/>
        </w:r>
      </w:ins>
      <w:ins w:id="796" w:author="Marcos Junior" w:date="2015-06-12T10:24:00Z">
        <w:r w:rsidR="00B938CD" w:rsidRPr="00C605C7">
          <w:rPr>
            <w:i/>
            <w:szCs w:val="22"/>
          </w:rPr>
          <w:t>c</w:t>
        </w:r>
      </w:ins>
      <w:ins w:id="797" w:author="Marcos Junior" w:date="2015-06-12T10:16:00Z">
        <w:r w:rsidRPr="00656F0A">
          <w:rPr>
            <w:i/>
            <w:szCs w:val="22"/>
            <w:rPrChange w:id="798" w:author="Marcos Junior" w:date="2015-06-12T11:21:00Z">
              <w:rPr>
                <w:b/>
                <w:bCs/>
              </w:rPr>
            </w:rPrChange>
          </w:rPr>
          <w:t>anal</w:t>
        </w:r>
      </w:ins>
      <w:ins w:id="799" w:author="Marcos Junior" w:date="2015-06-12T10:24:00Z">
        <w:r w:rsidR="00B938CD" w:rsidRPr="00C605C7">
          <w:rPr>
            <w:i/>
            <w:szCs w:val="22"/>
          </w:rPr>
          <w:t xml:space="preserve"> </w:t>
        </w:r>
      </w:ins>
      <w:ins w:id="800" w:author="Marcos Junior" w:date="2015-06-12T10:16:00Z">
        <w:r w:rsidRPr="00656F0A">
          <w:rPr>
            <w:i/>
            <w:szCs w:val="22"/>
            <w:rPrChange w:id="801" w:author="Marcos Junior" w:date="2015-06-12T11:21:00Z">
              <w:rPr>
                <w:b/>
                <w:bCs/>
              </w:rPr>
            </w:rPrChange>
          </w:rPr>
          <w:t>[</w:t>
        </w:r>
      </w:ins>
      <w:ins w:id="802" w:author="Marcos Junior" w:date="2015-06-12T11:15:00Z">
        <w:r w:rsidR="00F13A79" w:rsidRPr="00C5354E">
          <w:rPr>
            <w:i/>
            <w:szCs w:val="22"/>
          </w:rPr>
          <w:t>situacao</w:t>
        </w:r>
      </w:ins>
      <w:ins w:id="803" w:author="Marcos Junior" w:date="2015-06-12T10:16:00Z">
        <w:r w:rsidRPr="00656F0A">
          <w:rPr>
            <w:i/>
            <w:szCs w:val="22"/>
            <w:rPrChange w:id="804" w:author="Marcos Junior" w:date="2015-06-12T11:21:00Z">
              <w:rPr>
                <w:b/>
                <w:bCs/>
              </w:rPr>
            </w:rPrChange>
          </w:rPr>
          <w:t xml:space="preserve">] </w:t>
        </w:r>
        <w:r w:rsidRPr="00656F0A">
          <w:rPr>
            <w:rFonts w:hint="eastAsia"/>
            <w:i/>
            <w:szCs w:val="22"/>
            <w:rPrChange w:id="805" w:author="Marcos Junior" w:date="2015-06-12T11:21:00Z">
              <w:rPr>
                <w:rFonts w:hint="eastAsia"/>
                <w:b/>
                <w:bCs/>
              </w:rPr>
            </w:rPrChange>
          </w:rPr>
          <w:t>←</w:t>
        </w:r>
        <w:r w:rsidRPr="00656F0A">
          <w:rPr>
            <w:i/>
            <w:szCs w:val="22"/>
            <w:rPrChange w:id="806" w:author="Marcos Junior" w:date="2015-06-12T11:21:00Z">
              <w:rPr>
                <w:b/>
                <w:bCs/>
              </w:rPr>
            </w:rPrChange>
          </w:rPr>
          <w:t xml:space="preserve"> </w:t>
        </w:r>
      </w:ins>
      <w:ins w:id="807" w:author="Marcos Junior" w:date="2015-06-12T11:15:00Z">
        <w:r w:rsidR="00F13A79" w:rsidRPr="00C5354E">
          <w:rPr>
            <w:i/>
            <w:szCs w:val="22"/>
          </w:rPr>
          <w:t>erro</w:t>
        </w:r>
      </w:ins>
      <w:ins w:id="808" w:author="Marcos Junior" w:date="2015-06-12T10:27:00Z">
        <w:r w:rsidR="003D02EA" w:rsidRPr="00C605C7">
          <w:rPr>
            <w:i/>
            <w:szCs w:val="22"/>
          </w:rPr>
          <w:tab/>
        </w:r>
        <w:r w:rsidR="003D02EA" w:rsidRPr="00C605C7">
          <w:rPr>
            <w:i/>
            <w:szCs w:val="22"/>
          </w:rPr>
          <w:tab/>
        </w:r>
        <w:r w:rsidRPr="00656F0A">
          <w:rPr>
            <w:szCs w:val="22"/>
            <w:rPrChange w:id="809" w:author="Marcos Junior" w:date="2015-06-12T11:21:00Z">
              <w:rPr>
                <w:b/>
                <w:bCs/>
                <w:i/>
              </w:rPr>
            </w:rPrChange>
          </w:rPr>
          <w:t># sinaliza para o canal que houve erro</w:t>
        </w:r>
      </w:ins>
    </w:p>
    <w:p w:rsidR="00586623" w:rsidRPr="004B5176" w:rsidRDefault="00B938CD">
      <w:pPr>
        <w:pStyle w:val="Estilocorpodoc"/>
        <w:numPr>
          <w:ilvl w:val="0"/>
          <w:numId w:val="12"/>
        </w:numPr>
        <w:rPr>
          <w:ins w:id="810" w:author="Marcos Junior" w:date="2015-06-12T10:18:00Z"/>
          <w:b/>
          <w:szCs w:val="22"/>
        </w:rPr>
        <w:pPrChange w:id="811" w:author="Marcos Junior" w:date="2015-06-12T10:09:00Z">
          <w:pPr>
            <w:pStyle w:val="Estilocorpodoc"/>
            <w:ind w:firstLine="0"/>
          </w:pPr>
        </w:pPrChange>
      </w:pPr>
      <w:ins w:id="812" w:author="Marcos Junior" w:date="2015-06-12T10:17:00Z">
        <w:r w:rsidRPr="004E515B">
          <w:rPr>
            <w:b/>
            <w:szCs w:val="22"/>
          </w:rPr>
          <w:lastRenderedPageBreak/>
          <w:t xml:space="preserve">Senão </w:t>
        </w:r>
      </w:ins>
      <w:ins w:id="813" w:author="Marcos Junior" w:date="2015-06-12T10:18:00Z">
        <w:r w:rsidR="00656F0A" w:rsidRPr="00656F0A">
          <w:rPr>
            <w:b/>
            <w:szCs w:val="22"/>
          </w:rPr>
          <w:t>então</w:t>
        </w:r>
      </w:ins>
    </w:p>
    <w:p w:rsidR="00586623" w:rsidRDefault="00C5354E">
      <w:pPr>
        <w:pStyle w:val="Estilocorpodoc"/>
        <w:numPr>
          <w:ilvl w:val="0"/>
          <w:numId w:val="12"/>
        </w:numPr>
        <w:rPr>
          <w:ins w:id="814" w:author="Marcos Junior" w:date="2015-06-12T10:19:00Z"/>
          <w:b/>
          <w:szCs w:val="22"/>
          <w:rPrChange w:id="815" w:author="Marcos Junior" w:date="2015-06-12T11:21:00Z">
            <w:rPr>
              <w:ins w:id="816" w:author="Marcos Junior" w:date="2015-06-12T10:19:00Z"/>
              <w:i/>
            </w:rPr>
          </w:rPrChange>
        </w:rPr>
        <w:pPrChange w:id="817" w:author="Marcos Junior" w:date="2015-06-12T10:09:00Z">
          <w:pPr>
            <w:pStyle w:val="Estilocorpodoc"/>
            <w:ind w:firstLine="0"/>
          </w:pPr>
        </w:pPrChange>
      </w:pPr>
      <w:ins w:id="818" w:author="Marcos Junior" w:date="2015-06-12T11:22:00Z">
        <w:r>
          <w:rPr>
            <w:i/>
            <w:szCs w:val="22"/>
          </w:rPr>
          <w:t>ws</w:t>
        </w:r>
      </w:ins>
      <w:ins w:id="819" w:author="Marcos Junior" w:date="2015-06-12T10:19:00Z">
        <w:r w:rsidR="00B938CD" w:rsidRPr="00C605C7">
          <w:rPr>
            <w:b/>
            <w:szCs w:val="22"/>
          </w:rPr>
          <w:t xml:space="preserve"> </w:t>
        </w:r>
        <w:r w:rsidR="00B938CD" w:rsidRPr="004E515B">
          <w:rPr>
            <w:rFonts w:hint="eastAsia"/>
            <w:i/>
            <w:szCs w:val="22"/>
          </w:rPr>
          <w:t>←</w:t>
        </w:r>
        <w:r w:rsidR="00656F0A" w:rsidRPr="00656F0A">
          <w:rPr>
            <w:i/>
            <w:szCs w:val="22"/>
            <w:rPrChange w:id="820" w:author="Marcos Junior" w:date="2015-06-12T11:21:00Z">
              <w:rPr>
                <w:b/>
                <w:bCs/>
                <w:i/>
              </w:rPr>
            </w:rPrChange>
          </w:rPr>
          <w:t xml:space="preserve"> obterWebService()</w:t>
        </w:r>
      </w:ins>
      <w:ins w:id="821" w:author="Marcos Junior" w:date="2015-06-12T10:27:00Z">
        <w:r w:rsidR="00656F0A" w:rsidRPr="00656F0A">
          <w:rPr>
            <w:i/>
            <w:szCs w:val="22"/>
            <w:rPrChange w:id="822" w:author="Marcos Junior" w:date="2015-06-12T11:21:00Z">
              <w:rPr>
                <w:b/>
                <w:bCs/>
                <w:i/>
              </w:rPr>
            </w:rPrChange>
          </w:rPr>
          <w:tab/>
        </w:r>
      </w:ins>
      <w:ins w:id="823" w:author="Marcos Junior" w:date="2015-06-12T11:22:00Z">
        <w:r>
          <w:rPr>
            <w:i/>
            <w:szCs w:val="22"/>
          </w:rPr>
          <w:tab/>
        </w:r>
      </w:ins>
      <w:ins w:id="824" w:author="Marcos Junior" w:date="2015-06-12T10:27:00Z">
        <w:r w:rsidR="00656F0A" w:rsidRPr="00656F0A">
          <w:rPr>
            <w:szCs w:val="22"/>
            <w:rPrChange w:id="825" w:author="Marcos Junior" w:date="2015-06-12T11:21:00Z">
              <w:rPr>
                <w:b/>
                <w:bCs/>
                <w:i/>
              </w:rPr>
            </w:rPrChange>
          </w:rPr>
          <w:t>#</w:t>
        </w:r>
      </w:ins>
      <w:ins w:id="826" w:author="Marcos Junior" w:date="2015-06-12T10:29:00Z">
        <w:r w:rsidR="0079076D" w:rsidRPr="00C605C7">
          <w:rPr>
            <w:szCs w:val="22"/>
          </w:rPr>
          <w:t xml:space="preserve"> </w:t>
        </w:r>
      </w:ins>
      <w:ins w:id="827" w:author="Marcos Junior" w:date="2015-06-12T10:27:00Z">
        <w:r w:rsidR="00656F0A" w:rsidRPr="00656F0A">
          <w:rPr>
            <w:szCs w:val="22"/>
            <w:rPrChange w:id="828" w:author="Marcos Junior" w:date="2015-06-12T11:21:00Z">
              <w:rPr>
                <w:b/>
                <w:bCs/>
                <w:i/>
              </w:rPr>
            </w:rPrChange>
          </w:rPr>
          <w:t xml:space="preserve">obtém </w:t>
        </w:r>
      </w:ins>
      <w:ins w:id="829" w:author="Marcos Junior" w:date="2015-06-12T10:28:00Z">
        <w:r w:rsidR="00656F0A" w:rsidRPr="00656F0A">
          <w:rPr>
            <w:szCs w:val="22"/>
            <w:rPrChange w:id="830" w:author="Marcos Junior" w:date="2015-06-12T11:21:00Z">
              <w:rPr>
                <w:b/>
                <w:bCs/>
                <w:i/>
              </w:rPr>
            </w:rPrChange>
          </w:rPr>
          <w:t>uma instância d</w:t>
        </w:r>
      </w:ins>
      <w:ins w:id="831" w:author="Marcos Junior" w:date="2015-06-12T10:27:00Z">
        <w:r w:rsidR="00656F0A" w:rsidRPr="00656F0A">
          <w:rPr>
            <w:szCs w:val="22"/>
            <w:rPrChange w:id="832" w:author="Marcos Junior" w:date="2015-06-12T11:21:00Z">
              <w:rPr>
                <w:b/>
                <w:bCs/>
                <w:i/>
              </w:rPr>
            </w:rPrChange>
          </w:rPr>
          <w:t>o we</w:t>
        </w:r>
      </w:ins>
      <w:ins w:id="833" w:author="Marcos Junior" w:date="2015-06-12T10:28:00Z">
        <w:r w:rsidR="00656F0A" w:rsidRPr="00656F0A">
          <w:rPr>
            <w:szCs w:val="22"/>
            <w:rPrChange w:id="834" w:author="Marcos Junior" w:date="2015-06-12T11:21:00Z">
              <w:rPr>
                <w:b/>
                <w:bCs/>
                <w:i/>
              </w:rPr>
            </w:rPrChange>
          </w:rPr>
          <w:t>bservice</w:t>
        </w:r>
      </w:ins>
      <w:ins w:id="835" w:author="Marcos Junior" w:date="2015-06-12T11:23:00Z">
        <w:r>
          <w:rPr>
            <w:szCs w:val="22"/>
          </w:rPr>
          <w:t xml:space="preserve"> c</w:t>
        </w:r>
      </w:ins>
      <w:ins w:id="836" w:author="Marcos Junior" w:date="2015-06-12T10:28:00Z">
        <w:r w:rsidR="00656F0A" w:rsidRPr="00656F0A">
          <w:rPr>
            <w:szCs w:val="22"/>
            <w:rPrChange w:id="837" w:author="Marcos Junior" w:date="2015-06-12T11:21:00Z">
              <w:rPr>
                <w:b/>
                <w:bCs/>
                <w:i/>
              </w:rPr>
            </w:rPrChange>
          </w:rPr>
          <w:t>liente</w:t>
        </w:r>
      </w:ins>
    </w:p>
    <w:p w:rsidR="00586623" w:rsidRDefault="00656F0A">
      <w:pPr>
        <w:pStyle w:val="Estilocorpodoc"/>
        <w:numPr>
          <w:ilvl w:val="0"/>
          <w:numId w:val="12"/>
        </w:numPr>
        <w:rPr>
          <w:ins w:id="838" w:author="Marcos Junior" w:date="2015-06-12T10:20:00Z"/>
          <w:b/>
          <w:szCs w:val="22"/>
          <w:rPrChange w:id="839" w:author="Marcos Junior" w:date="2015-06-12T11:21:00Z">
            <w:rPr>
              <w:ins w:id="840" w:author="Marcos Junior" w:date="2015-06-12T10:20:00Z"/>
              <w:i/>
            </w:rPr>
          </w:rPrChange>
        </w:rPr>
        <w:pPrChange w:id="841" w:author="Marcos Junior" w:date="2015-06-12T10:09:00Z">
          <w:pPr>
            <w:pStyle w:val="Estilocorpodoc"/>
            <w:ind w:firstLine="0"/>
          </w:pPr>
        </w:pPrChange>
      </w:pPr>
      <w:ins w:id="842" w:author="Marcos Junior" w:date="2015-06-12T10:19:00Z">
        <w:r w:rsidRPr="00656F0A">
          <w:rPr>
            <w:i/>
            <w:szCs w:val="22"/>
            <w:rPrChange w:id="843" w:author="Marcos Junior" w:date="2015-06-12T11:21:00Z">
              <w:rPr>
                <w:b/>
                <w:bCs/>
              </w:rPr>
            </w:rPrChange>
          </w:rPr>
          <w:t>retorn</w:t>
        </w:r>
      </w:ins>
      <w:ins w:id="844" w:author="Marcos Junior" w:date="2015-06-12T10:20:00Z">
        <w:r w:rsidRPr="00656F0A">
          <w:rPr>
            <w:i/>
            <w:szCs w:val="22"/>
            <w:rPrChange w:id="845" w:author="Marcos Junior" w:date="2015-06-12T11:21:00Z">
              <w:rPr>
                <w:b/>
                <w:bCs/>
              </w:rPr>
            </w:rPrChange>
          </w:rPr>
          <w:t>o</w:t>
        </w:r>
        <w:r w:rsidR="00B938CD" w:rsidRPr="00C605C7">
          <w:rPr>
            <w:b/>
            <w:szCs w:val="22"/>
          </w:rPr>
          <w:t xml:space="preserve"> </w:t>
        </w:r>
        <w:r w:rsidR="00B938CD" w:rsidRPr="004E515B">
          <w:rPr>
            <w:rFonts w:hint="eastAsia"/>
            <w:i/>
            <w:szCs w:val="22"/>
          </w:rPr>
          <w:t>←</w:t>
        </w:r>
        <w:r w:rsidRPr="00656F0A">
          <w:rPr>
            <w:i/>
            <w:szCs w:val="22"/>
            <w:rPrChange w:id="846" w:author="Marcos Junior" w:date="2015-06-12T11:21:00Z">
              <w:rPr>
                <w:b/>
                <w:bCs/>
                <w:i/>
              </w:rPr>
            </w:rPrChange>
          </w:rPr>
          <w:t xml:space="preserve"> </w:t>
        </w:r>
      </w:ins>
      <w:ins w:id="847" w:author="Marcos Junior" w:date="2015-06-12T11:22:00Z">
        <w:r w:rsidR="00C5354E">
          <w:rPr>
            <w:i/>
            <w:szCs w:val="22"/>
          </w:rPr>
          <w:t>ws</w:t>
        </w:r>
      </w:ins>
      <w:ins w:id="848" w:author="Marcos Junior" w:date="2015-06-12T10:20:00Z">
        <w:r w:rsidR="00B938CD" w:rsidRPr="00C605C7">
          <w:rPr>
            <w:i/>
            <w:szCs w:val="22"/>
          </w:rPr>
          <w:t>.pesquisarImovelOuCliente(valorInformado)</w:t>
        </w:r>
      </w:ins>
      <w:ins w:id="849" w:author="Marcos Junior" w:date="2015-06-12T10:28:00Z">
        <w:r w:rsidR="0079076D" w:rsidRPr="004E515B">
          <w:rPr>
            <w:i/>
            <w:szCs w:val="22"/>
          </w:rPr>
          <w:t xml:space="preserve"> </w:t>
        </w:r>
      </w:ins>
      <w:ins w:id="850" w:author="Marcos Junior" w:date="2015-06-12T11:23:00Z">
        <w:r w:rsidR="00C5354E">
          <w:rPr>
            <w:i/>
            <w:szCs w:val="22"/>
          </w:rPr>
          <w:tab/>
        </w:r>
      </w:ins>
      <w:ins w:id="851" w:author="Marcos Junior" w:date="2015-06-12T11:22:00Z">
        <w:r w:rsidR="00C5354E">
          <w:rPr>
            <w:i/>
            <w:szCs w:val="22"/>
          </w:rPr>
          <w:tab/>
        </w:r>
      </w:ins>
      <w:ins w:id="852" w:author="Marcos Junior" w:date="2015-06-12T10:28:00Z">
        <w:r w:rsidRPr="00656F0A">
          <w:rPr>
            <w:szCs w:val="22"/>
            <w:rPrChange w:id="853" w:author="Marcos Junior" w:date="2015-06-12T11:21:00Z">
              <w:rPr>
                <w:b/>
                <w:bCs/>
                <w:i/>
              </w:rPr>
            </w:rPrChange>
          </w:rPr>
          <w:t>#</w:t>
        </w:r>
      </w:ins>
      <w:ins w:id="854" w:author="Marcos Junior" w:date="2015-06-12T10:29:00Z">
        <w:r w:rsidR="0079076D" w:rsidRPr="00C605C7">
          <w:rPr>
            <w:szCs w:val="22"/>
          </w:rPr>
          <w:t xml:space="preserve"> </w:t>
        </w:r>
      </w:ins>
      <w:ins w:id="855" w:author="Marcos Junior" w:date="2015-06-12T11:23:00Z">
        <w:r w:rsidR="00C5354E">
          <w:rPr>
            <w:szCs w:val="22"/>
          </w:rPr>
          <w:t>faz a requisição para</w:t>
        </w:r>
      </w:ins>
      <w:ins w:id="856" w:author="Marcos Junior" w:date="2015-06-12T10:28:00Z">
        <w:r w:rsidRPr="00656F0A">
          <w:rPr>
            <w:szCs w:val="22"/>
            <w:rPrChange w:id="857" w:author="Marcos Junior" w:date="2015-06-12T11:21:00Z">
              <w:rPr>
                <w:b/>
                <w:bCs/>
                <w:i/>
              </w:rPr>
            </w:rPrChange>
          </w:rPr>
          <w:t xml:space="preserve"> o novo serviço do sistema GSAN</w:t>
        </w:r>
      </w:ins>
    </w:p>
    <w:p w:rsidR="00586623" w:rsidRDefault="00656F0A">
      <w:pPr>
        <w:pStyle w:val="Estilocorpodoc"/>
        <w:numPr>
          <w:ilvl w:val="0"/>
          <w:numId w:val="12"/>
        </w:numPr>
        <w:rPr>
          <w:ins w:id="858" w:author="Marcos Junior" w:date="2015-06-12T10:20:00Z"/>
          <w:szCs w:val="22"/>
          <w:rPrChange w:id="859" w:author="Marcos Junior" w:date="2015-06-12T11:21:00Z">
            <w:rPr>
              <w:ins w:id="860" w:author="Marcos Junior" w:date="2015-06-12T10:20:00Z"/>
              <w:i/>
            </w:rPr>
          </w:rPrChange>
        </w:rPr>
        <w:pPrChange w:id="861" w:author="Marcos Junior" w:date="2015-06-12T10:09:00Z">
          <w:pPr>
            <w:pStyle w:val="Estilocorpodoc"/>
            <w:ind w:firstLine="0"/>
          </w:pPr>
        </w:pPrChange>
      </w:pPr>
      <w:ins w:id="862" w:author="Marcos Junior" w:date="2015-06-12T10:20:00Z">
        <w:r w:rsidRPr="00656F0A">
          <w:rPr>
            <w:i/>
            <w:szCs w:val="22"/>
            <w:rPrChange w:id="863" w:author="Marcos Junior" w:date="2015-06-12T11:21:00Z">
              <w:rPr>
                <w:b/>
                <w:bCs/>
              </w:rPr>
            </w:rPrChange>
          </w:rPr>
          <w:t>tratar_retorno(retorno)</w:t>
        </w:r>
      </w:ins>
      <w:ins w:id="864" w:author="Marcos Junior" w:date="2015-06-12T10:28:00Z">
        <w:r w:rsidR="0079076D" w:rsidRPr="00C605C7">
          <w:rPr>
            <w:i/>
            <w:szCs w:val="22"/>
          </w:rPr>
          <w:t xml:space="preserve"> </w:t>
        </w:r>
      </w:ins>
      <w:ins w:id="865" w:author="Marcos Junior" w:date="2015-06-12T11:23:00Z">
        <w:r w:rsidR="00C5354E">
          <w:rPr>
            <w:i/>
            <w:szCs w:val="22"/>
          </w:rPr>
          <w:tab/>
        </w:r>
      </w:ins>
      <w:ins w:id="866" w:author="Marcos Junior" w:date="2015-06-12T10:28:00Z">
        <w:r w:rsidRPr="00656F0A">
          <w:rPr>
            <w:szCs w:val="22"/>
            <w:rPrChange w:id="867" w:author="Marcos Junior" w:date="2015-06-12T11:21:00Z">
              <w:rPr>
                <w:b/>
                <w:bCs/>
                <w:i/>
              </w:rPr>
            </w:rPrChange>
          </w:rPr>
          <w:t>#</w:t>
        </w:r>
      </w:ins>
      <w:ins w:id="868" w:author="Marcos Junior" w:date="2015-06-12T11:23:00Z">
        <w:r w:rsidR="00C5354E">
          <w:rPr>
            <w:szCs w:val="22"/>
          </w:rPr>
          <w:t xml:space="preserve"> </w:t>
        </w:r>
      </w:ins>
      <w:ins w:id="869" w:author="Marcos Junior" w:date="2015-06-12T10:28:00Z">
        <w:r w:rsidRPr="00656F0A">
          <w:rPr>
            <w:szCs w:val="22"/>
            <w:rPrChange w:id="870" w:author="Marcos Junior" w:date="2015-06-12T11:21:00Z">
              <w:rPr>
                <w:b/>
                <w:bCs/>
                <w:i/>
              </w:rPr>
            </w:rPrChange>
          </w:rPr>
          <w:t xml:space="preserve">faz o </w:t>
        </w:r>
      </w:ins>
      <w:ins w:id="871" w:author="Marcos Junior" w:date="2015-06-12T10:29:00Z">
        <w:r w:rsidRPr="00656F0A">
          <w:rPr>
            <w:szCs w:val="22"/>
            <w:rPrChange w:id="872" w:author="Marcos Junior" w:date="2015-06-12T11:21:00Z">
              <w:rPr>
                <w:b/>
                <w:bCs/>
                <w:i/>
              </w:rPr>
            </w:rPrChange>
          </w:rPr>
          <w:t>tratamento do retorno obtido</w:t>
        </w:r>
      </w:ins>
    </w:p>
    <w:p w:rsidR="00586623" w:rsidRDefault="00672A94">
      <w:pPr>
        <w:pStyle w:val="Estilocorpodoc"/>
        <w:numPr>
          <w:ilvl w:val="0"/>
          <w:numId w:val="12"/>
        </w:numPr>
        <w:rPr>
          <w:ins w:id="873" w:author="Marcos Junior" w:date="2015-06-12T10:02:00Z"/>
          <w:b/>
          <w:szCs w:val="22"/>
          <w:rPrChange w:id="874" w:author="Marcos Junior" w:date="2015-06-12T11:21:00Z">
            <w:rPr>
              <w:ins w:id="875" w:author="Marcos Junior" w:date="2015-06-12T10:02:00Z"/>
            </w:rPr>
          </w:rPrChange>
        </w:rPr>
        <w:pPrChange w:id="876" w:author="Marcos Junior" w:date="2015-06-12T10:09:00Z">
          <w:pPr>
            <w:pStyle w:val="Estilocorpodoc"/>
            <w:ind w:firstLine="0"/>
          </w:pPr>
        </w:pPrChange>
      </w:pPr>
      <w:ins w:id="877" w:author="Marcos Junior" w:date="2015-06-12T10:30:00Z">
        <w:r w:rsidRPr="00C605C7">
          <w:rPr>
            <w:b/>
            <w:szCs w:val="22"/>
          </w:rPr>
          <w:t>F</w:t>
        </w:r>
      </w:ins>
      <w:ins w:id="878" w:author="Marcos Junior" w:date="2015-06-12T10:20:00Z">
        <w:r w:rsidR="00B938CD" w:rsidRPr="004E515B">
          <w:rPr>
            <w:b/>
            <w:szCs w:val="22"/>
          </w:rPr>
          <w:t>im</w:t>
        </w:r>
      </w:ins>
    </w:p>
    <w:p w:rsidR="0002422D" w:rsidRDefault="0002422D" w:rsidP="0002422D">
      <w:pPr>
        <w:pStyle w:val="Estilocorpodoc"/>
        <w:ind w:firstLine="0"/>
        <w:rPr>
          <w:ins w:id="879" w:author="Marcos Junior" w:date="2015-06-12T10:01:00Z"/>
        </w:rPr>
      </w:pPr>
      <w:ins w:id="880" w:author="Marcos Junior" w:date="2015-06-12T10:01:00Z">
        <w:r>
          <w:t>__________________________________________________________________________</w:t>
        </w:r>
      </w:ins>
    </w:p>
    <w:p w:rsidR="00586623" w:rsidRDefault="00586623">
      <w:pPr>
        <w:pStyle w:val="Caption"/>
        <w:rPr>
          <w:del w:id="881" w:author="Marcos Junior" w:date="2015-06-12T10:01:00Z"/>
        </w:rPr>
        <w:pPrChange w:id="882" w:author="Marcos Junior" w:date="2015-06-12T10:01:00Z">
          <w:pPr>
            <w:pStyle w:val="Estilocorpodoc"/>
            <w:ind w:firstLine="0"/>
          </w:pPr>
        </w:pPrChange>
      </w:pPr>
      <w:del w:id="883" w:author="Marcos Junior" w:date="2015-06-12T09:59:00Z">
        <w:r>
          <w:rPr>
            <w:b w:val="0"/>
            <w:bCs w:val="0"/>
            <w:noProof/>
            <w:lang w:eastAsia="pt-BR"/>
            <w:rPrChange w:id="884" w:author="Unknown">
              <w:rPr>
                <w:b/>
                <w:bCs/>
                <w:noProof/>
                <w:lang w:eastAsia="pt-BR"/>
              </w:rPr>
            </w:rPrChange>
          </w:rPr>
          <w:drawing>
            <wp:inline distT="0" distB="0" distL="0" distR="0">
              <wp:extent cx="5522026" cy="5887120"/>
              <wp:effectExtent l="19050" t="0" r="2474" b="0"/>
              <wp:docPr id="22" name="Imagem 22" descr="exexemplo_implementacao_a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xexemplo_implementacao_agi"/>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31997" cy="5897750"/>
                      </a:xfrm>
                      <a:prstGeom prst="rect">
                        <a:avLst/>
                      </a:prstGeom>
                      <a:noFill/>
                      <a:ln>
                        <a:noFill/>
                      </a:ln>
                    </pic:spPr>
                  </pic:pic>
                </a:graphicData>
              </a:graphic>
            </wp:inline>
          </w:drawing>
        </w:r>
      </w:del>
    </w:p>
    <w:p w:rsidR="006C7860" w:rsidRPr="006C7860" w:rsidRDefault="007C49A8" w:rsidP="003E299E">
      <w:pPr>
        <w:pStyle w:val="Caption"/>
        <w:jc w:val="center"/>
      </w:pPr>
      <w:bookmarkStart w:id="885" w:name="_Toc420975249"/>
      <w:bookmarkStart w:id="886" w:name="_Toc421735341"/>
      <w:del w:id="887" w:author="Marcos Junior" w:date="2015-06-12T10:01:00Z">
        <w:r w:rsidDel="0002422D">
          <w:delText xml:space="preserve">Figura </w:delText>
        </w:r>
        <w:r w:rsidR="00656F0A" w:rsidDel="0002422D">
          <w:fldChar w:fldCharType="begin"/>
        </w:r>
        <w:r w:rsidR="00567E87" w:rsidDel="0002422D">
          <w:delInstrText xml:space="preserve"> SEQ Figura \* ARABIC </w:delInstrText>
        </w:r>
        <w:r w:rsidR="00656F0A" w:rsidDel="0002422D">
          <w:fldChar w:fldCharType="separate"/>
        </w:r>
        <w:r w:rsidR="000F6A97" w:rsidDel="0002422D">
          <w:rPr>
            <w:noProof/>
          </w:rPr>
          <w:delText>14</w:delText>
        </w:r>
        <w:r w:rsidR="00656F0A" w:rsidDel="0002422D">
          <w:rPr>
            <w:noProof/>
          </w:rPr>
          <w:fldChar w:fldCharType="end"/>
        </w:r>
      </w:del>
      <w:del w:id="888" w:author="Marcos Junior" w:date="2015-06-12T10:02:00Z">
        <w:r w:rsidDel="0002422D">
          <w:delText xml:space="preserve">: </w:delText>
        </w:r>
      </w:del>
      <w:del w:id="889" w:author="Marcos Junior" w:date="2015-06-12T10:01:00Z">
        <w:r w:rsidR="003E299E" w:rsidDel="0002422D">
          <w:delText>Implementação do s</w:delText>
        </w:r>
      </w:del>
      <w:del w:id="890" w:author="Marcos Junior" w:date="2015-06-12T10:02:00Z">
        <w:r w:rsidR="003E299E" w:rsidDel="0002422D">
          <w:delText xml:space="preserve">erviço de identificação do cliente no </w:delText>
        </w:r>
      </w:del>
      <w:del w:id="891" w:author="Marcos Junior" w:date="2015-06-12T10:01:00Z">
        <w:r w:rsidR="003E299E" w:rsidDel="0002422D">
          <w:delText>integrador</w:delText>
        </w:r>
        <w:bookmarkEnd w:id="885"/>
        <w:r w:rsidR="00DF3F89" w:rsidRPr="00DF3F89" w:rsidDel="0002422D">
          <w:rPr>
            <w:bCs w:val="0"/>
          </w:rPr>
          <w:delText xml:space="preserve"> </w:delText>
        </w:r>
      </w:del>
      <w:del w:id="892" w:author="Marcos Junior" w:date="2015-06-12T10:02:00Z">
        <w:r w:rsidR="00DF3F89" w:rsidDel="0002422D">
          <w:rPr>
            <w:bCs w:val="0"/>
          </w:rPr>
          <w:br/>
        </w:r>
        <w:r w:rsidR="00DF3F89" w:rsidRPr="00DF3F89" w:rsidDel="0002422D">
          <w:rPr>
            <w:bCs w:val="0"/>
          </w:rPr>
          <w:delText>Fonte: Autoria Própria</w:delText>
        </w:r>
      </w:del>
      <w:bookmarkEnd w:id="886"/>
    </w:p>
    <w:p w:rsidR="006C7860" w:rsidDel="002B1FA2" w:rsidRDefault="006C7860" w:rsidP="007512C5">
      <w:pPr>
        <w:pStyle w:val="Estilocorpodoc"/>
        <w:ind w:firstLine="708"/>
        <w:rPr>
          <w:del w:id="893" w:author="Marcos Junior" w:date="2015-06-12T10:47:00Z"/>
        </w:rPr>
      </w:pPr>
    </w:p>
    <w:p w:rsidR="007512C5" w:rsidRPr="004F343E" w:rsidRDefault="007512C5" w:rsidP="007512C5">
      <w:pPr>
        <w:pStyle w:val="Estilocorpodoc"/>
        <w:ind w:firstLine="708"/>
        <w:rPr>
          <w:sz w:val="24"/>
        </w:rPr>
      </w:pPr>
      <w:r w:rsidRPr="004F343E">
        <w:rPr>
          <w:sz w:val="24"/>
        </w:rPr>
        <w:t xml:space="preserve">Visando facilitar o consumo dos novos serviços, será gerado o </w:t>
      </w:r>
      <w:r w:rsidRPr="00211096">
        <w:rPr>
          <w:i/>
          <w:sz w:val="24"/>
        </w:rPr>
        <w:t>WebService</w:t>
      </w:r>
      <w:r w:rsidR="007A4F34">
        <w:rPr>
          <w:sz w:val="24"/>
        </w:rPr>
        <w:t xml:space="preserve"> c</w:t>
      </w:r>
      <w:r w:rsidRPr="004F343E">
        <w:rPr>
          <w:sz w:val="24"/>
        </w:rPr>
        <w:t xml:space="preserve">liente </w:t>
      </w:r>
      <w:r w:rsidR="00281279" w:rsidRPr="004F343E">
        <w:rPr>
          <w:sz w:val="24"/>
        </w:rPr>
        <w:t>a</w:t>
      </w:r>
      <w:r w:rsidR="0039281B">
        <w:rPr>
          <w:sz w:val="24"/>
        </w:rPr>
        <w:t xml:space="preserve"> </w:t>
      </w:r>
      <w:r w:rsidR="00281279" w:rsidRPr="004F343E">
        <w:rPr>
          <w:sz w:val="24"/>
        </w:rPr>
        <w:t>partir do WSDL</w:t>
      </w:r>
      <w:r w:rsidR="0039281B">
        <w:rPr>
          <w:sz w:val="24"/>
        </w:rPr>
        <w:t xml:space="preserve"> </w:t>
      </w:r>
      <w:r w:rsidR="0039281B" w:rsidRPr="004F343E">
        <w:rPr>
          <w:sz w:val="24"/>
        </w:rPr>
        <w:t>(</w:t>
      </w:r>
      <w:r w:rsidR="0039281B" w:rsidRPr="0022181B">
        <w:rPr>
          <w:i/>
          <w:sz w:val="24"/>
        </w:rPr>
        <w:t>Web Services Description Language</w:t>
      </w:r>
      <w:r w:rsidR="0039281B" w:rsidRPr="004F343E">
        <w:rPr>
          <w:sz w:val="24"/>
        </w:rPr>
        <w:t>)</w:t>
      </w:r>
      <w:r w:rsidR="00281279" w:rsidRPr="004F343E">
        <w:rPr>
          <w:sz w:val="24"/>
        </w:rPr>
        <w:t xml:space="preserve"> da interface</w:t>
      </w:r>
      <w:r w:rsidR="007A4F34">
        <w:rPr>
          <w:sz w:val="24"/>
        </w:rPr>
        <w:t xml:space="preserve"> do serviço</w:t>
      </w:r>
      <w:r w:rsidR="00281279" w:rsidRPr="004F343E">
        <w:rPr>
          <w:sz w:val="24"/>
        </w:rPr>
        <w:t xml:space="preserve"> disponibilizada</w:t>
      </w:r>
      <w:r w:rsidR="00CB7787">
        <w:rPr>
          <w:sz w:val="24"/>
        </w:rPr>
        <w:t xml:space="preserve"> no s</w:t>
      </w:r>
      <w:r w:rsidR="008178C4" w:rsidRPr="004F343E">
        <w:rPr>
          <w:sz w:val="24"/>
        </w:rPr>
        <w:t>istema GSAN</w:t>
      </w:r>
      <w:r w:rsidR="00281279" w:rsidRPr="004F343E">
        <w:rPr>
          <w:sz w:val="24"/>
        </w:rPr>
        <w:t xml:space="preserve">, utilizando o </w:t>
      </w:r>
      <w:r w:rsidR="00281279" w:rsidRPr="00211096">
        <w:rPr>
          <w:i/>
          <w:sz w:val="24"/>
        </w:rPr>
        <w:t>software</w:t>
      </w:r>
      <w:r w:rsidR="00281279" w:rsidRPr="004F343E">
        <w:rPr>
          <w:sz w:val="24"/>
        </w:rPr>
        <w:t xml:space="preserve"> chamado WSIMPORT disponibilizado pela Sun Microsystems, </w:t>
      </w:r>
      <w:r w:rsidR="00D14496">
        <w:rPr>
          <w:sz w:val="24"/>
        </w:rPr>
        <w:t xml:space="preserve">conforme visto na figura </w:t>
      </w:r>
      <w:del w:id="894" w:author="Marcos Junior" w:date="2015-06-12T10:42:00Z">
        <w:r w:rsidR="00D14496" w:rsidDel="000E1BA7">
          <w:rPr>
            <w:sz w:val="24"/>
          </w:rPr>
          <w:delText>19</w:delText>
        </w:r>
      </w:del>
      <w:ins w:id="895" w:author="Marcos Junior" w:date="2015-06-12T10:42:00Z">
        <w:r w:rsidR="000E1BA7">
          <w:rPr>
            <w:sz w:val="24"/>
          </w:rPr>
          <w:t>15</w:t>
        </w:r>
      </w:ins>
      <w:r w:rsidR="00281279" w:rsidRPr="004F343E">
        <w:rPr>
          <w:sz w:val="24"/>
        </w:rPr>
        <w:t>:</w:t>
      </w:r>
    </w:p>
    <w:p w:rsidR="00281279" w:rsidRDefault="00816486" w:rsidP="003E299E">
      <w:pPr>
        <w:pStyle w:val="Estilocorpodoc"/>
        <w:ind w:firstLine="0"/>
        <w:jc w:val="center"/>
      </w:pPr>
      <w:r>
        <w:rPr>
          <w:noProof/>
          <w:lang w:eastAsia="pt-BR"/>
        </w:rPr>
        <w:drawing>
          <wp:inline distT="0" distB="0" distL="0" distR="0">
            <wp:extent cx="5071730" cy="1293123"/>
            <wp:effectExtent l="0" t="0" r="0" b="2540"/>
            <wp:docPr id="23" name="Imagem 23" descr="gerar_ws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erar_wscli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72511" cy="1293322"/>
                    </a:xfrm>
                    <a:prstGeom prst="rect">
                      <a:avLst/>
                    </a:prstGeom>
                    <a:noFill/>
                    <a:ln>
                      <a:noFill/>
                    </a:ln>
                  </pic:spPr>
                </pic:pic>
              </a:graphicData>
            </a:graphic>
          </wp:inline>
        </w:drawing>
      </w:r>
    </w:p>
    <w:p w:rsidR="00A22B3B" w:rsidRPr="006C7860" w:rsidRDefault="007C49A8" w:rsidP="003E299E">
      <w:pPr>
        <w:pStyle w:val="Caption"/>
        <w:jc w:val="center"/>
      </w:pPr>
      <w:bookmarkStart w:id="896" w:name="_Toc420975250"/>
      <w:bookmarkStart w:id="897" w:name="_Toc421735342"/>
      <w:r>
        <w:t xml:space="preserve">Figura </w:t>
      </w:r>
      <w:r w:rsidR="00656F0A">
        <w:fldChar w:fldCharType="begin"/>
      </w:r>
      <w:r w:rsidR="00567E87">
        <w:instrText xml:space="preserve"> SEQ Figura \* ARABIC </w:instrText>
      </w:r>
      <w:r w:rsidR="00656F0A">
        <w:fldChar w:fldCharType="separate"/>
      </w:r>
      <w:r w:rsidR="000F6A97">
        <w:rPr>
          <w:noProof/>
        </w:rPr>
        <w:t>15</w:t>
      </w:r>
      <w:r w:rsidR="00656F0A">
        <w:rPr>
          <w:noProof/>
        </w:rPr>
        <w:fldChar w:fldCharType="end"/>
      </w:r>
      <w:r>
        <w:t xml:space="preserve">: </w:t>
      </w:r>
      <w:r w:rsidR="003E299E">
        <w:t>Geração do</w:t>
      </w:r>
      <w:r w:rsidR="00E856D3">
        <w:t xml:space="preserve"> código</w:t>
      </w:r>
      <w:r w:rsidR="003E299E">
        <w:t xml:space="preserve"> fonte para consumo do </w:t>
      </w:r>
      <w:r w:rsidR="003E299E" w:rsidRPr="003E299E">
        <w:rPr>
          <w:i/>
        </w:rPr>
        <w:t>WebService</w:t>
      </w:r>
      <w:bookmarkEnd w:id="896"/>
      <w:r w:rsidR="003E299E">
        <w:t xml:space="preserve"> </w:t>
      </w:r>
      <w:r w:rsidR="00DF3F89">
        <w:br/>
      </w:r>
      <w:r w:rsidR="00DF3F89" w:rsidRPr="00DF3F89">
        <w:rPr>
          <w:bCs w:val="0"/>
        </w:rPr>
        <w:t>Fonte: Autoria Própria</w:t>
      </w:r>
      <w:bookmarkEnd w:id="897"/>
    </w:p>
    <w:p w:rsidR="008178C4" w:rsidRPr="004F343E" w:rsidRDefault="008178C4" w:rsidP="00281279">
      <w:pPr>
        <w:pStyle w:val="Estilocorpodoc"/>
        <w:ind w:firstLine="0"/>
        <w:rPr>
          <w:sz w:val="24"/>
        </w:rPr>
      </w:pPr>
      <w:r w:rsidRPr="004F343E">
        <w:rPr>
          <w:sz w:val="24"/>
        </w:rPr>
        <w:t xml:space="preserve">Descrição dos </w:t>
      </w:r>
      <w:r w:rsidR="0022181B" w:rsidRPr="004F343E">
        <w:rPr>
          <w:sz w:val="24"/>
        </w:rPr>
        <w:t>parâmetros</w:t>
      </w:r>
      <w:r w:rsidRPr="004F343E">
        <w:rPr>
          <w:sz w:val="24"/>
        </w:rPr>
        <w:t xml:space="preserve"> utilizados:</w:t>
      </w:r>
    </w:p>
    <w:p w:rsidR="008178C4" w:rsidRPr="004F343E" w:rsidRDefault="008178C4" w:rsidP="00740733">
      <w:pPr>
        <w:pStyle w:val="Estilocorpodoc"/>
        <w:ind w:left="708" w:firstLine="0"/>
        <w:rPr>
          <w:sz w:val="24"/>
        </w:rPr>
      </w:pPr>
      <w:r w:rsidRPr="004F343E">
        <w:rPr>
          <w:sz w:val="24"/>
        </w:rPr>
        <w:t>–</w:t>
      </w:r>
      <w:r w:rsidRPr="004F343E">
        <w:rPr>
          <w:sz w:val="24"/>
          <w:u w:val="single"/>
        </w:rPr>
        <w:t>Xendorsed</w:t>
      </w:r>
      <w:r w:rsidRPr="004F343E">
        <w:rPr>
          <w:sz w:val="24"/>
        </w:rPr>
        <w:t xml:space="preserve">: Necessário para realizar a substituição </w:t>
      </w:r>
      <w:r w:rsidR="00E856D3" w:rsidRPr="004F343E">
        <w:rPr>
          <w:sz w:val="24"/>
        </w:rPr>
        <w:t>dos padrões endossados</w:t>
      </w:r>
      <w:r w:rsidRPr="004F343E">
        <w:rPr>
          <w:sz w:val="24"/>
        </w:rPr>
        <w:t xml:space="preserve"> do sistema, </w:t>
      </w:r>
      <w:r w:rsidR="00E856D3" w:rsidRPr="004F343E">
        <w:rPr>
          <w:sz w:val="24"/>
        </w:rPr>
        <w:t>ou seja,</w:t>
      </w:r>
      <w:r w:rsidRPr="004F343E">
        <w:rPr>
          <w:sz w:val="24"/>
        </w:rPr>
        <w:t xml:space="preserve"> utiliza a versão correta da JDK para realizar o parser.</w:t>
      </w:r>
    </w:p>
    <w:p w:rsidR="008E0F5C" w:rsidRPr="004F343E" w:rsidRDefault="008178C4" w:rsidP="00740733">
      <w:pPr>
        <w:pStyle w:val="Estilocorpodoc"/>
        <w:ind w:left="708" w:firstLine="0"/>
        <w:rPr>
          <w:sz w:val="24"/>
        </w:rPr>
      </w:pPr>
      <w:r w:rsidRPr="004F343E">
        <w:rPr>
          <w:sz w:val="24"/>
        </w:rPr>
        <w:t>–</w:t>
      </w:r>
      <w:r w:rsidRPr="004F343E">
        <w:rPr>
          <w:sz w:val="24"/>
          <w:u w:val="single"/>
        </w:rPr>
        <w:t>Xnocompile</w:t>
      </w:r>
      <w:r w:rsidRPr="004F343E">
        <w:rPr>
          <w:sz w:val="24"/>
        </w:rPr>
        <w:t>: Utilizado para gerar o código fonte não compilado, ou seja</w:t>
      </w:r>
      <w:r w:rsidR="00E856D3">
        <w:rPr>
          <w:sz w:val="24"/>
        </w:rPr>
        <w:t>,</w:t>
      </w:r>
      <w:r w:rsidRPr="004F343E">
        <w:rPr>
          <w:sz w:val="24"/>
        </w:rPr>
        <w:t xml:space="preserve"> o arquivo na extensão .java.</w:t>
      </w:r>
    </w:p>
    <w:p w:rsidR="008178C4" w:rsidRPr="004F343E" w:rsidRDefault="008178C4" w:rsidP="00740733">
      <w:pPr>
        <w:pStyle w:val="Estilocorpodoc"/>
        <w:ind w:left="708" w:firstLine="0"/>
        <w:rPr>
          <w:sz w:val="24"/>
        </w:rPr>
      </w:pPr>
      <w:r w:rsidRPr="004F343E">
        <w:rPr>
          <w:sz w:val="24"/>
          <w:u w:val="single"/>
        </w:rPr>
        <w:t>-d</w:t>
      </w:r>
      <w:r w:rsidRPr="004F343E">
        <w:rPr>
          <w:sz w:val="24"/>
        </w:rPr>
        <w:t>: Informado para determinar o diretório para onde os arquivos devem ser gerados, no exemplo o diretório se chama “GSAN_URA”.</w:t>
      </w:r>
    </w:p>
    <w:p w:rsidR="005D1B6E" w:rsidRDefault="007A4F34" w:rsidP="00FD5A9F">
      <w:pPr>
        <w:pStyle w:val="Estilocorpodoc"/>
        <w:ind w:firstLine="708"/>
        <w:rPr>
          <w:sz w:val="24"/>
        </w:rPr>
      </w:pPr>
      <w:r>
        <w:rPr>
          <w:sz w:val="24"/>
        </w:rPr>
        <w:t>Por ú</w:t>
      </w:r>
      <w:r w:rsidR="008178C4" w:rsidRPr="004F343E">
        <w:rPr>
          <w:sz w:val="24"/>
        </w:rPr>
        <w:t xml:space="preserve">ltimo a URL que disponibiliza o </w:t>
      </w:r>
      <w:r w:rsidR="00E856D3" w:rsidRPr="004F343E">
        <w:rPr>
          <w:sz w:val="24"/>
        </w:rPr>
        <w:t>WSDL dos</w:t>
      </w:r>
      <w:r w:rsidR="008178C4" w:rsidRPr="004F343E">
        <w:rPr>
          <w:sz w:val="24"/>
        </w:rPr>
        <w:t xml:space="preserve"> serviços. </w:t>
      </w:r>
    </w:p>
    <w:p w:rsidR="007A4F34" w:rsidRDefault="007A4F34" w:rsidP="007A4F34">
      <w:pPr>
        <w:pStyle w:val="Estilocorpodoc"/>
        <w:ind w:firstLine="708"/>
        <w:rPr>
          <w:sz w:val="24"/>
        </w:rPr>
      </w:pPr>
    </w:p>
    <w:p w:rsidR="005D1B6E" w:rsidRDefault="007A4F34" w:rsidP="007A4F34">
      <w:pPr>
        <w:pStyle w:val="Estilocorpodoc"/>
        <w:ind w:firstLine="708"/>
        <w:rPr>
          <w:sz w:val="24"/>
        </w:rPr>
      </w:pPr>
      <w:r>
        <w:rPr>
          <w:sz w:val="24"/>
        </w:rPr>
        <w:t xml:space="preserve">Com isso será gerado o código fonte de consumo dos serviços atualmente declarados na interface do </w:t>
      </w:r>
      <w:r w:rsidRPr="007A4F34">
        <w:rPr>
          <w:i/>
          <w:sz w:val="24"/>
        </w:rPr>
        <w:t>EndPoint</w:t>
      </w:r>
      <w:r>
        <w:rPr>
          <w:sz w:val="24"/>
        </w:rPr>
        <w:t xml:space="preserve">, para cada modificação na interface será necessário realizar o procedimento novamente. </w:t>
      </w:r>
      <w:r w:rsidR="005D1B6E">
        <w:rPr>
          <w:sz w:val="24"/>
        </w:rPr>
        <w:t xml:space="preserve">O sistema Integrador deve ser disponibilizado em um </w:t>
      </w:r>
      <w:r w:rsidR="007A2A9E">
        <w:rPr>
          <w:sz w:val="24"/>
        </w:rPr>
        <w:t xml:space="preserve">terminal, </w:t>
      </w:r>
      <w:r w:rsidR="005D1B6E">
        <w:rPr>
          <w:sz w:val="24"/>
        </w:rPr>
        <w:t xml:space="preserve">que seja visível ao Asterisk, para que o </w:t>
      </w:r>
      <w:r w:rsidR="001A4E98">
        <w:rPr>
          <w:sz w:val="24"/>
        </w:rPr>
        <w:t xml:space="preserve">mesmo consiga realizar </w:t>
      </w:r>
      <w:r w:rsidR="005D1B6E">
        <w:rPr>
          <w:sz w:val="24"/>
        </w:rPr>
        <w:t xml:space="preserve">requisições aos objetos mapeados anteriormente, neste trabalho o </w:t>
      </w:r>
      <w:r w:rsidR="005D1B6E">
        <w:rPr>
          <w:sz w:val="24"/>
        </w:rPr>
        <w:lastRenderedPageBreak/>
        <w:t>Integra</w:t>
      </w:r>
      <w:r w:rsidR="007A2A9E">
        <w:rPr>
          <w:sz w:val="24"/>
        </w:rPr>
        <w:t>dor será executado no mesmo hospedeiro</w:t>
      </w:r>
      <w:r w:rsidR="005D1B6E">
        <w:rPr>
          <w:sz w:val="24"/>
        </w:rPr>
        <w:t xml:space="preserve"> do Asterisk, conforme visto na figura </w:t>
      </w:r>
      <w:del w:id="898" w:author="Marcos Junior" w:date="2015-06-12T10:42:00Z">
        <w:r w:rsidR="00D14496" w:rsidDel="000E1BA7">
          <w:rPr>
            <w:sz w:val="24"/>
          </w:rPr>
          <w:delText>20</w:delText>
        </w:r>
        <w:r w:rsidR="00CC2306" w:rsidDel="000E1BA7">
          <w:rPr>
            <w:sz w:val="24"/>
          </w:rPr>
          <w:delText xml:space="preserve"> </w:delText>
        </w:r>
      </w:del>
      <w:ins w:id="899" w:author="Marcos Junior" w:date="2015-06-12T10:42:00Z">
        <w:r w:rsidR="000E1BA7">
          <w:rPr>
            <w:sz w:val="24"/>
          </w:rPr>
          <w:t xml:space="preserve">16 </w:t>
        </w:r>
      </w:ins>
      <w:r w:rsidR="005D1B6E">
        <w:rPr>
          <w:sz w:val="24"/>
        </w:rPr>
        <w:t>abaixo:</w:t>
      </w:r>
    </w:p>
    <w:p w:rsidR="005D1B6E" w:rsidRDefault="00816486" w:rsidP="005D1B6E">
      <w:pPr>
        <w:pStyle w:val="Estilocorpodoc"/>
        <w:ind w:firstLine="0"/>
        <w:rPr>
          <w:sz w:val="24"/>
        </w:rPr>
      </w:pPr>
      <w:r>
        <w:rPr>
          <w:noProof/>
          <w:sz w:val="24"/>
          <w:lang w:eastAsia="pt-BR"/>
        </w:rPr>
        <w:drawing>
          <wp:inline distT="0" distB="0" distL="0" distR="0">
            <wp:extent cx="5252484" cy="1878372"/>
            <wp:effectExtent l="0" t="0" r="5715" b="762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53293" cy="1878661"/>
                    </a:xfrm>
                    <a:prstGeom prst="rect">
                      <a:avLst/>
                    </a:prstGeom>
                    <a:noFill/>
                    <a:ln>
                      <a:noFill/>
                    </a:ln>
                  </pic:spPr>
                </pic:pic>
              </a:graphicData>
            </a:graphic>
          </wp:inline>
        </w:drawing>
      </w:r>
    </w:p>
    <w:p w:rsidR="005D1B6E" w:rsidRDefault="007C49A8" w:rsidP="007A4F34">
      <w:pPr>
        <w:pStyle w:val="Caption"/>
        <w:jc w:val="center"/>
        <w:rPr>
          <w:sz w:val="24"/>
        </w:rPr>
      </w:pPr>
      <w:bookmarkStart w:id="900" w:name="_Toc420975251"/>
      <w:bookmarkStart w:id="901" w:name="_Toc421735343"/>
      <w:r>
        <w:t xml:space="preserve">Figura </w:t>
      </w:r>
      <w:r w:rsidR="00656F0A">
        <w:fldChar w:fldCharType="begin"/>
      </w:r>
      <w:r w:rsidR="00567E87">
        <w:instrText xml:space="preserve"> SEQ Figura \* ARABIC </w:instrText>
      </w:r>
      <w:r w:rsidR="00656F0A">
        <w:fldChar w:fldCharType="separate"/>
      </w:r>
      <w:r w:rsidR="000F6A97">
        <w:rPr>
          <w:noProof/>
        </w:rPr>
        <w:t>16</w:t>
      </w:r>
      <w:r w:rsidR="00656F0A">
        <w:rPr>
          <w:noProof/>
        </w:rPr>
        <w:fldChar w:fldCharType="end"/>
      </w:r>
      <w:r>
        <w:t xml:space="preserve">: </w:t>
      </w:r>
      <w:r w:rsidR="003E299E">
        <w:t>Executando o sistema Integrador</w:t>
      </w:r>
      <w:bookmarkEnd w:id="900"/>
      <w:r w:rsidR="00DF3F89" w:rsidRPr="00DF3F89">
        <w:rPr>
          <w:bCs w:val="0"/>
        </w:rPr>
        <w:t xml:space="preserve"> </w:t>
      </w:r>
      <w:r w:rsidR="00DF3F89">
        <w:rPr>
          <w:bCs w:val="0"/>
        </w:rPr>
        <w:br/>
      </w:r>
      <w:r w:rsidR="00DF3F89" w:rsidRPr="00DF3F89">
        <w:rPr>
          <w:bCs w:val="0"/>
        </w:rPr>
        <w:t>Fonte: Autoria Própria</w:t>
      </w:r>
      <w:bookmarkEnd w:id="901"/>
    </w:p>
    <w:p w:rsidR="00D25B19" w:rsidRDefault="00D25B19" w:rsidP="00740733">
      <w:pPr>
        <w:pStyle w:val="Estilocorpodoc"/>
        <w:ind w:firstLine="0"/>
        <w:rPr>
          <w:sz w:val="24"/>
        </w:rPr>
      </w:pPr>
      <w:r>
        <w:rPr>
          <w:sz w:val="24"/>
        </w:rPr>
        <w:t>A instrução realizada acima executa a classe</w:t>
      </w:r>
      <w:r w:rsidR="007A4F34">
        <w:rPr>
          <w:sz w:val="24"/>
        </w:rPr>
        <w:t xml:space="preserve"> principal do framework Asterisk-Java a </w:t>
      </w:r>
      <w:r>
        <w:rPr>
          <w:sz w:val="24"/>
        </w:rPr>
        <w:t xml:space="preserve"> </w:t>
      </w:r>
      <w:r w:rsidRPr="0022181B">
        <w:rPr>
          <w:i/>
          <w:sz w:val="24"/>
        </w:rPr>
        <w:t>org.asteriskjava.fastagi.DefaultAgiServer</w:t>
      </w:r>
      <w:r w:rsidR="007A4F34">
        <w:rPr>
          <w:sz w:val="24"/>
        </w:rPr>
        <w:t>,</w:t>
      </w:r>
      <w:r>
        <w:rPr>
          <w:sz w:val="24"/>
        </w:rPr>
        <w:t xml:space="preserve"> </w:t>
      </w:r>
      <w:r w:rsidR="007A4F34">
        <w:rPr>
          <w:sz w:val="24"/>
        </w:rPr>
        <w:t xml:space="preserve">inicializando </w:t>
      </w:r>
      <w:r w:rsidR="001A4E98">
        <w:rPr>
          <w:sz w:val="24"/>
        </w:rPr>
        <w:t xml:space="preserve">o serviço </w:t>
      </w:r>
      <w:r w:rsidR="007A4F34">
        <w:rPr>
          <w:sz w:val="24"/>
        </w:rPr>
        <w:t>de comunicação via AGI</w:t>
      </w:r>
      <w:r>
        <w:rPr>
          <w:sz w:val="24"/>
        </w:rPr>
        <w:t xml:space="preserve">, sob a JVM (Java Virtual Machine) da plataforma Java, passando como </w:t>
      </w:r>
      <w:r w:rsidRPr="0022181B">
        <w:rPr>
          <w:i/>
          <w:sz w:val="24"/>
        </w:rPr>
        <w:t>classpath</w:t>
      </w:r>
      <w:r>
        <w:rPr>
          <w:sz w:val="24"/>
        </w:rPr>
        <w:t xml:space="preserve"> </w:t>
      </w:r>
      <w:r w:rsidR="001A4E98">
        <w:rPr>
          <w:sz w:val="24"/>
        </w:rPr>
        <w:t>a</w:t>
      </w:r>
      <w:r>
        <w:rPr>
          <w:sz w:val="24"/>
        </w:rPr>
        <w:t xml:space="preserve">s </w:t>
      </w:r>
      <w:r w:rsidR="001A4E98">
        <w:rPr>
          <w:sz w:val="24"/>
        </w:rPr>
        <w:t>seguintes bibliotecas</w:t>
      </w:r>
      <w:r>
        <w:rPr>
          <w:sz w:val="24"/>
        </w:rPr>
        <w:t xml:space="preserve">: </w:t>
      </w:r>
    </w:p>
    <w:p w:rsidR="005D1B6E" w:rsidRDefault="00D25B19" w:rsidP="00A02B9A">
      <w:pPr>
        <w:pStyle w:val="Estilocorpodoc"/>
        <w:numPr>
          <w:ilvl w:val="0"/>
          <w:numId w:val="8"/>
        </w:numPr>
        <w:rPr>
          <w:sz w:val="24"/>
        </w:rPr>
      </w:pPr>
      <w:r w:rsidRPr="00D25B19">
        <w:rPr>
          <w:b/>
          <w:sz w:val="24"/>
        </w:rPr>
        <w:t>asterisk-java.jar</w:t>
      </w:r>
      <w:r>
        <w:rPr>
          <w:sz w:val="24"/>
        </w:rPr>
        <w:t>: biblioteca do framework utilizado para se comunicar com o Asterisk.</w:t>
      </w:r>
    </w:p>
    <w:p w:rsidR="00D25B19" w:rsidRDefault="00D25B19" w:rsidP="00A02B9A">
      <w:pPr>
        <w:pStyle w:val="Estilocorpodoc"/>
        <w:numPr>
          <w:ilvl w:val="0"/>
          <w:numId w:val="8"/>
        </w:numPr>
        <w:rPr>
          <w:sz w:val="24"/>
        </w:rPr>
      </w:pPr>
      <w:r>
        <w:rPr>
          <w:b/>
          <w:sz w:val="24"/>
        </w:rPr>
        <w:t>i</w:t>
      </w:r>
      <w:r w:rsidRPr="00D25B19">
        <w:rPr>
          <w:b/>
          <w:sz w:val="24"/>
        </w:rPr>
        <w:t>ntegrador.jar</w:t>
      </w:r>
      <w:r>
        <w:rPr>
          <w:sz w:val="24"/>
        </w:rPr>
        <w:t>: o sistema integrador que integra as aplicações.</w:t>
      </w:r>
    </w:p>
    <w:p w:rsidR="00D25B19" w:rsidRDefault="00D25B19" w:rsidP="00A02B9A">
      <w:pPr>
        <w:pStyle w:val="Estilocorpodoc"/>
        <w:numPr>
          <w:ilvl w:val="0"/>
          <w:numId w:val="8"/>
        </w:numPr>
        <w:rPr>
          <w:sz w:val="24"/>
        </w:rPr>
      </w:pPr>
      <w:r w:rsidRPr="00D25B19">
        <w:rPr>
          <w:b/>
          <w:sz w:val="24"/>
        </w:rPr>
        <w:t>mail.jar</w:t>
      </w:r>
      <w:r>
        <w:rPr>
          <w:sz w:val="24"/>
        </w:rPr>
        <w:t xml:space="preserve"> e </w:t>
      </w:r>
      <w:r w:rsidRPr="00D25B19">
        <w:rPr>
          <w:b/>
          <w:sz w:val="24"/>
        </w:rPr>
        <w:t>activation.jar</w:t>
      </w:r>
      <w:r>
        <w:rPr>
          <w:sz w:val="24"/>
        </w:rPr>
        <w:t>: ambos necessários no envio de email, para os casos de 2ª via de conta.</w:t>
      </w:r>
    </w:p>
    <w:p w:rsidR="00FD5A9F" w:rsidRDefault="008178C4" w:rsidP="00740733">
      <w:pPr>
        <w:pStyle w:val="Estilocorpodoc"/>
        <w:ind w:firstLine="0"/>
        <w:rPr>
          <w:sz w:val="24"/>
        </w:rPr>
      </w:pPr>
      <w:r w:rsidRPr="004F343E">
        <w:rPr>
          <w:sz w:val="24"/>
        </w:rPr>
        <w:t xml:space="preserve">Após estes passos o sistema Integrador já </w:t>
      </w:r>
      <w:r w:rsidR="006C7860" w:rsidRPr="004F343E">
        <w:rPr>
          <w:sz w:val="24"/>
        </w:rPr>
        <w:t>estará</w:t>
      </w:r>
      <w:r w:rsidRPr="004F343E">
        <w:rPr>
          <w:sz w:val="24"/>
        </w:rPr>
        <w:t xml:space="preserve"> apto a receber solicitações do Asterisk e realizar requisições para o Sistema GSAN.</w:t>
      </w:r>
    </w:p>
    <w:p w:rsidR="007A4F34" w:rsidRPr="004F343E" w:rsidRDefault="007A4F34" w:rsidP="00740733">
      <w:pPr>
        <w:pStyle w:val="Estilocorpodoc"/>
        <w:ind w:firstLine="0"/>
        <w:rPr>
          <w:sz w:val="28"/>
        </w:rPr>
      </w:pPr>
    </w:p>
    <w:p w:rsidR="00032E68" w:rsidRPr="000D29E1" w:rsidRDefault="00032E68" w:rsidP="000D29E1">
      <w:pPr>
        <w:pStyle w:val="Heading3"/>
        <w:rPr>
          <w:rFonts w:ascii="Arial" w:hAnsi="Arial" w:cs="Arial"/>
          <w:sz w:val="24"/>
          <w:szCs w:val="24"/>
        </w:rPr>
      </w:pPr>
      <w:bookmarkStart w:id="902" w:name="_Toc421744030"/>
      <w:r w:rsidRPr="000D29E1">
        <w:rPr>
          <w:rFonts w:ascii="Arial" w:hAnsi="Arial" w:cs="Arial"/>
          <w:sz w:val="24"/>
          <w:szCs w:val="24"/>
        </w:rPr>
        <w:t>4.3</w:t>
      </w:r>
      <w:r w:rsidR="00B77204" w:rsidRPr="000D29E1">
        <w:rPr>
          <w:rFonts w:ascii="Arial" w:hAnsi="Arial" w:cs="Arial"/>
          <w:sz w:val="24"/>
          <w:szCs w:val="24"/>
        </w:rPr>
        <w:t>.3</w:t>
      </w:r>
      <w:r w:rsidRPr="000D29E1">
        <w:rPr>
          <w:rFonts w:ascii="Arial" w:hAnsi="Arial" w:cs="Arial"/>
          <w:sz w:val="24"/>
          <w:szCs w:val="24"/>
        </w:rPr>
        <w:t xml:space="preserve"> </w:t>
      </w:r>
      <w:r w:rsidR="00B77204" w:rsidRPr="000D29E1">
        <w:rPr>
          <w:rFonts w:ascii="Arial" w:hAnsi="Arial" w:cs="Arial"/>
          <w:sz w:val="24"/>
          <w:szCs w:val="24"/>
        </w:rPr>
        <w:t>CUSTOMIZAR ASTERISK</w:t>
      </w:r>
      <w:bookmarkEnd w:id="902"/>
    </w:p>
    <w:p w:rsidR="00B77204" w:rsidRPr="000F1EE0" w:rsidRDefault="00B77204" w:rsidP="00032E68">
      <w:pPr>
        <w:pStyle w:val="Heading1"/>
        <w:rPr>
          <w:rFonts w:ascii="Arial" w:hAnsi="Arial" w:cs="Arial"/>
          <w:sz w:val="24"/>
          <w:szCs w:val="24"/>
        </w:rPr>
      </w:pPr>
    </w:p>
    <w:p w:rsidR="00032E68" w:rsidRPr="004F343E" w:rsidRDefault="00DE3C7F" w:rsidP="00BA653F">
      <w:pPr>
        <w:pStyle w:val="Estilocorpodoc"/>
        <w:rPr>
          <w:sz w:val="24"/>
        </w:rPr>
      </w:pPr>
      <w:r w:rsidRPr="004F343E">
        <w:rPr>
          <w:sz w:val="24"/>
        </w:rPr>
        <w:t xml:space="preserve">A customização do Asterisk será fundamental </w:t>
      </w:r>
      <w:r w:rsidR="00AA11BA" w:rsidRPr="004F343E">
        <w:rPr>
          <w:sz w:val="24"/>
        </w:rPr>
        <w:t xml:space="preserve">para </w:t>
      </w:r>
      <w:r w:rsidR="00FD11F8" w:rsidRPr="004F343E">
        <w:rPr>
          <w:sz w:val="24"/>
        </w:rPr>
        <w:t>realizar</w:t>
      </w:r>
      <w:r w:rsidR="00B82DC3" w:rsidRPr="004F343E">
        <w:rPr>
          <w:sz w:val="24"/>
        </w:rPr>
        <w:t xml:space="preserve"> a </w:t>
      </w:r>
      <w:r w:rsidR="0004407C">
        <w:rPr>
          <w:sz w:val="24"/>
        </w:rPr>
        <w:t>comunicação</w:t>
      </w:r>
      <w:r w:rsidR="00B82DC3" w:rsidRPr="004F343E">
        <w:rPr>
          <w:sz w:val="24"/>
        </w:rPr>
        <w:t xml:space="preserve"> entre os sistemas, </w:t>
      </w:r>
      <w:r w:rsidR="0004407C">
        <w:rPr>
          <w:sz w:val="24"/>
        </w:rPr>
        <w:t>sendo</w:t>
      </w:r>
      <w:r w:rsidR="00B82DC3" w:rsidRPr="004F343E">
        <w:rPr>
          <w:sz w:val="24"/>
        </w:rPr>
        <w:t xml:space="preserve"> </w:t>
      </w:r>
      <w:r w:rsidR="0004407C">
        <w:rPr>
          <w:sz w:val="24"/>
        </w:rPr>
        <w:t>responsável em disponibilizar de forma padronizada o acesso a</w:t>
      </w:r>
      <w:r w:rsidR="00B82DC3" w:rsidRPr="004F343E">
        <w:rPr>
          <w:sz w:val="24"/>
        </w:rPr>
        <w:t xml:space="preserve"> URA no atendimento de primeiro nível de </w:t>
      </w:r>
      <w:r w:rsidR="00FD11F8" w:rsidRPr="004F343E">
        <w:rPr>
          <w:sz w:val="24"/>
        </w:rPr>
        <w:t>todas as</w:t>
      </w:r>
      <w:r w:rsidR="00B82DC3" w:rsidRPr="004F343E">
        <w:rPr>
          <w:sz w:val="24"/>
        </w:rPr>
        <w:t xml:space="preserve"> chamadas recebidas, e disparar solicitações a recursos externos conforme a necessidade do cliente que efetuou a ligação.</w:t>
      </w:r>
    </w:p>
    <w:p w:rsidR="00B82DC3" w:rsidRDefault="00B82DC3" w:rsidP="00FD5A9F">
      <w:pPr>
        <w:pStyle w:val="Estilocorpodoc"/>
        <w:ind w:firstLine="708"/>
        <w:rPr>
          <w:sz w:val="24"/>
        </w:rPr>
      </w:pPr>
      <w:r w:rsidRPr="004F343E">
        <w:rPr>
          <w:sz w:val="24"/>
        </w:rPr>
        <w:t xml:space="preserve">Primeiramente iremos configurar </w:t>
      </w:r>
      <w:r w:rsidR="00537476" w:rsidRPr="004F343E">
        <w:rPr>
          <w:sz w:val="24"/>
        </w:rPr>
        <w:t>um</w:t>
      </w:r>
      <w:r w:rsidRPr="004F343E">
        <w:rPr>
          <w:sz w:val="24"/>
        </w:rPr>
        <w:t xml:space="preserve"> </w:t>
      </w:r>
      <w:r w:rsidR="00BA653F" w:rsidRPr="004F343E">
        <w:rPr>
          <w:sz w:val="24"/>
        </w:rPr>
        <w:t>r</w:t>
      </w:r>
      <w:r w:rsidR="00537476" w:rsidRPr="004F343E">
        <w:rPr>
          <w:sz w:val="24"/>
        </w:rPr>
        <w:t>amal</w:t>
      </w:r>
      <w:r w:rsidR="00BA653F" w:rsidRPr="004F343E">
        <w:rPr>
          <w:sz w:val="24"/>
        </w:rPr>
        <w:t>, utilizando a interface web do Disc-os, conforme exemplo abaixo</w:t>
      </w:r>
      <w:r w:rsidR="00D14496">
        <w:rPr>
          <w:sz w:val="24"/>
        </w:rPr>
        <w:t xml:space="preserve"> na figura </w:t>
      </w:r>
      <w:del w:id="903" w:author="Marcos Junior" w:date="2015-06-12T10:42:00Z">
        <w:r w:rsidR="00D14496" w:rsidDel="000E1BA7">
          <w:rPr>
            <w:sz w:val="24"/>
          </w:rPr>
          <w:delText>21</w:delText>
        </w:r>
      </w:del>
      <w:ins w:id="904" w:author="Marcos Junior" w:date="2015-06-12T10:42:00Z">
        <w:r w:rsidR="000E1BA7">
          <w:rPr>
            <w:sz w:val="24"/>
          </w:rPr>
          <w:t>17</w:t>
        </w:r>
      </w:ins>
      <w:r w:rsidRPr="004F343E">
        <w:rPr>
          <w:sz w:val="24"/>
        </w:rPr>
        <w:t>:</w:t>
      </w:r>
    </w:p>
    <w:p w:rsidR="00B77204" w:rsidRDefault="00B77204" w:rsidP="00FD5A9F">
      <w:pPr>
        <w:pStyle w:val="Estilocorpodoc"/>
        <w:ind w:firstLine="708"/>
      </w:pPr>
    </w:p>
    <w:p w:rsidR="00537476" w:rsidRPr="00537476" w:rsidRDefault="00816486" w:rsidP="003E299E">
      <w:pPr>
        <w:pStyle w:val="Estilocorpodoc"/>
        <w:ind w:firstLine="0"/>
        <w:jc w:val="center"/>
      </w:pPr>
      <w:r>
        <w:rPr>
          <w:noProof/>
          <w:lang w:eastAsia="pt-BR"/>
        </w:rPr>
        <w:drawing>
          <wp:inline distT="0" distB="0" distL="0" distR="0">
            <wp:extent cx="4267200" cy="3638550"/>
            <wp:effectExtent l="0" t="0" r="0" b="0"/>
            <wp:docPr id="25" name="Imagem 25" descr="cadastro_ramal_s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adastro_ramal_si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67200" cy="3638550"/>
                    </a:xfrm>
                    <a:prstGeom prst="rect">
                      <a:avLst/>
                    </a:prstGeom>
                    <a:noFill/>
                    <a:ln>
                      <a:noFill/>
                    </a:ln>
                  </pic:spPr>
                </pic:pic>
              </a:graphicData>
            </a:graphic>
          </wp:inline>
        </w:drawing>
      </w:r>
    </w:p>
    <w:p w:rsidR="00537476" w:rsidRPr="006C7860" w:rsidRDefault="007C49A8" w:rsidP="003E299E">
      <w:pPr>
        <w:pStyle w:val="Caption"/>
        <w:jc w:val="center"/>
      </w:pPr>
      <w:bookmarkStart w:id="905" w:name="_Toc420975253"/>
      <w:bookmarkStart w:id="906" w:name="_Toc421735344"/>
      <w:r>
        <w:t xml:space="preserve">Figura </w:t>
      </w:r>
      <w:r w:rsidR="00656F0A">
        <w:fldChar w:fldCharType="begin"/>
      </w:r>
      <w:r w:rsidR="00567E87">
        <w:instrText xml:space="preserve"> SEQ Figura \* ARABIC </w:instrText>
      </w:r>
      <w:r w:rsidR="00656F0A">
        <w:fldChar w:fldCharType="separate"/>
      </w:r>
      <w:r w:rsidR="000F6A97">
        <w:rPr>
          <w:noProof/>
        </w:rPr>
        <w:t>17</w:t>
      </w:r>
      <w:r w:rsidR="00656F0A">
        <w:rPr>
          <w:noProof/>
        </w:rPr>
        <w:fldChar w:fldCharType="end"/>
      </w:r>
      <w:r>
        <w:t xml:space="preserve">: </w:t>
      </w:r>
      <w:bookmarkEnd w:id="905"/>
      <w:r w:rsidR="003E299E">
        <w:t>Cadastro de um Ramal SIP</w:t>
      </w:r>
      <w:r w:rsidR="00DF3F89">
        <w:t xml:space="preserve"> </w:t>
      </w:r>
      <w:r w:rsidR="00DF3F89">
        <w:br/>
      </w:r>
      <w:r w:rsidR="00DF3F89" w:rsidRPr="00DF3F89">
        <w:rPr>
          <w:bCs w:val="0"/>
        </w:rPr>
        <w:t>Fonte: Autoria Própria</w:t>
      </w:r>
      <w:bookmarkEnd w:id="906"/>
    </w:p>
    <w:p w:rsidR="00CF1AA9" w:rsidRDefault="00CF1AA9" w:rsidP="00CF1AA9">
      <w:pPr>
        <w:pStyle w:val="Estilocorpodoc"/>
        <w:ind w:firstLine="708"/>
      </w:pPr>
    </w:p>
    <w:p w:rsidR="00CF1AA9" w:rsidRPr="004F343E" w:rsidRDefault="00CF1AA9" w:rsidP="00CF1AA9">
      <w:pPr>
        <w:pStyle w:val="Estilocorpodoc"/>
        <w:ind w:firstLine="708"/>
        <w:rPr>
          <w:sz w:val="24"/>
        </w:rPr>
      </w:pPr>
      <w:r w:rsidRPr="004F343E">
        <w:rPr>
          <w:sz w:val="24"/>
        </w:rPr>
        <w:t>Confo</w:t>
      </w:r>
      <w:r w:rsidR="00FD11F8" w:rsidRPr="004F343E">
        <w:rPr>
          <w:sz w:val="24"/>
        </w:rPr>
        <w:t>r</w:t>
      </w:r>
      <w:r w:rsidRPr="004F343E">
        <w:rPr>
          <w:sz w:val="24"/>
        </w:rPr>
        <w:t xml:space="preserve">me </w:t>
      </w:r>
      <w:r w:rsidR="00075194" w:rsidRPr="004F343E">
        <w:rPr>
          <w:sz w:val="24"/>
        </w:rPr>
        <w:t>visto</w:t>
      </w:r>
      <w:r w:rsidRPr="004F343E">
        <w:rPr>
          <w:sz w:val="24"/>
        </w:rPr>
        <w:t xml:space="preserve"> acima</w:t>
      </w:r>
      <w:r w:rsidR="00075194" w:rsidRPr="004F343E">
        <w:rPr>
          <w:sz w:val="24"/>
        </w:rPr>
        <w:t>,</w:t>
      </w:r>
      <w:r w:rsidR="00FD11F8" w:rsidRPr="004F343E">
        <w:rPr>
          <w:sz w:val="24"/>
        </w:rPr>
        <w:t xml:space="preserve"> está sendo</w:t>
      </w:r>
      <w:r w:rsidRPr="004F343E">
        <w:rPr>
          <w:sz w:val="24"/>
        </w:rPr>
        <w:t xml:space="preserve"> </w:t>
      </w:r>
      <w:r w:rsidR="00FD11F8" w:rsidRPr="004F343E">
        <w:rPr>
          <w:sz w:val="24"/>
        </w:rPr>
        <w:t xml:space="preserve">configurado </w:t>
      </w:r>
      <w:r w:rsidRPr="004F343E">
        <w:rPr>
          <w:sz w:val="24"/>
        </w:rPr>
        <w:t xml:space="preserve">o ramal de número 2001, com o nome de FULANO e </w:t>
      </w:r>
      <w:r w:rsidR="00FB3646">
        <w:rPr>
          <w:sz w:val="24"/>
        </w:rPr>
        <w:t>definido</w:t>
      </w:r>
      <w:r w:rsidRPr="004F343E">
        <w:rPr>
          <w:sz w:val="24"/>
        </w:rPr>
        <w:t xml:space="preserve"> alguns </w:t>
      </w:r>
      <w:r w:rsidRPr="0022181B">
        <w:rPr>
          <w:i/>
          <w:sz w:val="24"/>
        </w:rPr>
        <w:t>codecs</w:t>
      </w:r>
      <w:r w:rsidRPr="004F343E">
        <w:rPr>
          <w:sz w:val="24"/>
        </w:rPr>
        <w:t xml:space="preserve"> que serão </w:t>
      </w:r>
      <w:r w:rsidR="00075194" w:rsidRPr="004F343E">
        <w:rPr>
          <w:sz w:val="24"/>
        </w:rPr>
        <w:t>permitidos utilizar neste ramal, após isto o Disc-OS se encarregará de alterar o arquivo de propriedades sip.conf inserindo o ramal desejado com as características informadas.</w:t>
      </w:r>
    </w:p>
    <w:p w:rsidR="00075194" w:rsidRDefault="00075194" w:rsidP="00FD5A9F">
      <w:pPr>
        <w:pStyle w:val="Estilocorpodoc"/>
        <w:ind w:firstLine="708"/>
      </w:pPr>
      <w:r w:rsidRPr="004F343E">
        <w:rPr>
          <w:sz w:val="24"/>
        </w:rPr>
        <w:t xml:space="preserve">Para a configuração da Unidade de Resposta Audível, </w:t>
      </w:r>
      <w:ins w:id="907" w:author="Marcos Junior" w:date="2015-06-12T13:05:00Z">
        <w:r w:rsidR="00837D63">
          <w:rPr>
            <w:sz w:val="24"/>
          </w:rPr>
          <w:t xml:space="preserve">será preciso definir </w:t>
        </w:r>
      </w:ins>
      <w:ins w:id="908" w:author="Marcos Junior" w:date="2015-06-12T13:08:00Z">
        <w:r w:rsidR="00837D63">
          <w:rPr>
            <w:sz w:val="24"/>
          </w:rPr>
          <w:t xml:space="preserve">claramente </w:t>
        </w:r>
      </w:ins>
      <w:ins w:id="909" w:author="Marcos Junior" w:date="2015-06-12T13:05:00Z">
        <w:r w:rsidR="00837D63">
          <w:rPr>
            <w:sz w:val="24"/>
          </w:rPr>
          <w:t xml:space="preserve">quais </w:t>
        </w:r>
      </w:ins>
      <w:ins w:id="910" w:author="Marcos Junior" w:date="2015-06-12T13:06:00Z">
        <w:r w:rsidR="00837D63">
          <w:rPr>
            <w:sz w:val="24"/>
          </w:rPr>
          <w:t xml:space="preserve">serão as opções </w:t>
        </w:r>
      </w:ins>
      <w:ins w:id="911" w:author="Marcos Junior" w:date="2015-06-12T13:09:00Z">
        <w:r w:rsidR="00837D63">
          <w:rPr>
            <w:sz w:val="24"/>
          </w:rPr>
          <w:t>disponíveis</w:t>
        </w:r>
      </w:ins>
      <w:ins w:id="912" w:author="Marcos Junior" w:date="2015-06-12T13:08:00Z">
        <w:r w:rsidR="00837D63">
          <w:rPr>
            <w:sz w:val="24"/>
          </w:rPr>
          <w:t xml:space="preserve"> e quais serão as possíveis saídas com o seus devidos tratamentos</w:t>
        </w:r>
      </w:ins>
      <w:ins w:id="913" w:author="Marcos Junior" w:date="2015-06-12T13:07:00Z">
        <w:r w:rsidR="00837D63">
          <w:rPr>
            <w:sz w:val="24"/>
          </w:rPr>
          <w:t>,</w:t>
        </w:r>
      </w:ins>
      <w:ins w:id="914" w:author="Marcos Junior" w:date="2015-06-12T13:08:00Z">
        <w:r w:rsidR="00837D63">
          <w:rPr>
            <w:sz w:val="24"/>
          </w:rPr>
          <w:t xml:space="preserve"> neste trabalho </w:t>
        </w:r>
      </w:ins>
      <w:ins w:id="915" w:author="Marcos Junior" w:date="2015-06-12T13:07:00Z">
        <w:r w:rsidR="00837D63">
          <w:rPr>
            <w:sz w:val="24"/>
          </w:rPr>
          <w:t xml:space="preserve">foi </w:t>
        </w:r>
      </w:ins>
      <w:ins w:id="916" w:author="Marcos Junior" w:date="2015-06-12T13:08:00Z">
        <w:r w:rsidR="00837D63">
          <w:rPr>
            <w:sz w:val="24"/>
          </w:rPr>
          <w:t xml:space="preserve">desenvolvido um </w:t>
        </w:r>
      </w:ins>
      <w:ins w:id="917" w:author="Marcos Junior" w:date="2015-06-12T13:06:00Z">
        <w:r w:rsidR="00837D63">
          <w:rPr>
            <w:sz w:val="24"/>
          </w:rPr>
          <w:t>fluxo</w:t>
        </w:r>
      </w:ins>
      <w:ins w:id="918" w:author="Marcos Junior" w:date="2015-06-12T13:05:00Z">
        <w:r w:rsidR="00837D63">
          <w:rPr>
            <w:sz w:val="24"/>
          </w:rPr>
          <w:t xml:space="preserve"> </w:t>
        </w:r>
      </w:ins>
      <w:ins w:id="919" w:author="Marcos Junior" w:date="2015-06-12T13:10:00Z">
        <w:r w:rsidR="00837D63">
          <w:rPr>
            <w:sz w:val="24"/>
          </w:rPr>
          <w:t>de atendimento próprio</w:t>
        </w:r>
      </w:ins>
      <w:del w:id="920" w:author="Marcos Junior" w:date="2015-06-12T13:05:00Z">
        <w:r w:rsidRPr="004F343E" w:rsidDel="00837D63">
          <w:rPr>
            <w:sz w:val="24"/>
          </w:rPr>
          <w:delText xml:space="preserve">iremos </w:delText>
        </w:r>
      </w:del>
      <w:del w:id="921" w:author="Marcos Junior" w:date="2015-06-12T13:08:00Z">
        <w:r w:rsidRPr="004F343E" w:rsidDel="00837D63">
          <w:rPr>
            <w:sz w:val="24"/>
          </w:rPr>
          <w:delText>utilizar o seguinte fluxo como base</w:delText>
        </w:r>
      </w:del>
      <w:r w:rsidR="00D14496">
        <w:rPr>
          <w:sz w:val="24"/>
        </w:rPr>
        <w:t xml:space="preserve">, </w:t>
      </w:r>
      <w:r w:rsidR="0022181B">
        <w:rPr>
          <w:sz w:val="24"/>
        </w:rPr>
        <w:t>demonstrado</w:t>
      </w:r>
      <w:r w:rsidR="00D14496">
        <w:rPr>
          <w:sz w:val="24"/>
        </w:rPr>
        <w:t xml:space="preserve"> na figura </w:t>
      </w:r>
      <w:del w:id="922" w:author="Marcos Junior" w:date="2015-06-12T10:42:00Z">
        <w:r w:rsidR="00D14496" w:rsidDel="000E1BA7">
          <w:rPr>
            <w:sz w:val="24"/>
          </w:rPr>
          <w:delText>22</w:delText>
        </w:r>
      </w:del>
      <w:ins w:id="923" w:author="Marcos Junior" w:date="2015-06-12T10:42:00Z">
        <w:r w:rsidR="000E1BA7">
          <w:rPr>
            <w:sz w:val="24"/>
          </w:rPr>
          <w:t>18</w:t>
        </w:r>
      </w:ins>
      <w:r w:rsidRPr="004F343E">
        <w:rPr>
          <w:sz w:val="24"/>
        </w:rPr>
        <w:t>:</w:t>
      </w:r>
      <w:ins w:id="924" w:author="Marcos Junior" w:date="2015-06-12T12:48:00Z">
        <w:r w:rsidR="009A6074">
          <w:rPr>
            <w:sz w:val="24"/>
          </w:rPr>
          <w:t xml:space="preserve"> </w:t>
        </w:r>
      </w:ins>
    </w:p>
    <w:p w:rsidR="00075194" w:rsidRDefault="00586623" w:rsidP="007A4F34">
      <w:pPr>
        <w:pStyle w:val="Estilocorpodoc"/>
        <w:ind w:firstLine="0"/>
        <w:jc w:val="center"/>
      </w:pPr>
      <w:ins w:id="925" w:author="Marcos Junior" w:date="2015-06-12T13:04:00Z">
        <w:r>
          <w:rPr>
            <w:noProof/>
            <w:lang w:eastAsia="pt-BR"/>
            <w:rPrChange w:id="926" w:author="Unknown">
              <w:rPr>
                <w:b/>
                <w:bCs/>
                <w:noProof/>
                <w:lang w:eastAsia="pt-BR"/>
              </w:rPr>
            </w:rPrChange>
          </w:rPr>
          <w:lastRenderedPageBreak/>
          <w:drawing>
            <wp:inline distT="0" distB="0" distL="0" distR="0">
              <wp:extent cx="5865650" cy="6071191"/>
              <wp:effectExtent l="19050" t="0" r="1750" b="0"/>
              <wp:docPr id="28" name="Imagem 2" descr="C:\Users\marcos.junior\Pictures\flux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os.junior\Pictures\fluxo3.png"/>
                      <pic:cNvPicPr>
                        <a:picLocks noChangeAspect="1" noChangeArrowheads="1"/>
                      </pic:cNvPicPr>
                    </pic:nvPicPr>
                    <pic:blipFill>
                      <a:blip r:embed="rId31" cstate="print"/>
                      <a:srcRect/>
                      <a:stretch>
                        <a:fillRect/>
                      </a:stretch>
                    </pic:blipFill>
                    <pic:spPr bwMode="auto">
                      <a:xfrm>
                        <a:off x="0" y="0"/>
                        <a:ext cx="5865344" cy="6070874"/>
                      </a:xfrm>
                      <a:prstGeom prst="rect">
                        <a:avLst/>
                      </a:prstGeom>
                      <a:noFill/>
                      <a:ln w="9525">
                        <a:noFill/>
                        <a:miter lim="800000"/>
                        <a:headEnd/>
                        <a:tailEnd/>
                      </a:ln>
                    </pic:spPr>
                  </pic:pic>
                </a:graphicData>
              </a:graphic>
            </wp:inline>
          </w:drawing>
        </w:r>
      </w:ins>
      <w:del w:id="927" w:author="Marcos Junior" w:date="2015-06-12T13:04:00Z">
        <w:r>
          <w:rPr>
            <w:noProof/>
            <w:lang w:eastAsia="pt-BR"/>
            <w:rPrChange w:id="928" w:author="Unknown">
              <w:rPr>
                <w:b/>
                <w:bCs/>
                <w:noProof/>
                <w:lang w:eastAsia="pt-BR"/>
              </w:rPr>
            </w:rPrChange>
          </w:rPr>
          <w:drawing>
            <wp:inline distT="0" distB="0" distL="0" distR="0">
              <wp:extent cx="5231219" cy="5317828"/>
              <wp:effectExtent l="19050" t="0" r="7531" b="0"/>
              <wp:docPr id="4" name="Imagem 4" descr="fluxo_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luxo_ur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36910" cy="5323613"/>
                      </a:xfrm>
                      <a:prstGeom prst="rect">
                        <a:avLst/>
                      </a:prstGeom>
                      <a:noFill/>
                      <a:ln>
                        <a:noFill/>
                      </a:ln>
                    </pic:spPr>
                  </pic:pic>
                </a:graphicData>
              </a:graphic>
            </wp:inline>
          </w:drawing>
        </w:r>
      </w:del>
    </w:p>
    <w:p w:rsidR="00FD5A9F" w:rsidRDefault="007C49A8" w:rsidP="007A4F34">
      <w:pPr>
        <w:pStyle w:val="Caption"/>
        <w:jc w:val="center"/>
        <w:rPr>
          <w:rFonts w:ascii="Arial" w:hAnsi="Arial" w:cs="Arial"/>
          <w:sz w:val="24"/>
        </w:rPr>
      </w:pPr>
      <w:bookmarkStart w:id="929" w:name="_Toc420975254"/>
      <w:bookmarkStart w:id="930" w:name="_Toc421735345"/>
      <w:r>
        <w:t xml:space="preserve">Figura </w:t>
      </w:r>
      <w:r w:rsidR="00656F0A">
        <w:fldChar w:fldCharType="begin"/>
      </w:r>
      <w:r w:rsidR="00567E87">
        <w:instrText xml:space="preserve"> SEQ Figura \* ARABIC </w:instrText>
      </w:r>
      <w:r w:rsidR="00656F0A">
        <w:fldChar w:fldCharType="separate"/>
      </w:r>
      <w:r w:rsidR="000F6A97">
        <w:rPr>
          <w:noProof/>
        </w:rPr>
        <w:t>18</w:t>
      </w:r>
      <w:r w:rsidR="00656F0A">
        <w:rPr>
          <w:noProof/>
        </w:rPr>
        <w:fldChar w:fldCharType="end"/>
      </w:r>
      <w:r>
        <w:t xml:space="preserve">: </w:t>
      </w:r>
      <w:bookmarkEnd w:id="929"/>
      <w:r w:rsidR="003E299E">
        <w:t>Diagrama do Fluxo da Unidade de Resposta Audível</w:t>
      </w:r>
      <w:r w:rsidR="00DF3F89" w:rsidRPr="00DF3F89">
        <w:rPr>
          <w:bCs w:val="0"/>
        </w:rPr>
        <w:t xml:space="preserve"> </w:t>
      </w:r>
      <w:r w:rsidR="00DF3F89">
        <w:rPr>
          <w:bCs w:val="0"/>
        </w:rPr>
        <w:br/>
      </w:r>
      <w:r w:rsidR="00DF3F89" w:rsidRPr="00DF3F89">
        <w:rPr>
          <w:bCs w:val="0"/>
        </w:rPr>
        <w:t>Fonte: Autoria Própria</w:t>
      </w:r>
      <w:bookmarkEnd w:id="930"/>
    </w:p>
    <w:p w:rsidR="00FB3646" w:rsidRPr="00FD5750" w:rsidRDefault="00FB3646" w:rsidP="00FD5750">
      <w:pPr>
        <w:pStyle w:val="Estilocorpodoc"/>
        <w:rPr>
          <w:rFonts w:cs="Arial"/>
          <w:color w:val="000000"/>
        </w:rPr>
      </w:pPr>
      <w:r w:rsidRPr="006A1252">
        <w:rPr>
          <w:sz w:val="24"/>
        </w:rPr>
        <w:t>Dessa forma o cliente terá a opção de falar com o atendente logo no primeiro menu de atendimento</w:t>
      </w:r>
      <w:r w:rsidR="002F09C3">
        <w:rPr>
          <w:sz w:val="24"/>
        </w:rPr>
        <w:t xml:space="preserve"> e n</w:t>
      </w:r>
      <w:ins w:id="931" w:author="Marcos Junior" w:date="2015-06-12T09:41:00Z">
        <w:r w:rsidR="00961CF0">
          <w:rPr>
            <w:sz w:val="24"/>
          </w:rPr>
          <w:t>o</w:t>
        </w:r>
      </w:ins>
      <w:del w:id="932" w:author="Marcos Junior" w:date="2015-06-12T09:41:00Z">
        <w:r w:rsidR="002F09C3" w:rsidDel="00961CF0">
          <w:rPr>
            <w:sz w:val="24"/>
          </w:rPr>
          <w:delText>a</w:delText>
        </w:r>
      </w:del>
      <w:r w:rsidR="002F09C3">
        <w:rPr>
          <w:sz w:val="24"/>
        </w:rPr>
        <w:t xml:space="preserve">s demais </w:t>
      </w:r>
      <w:ins w:id="933" w:author="Marcos Junior" w:date="2015-06-12T13:13:00Z">
        <w:r w:rsidR="00837D63">
          <w:rPr>
            <w:sz w:val="24"/>
          </w:rPr>
          <w:t>sub-</w:t>
        </w:r>
      </w:ins>
      <w:r w:rsidR="002F09C3">
        <w:rPr>
          <w:sz w:val="24"/>
        </w:rPr>
        <w:t>fluxos</w:t>
      </w:r>
      <w:r w:rsidRPr="006A1252">
        <w:rPr>
          <w:sz w:val="24"/>
        </w:rPr>
        <w:t xml:space="preserve">, comportamento exigido </w:t>
      </w:r>
      <w:del w:id="934" w:author="Marcos Junior" w:date="2015-06-12T13:14:00Z">
        <w:r w:rsidR="00EF6DB8" w:rsidDel="00837D63">
          <w:rPr>
            <w:sz w:val="24"/>
          </w:rPr>
          <w:delText>na</w:delText>
        </w:r>
        <w:r w:rsidR="00FD5750" w:rsidDel="00837D63">
          <w:rPr>
            <w:sz w:val="24"/>
          </w:rPr>
          <w:delText xml:space="preserve"> </w:delText>
        </w:r>
      </w:del>
      <w:r w:rsidR="00FD5750">
        <w:rPr>
          <w:sz w:val="24"/>
        </w:rPr>
        <w:t xml:space="preserve">por </w:t>
      </w:r>
      <w:r w:rsidR="002F09C3">
        <w:rPr>
          <w:sz w:val="24"/>
        </w:rPr>
        <w:t xml:space="preserve">lei </w:t>
      </w:r>
      <w:r w:rsidR="00FD5750">
        <w:rPr>
          <w:sz w:val="24"/>
        </w:rPr>
        <w:t>(BRASIL.</w:t>
      </w:r>
      <w:r w:rsidR="00EF6DB8">
        <w:rPr>
          <w:sz w:val="24"/>
        </w:rPr>
        <w:t xml:space="preserve"> Lei n</w:t>
      </w:r>
      <w:r w:rsidR="00EF6DB8" w:rsidRPr="00EF6DB8">
        <w:rPr>
          <w:sz w:val="24"/>
        </w:rPr>
        <w:t>º 8.078,</w:t>
      </w:r>
      <w:r w:rsidR="00FD5750">
        <w:rPr>
          <w:sz w:val="24"/>
        </w:rPr>
        <w:t xml:space="preserve"> A</w:t>
      </w:r>
      <w:r w:rsidR="00EF6DB8" w:rsidRPr="00EF6DB8">
        <w:rPr>
          <w:sz w:val="24"/>
        </w:rPr>
        <w:t>rt.</w:t>
      </w:r>
      <w:r w:rsidR="00EF6DB8">
        <w:rPr>
          <w:sz w:val="24"/>
        </w:rPr>
        <w:t>4</w:t>
      </w:r>
      <w:r w:rsidR="00FD5750">
        <w:rPr>
          <w:sz w:val="24"/>
        </w:rPr>
        <w:t>)</w:t>
      </w:r>
      <w:r w:rsidR="00EF6DB8">
        <w:rPr>
          <w:sz w:val="24"/>
        </w:rPr>
        <w:t>,</w:t>
      </w:r>
      <w:r w:rsidR="00FD5750">
        <w:rPr>
          <w:sz w:val="24"/>
        </w:rPr>
        <w:t xml:space="preserve"> </w:t>
      </w:r>
      <w:r w:rsidR="00885AE6" w:rsidRPr="006A1252">
        <w:rPr>
          <w:sz w:val="24"/>
        </w:rPr>
        <w:t xml:space="preserve">que fixa normas gerais sobre o Serviço de Atendimento ao </w:t>
      </w:r>
      <w:r w:rsidR="00E856D3" w:rsidRPr="006A1252">
        <w:rPr>
          <w:sz w:val="24"/>
        </w:rPr>
        <w:t>Consumidor, após</w:t>
      </w:r>
      <w:r w:rsidRPr="006A1252">
        <w:rPr>
          <w:sz w:val="24"/>
        </w:rPr>
        <w:t xml:space="preserve"> rea</w:t>
      </w:r>
      <w:r w:rsidR="00885AE6" w:rsidRPr="006A1252">
        <w:rPr>
          <w:sz w:val="24"/>
        </w:rPr>
        <w:t xml:space="preserve">lizar o passo de </w:t>
      </w:r>
      <w:r w:rsidR="0022181B" w:rsidRPr="006A1252">
        <w:rPr>
          <w:sz w:val="24"/>
        </w:rPr>
        <w:t>identificação</w:t>
      </w:r>
      <w:r w:rsidR="00885AE6" w:rsidRPr="006A1252">
        <w:rPr>
          <w:sz w:val="24"/>
        </w:rPr>
        <w:t xml:space="preserve"> o mesmo</w:t>
      </w:r>
      <w:r w:rsidRPr="006A1252">
        <w:rPr>
          <w:sz w:val="24"/>
        </w:rPr>
        <w:t xml:space="preserve"> terá acesso as opções de serviços automatizados via i</w:t>
      </w:r>
      <w:r w:rsidR="00885AE6" w:rsidRPr="006A1252">
        <w:rPr>
          <w:sz w:val="24"/>
        </w:rPr>
        <w:t>ntegração caso ocorra tudo com ê</w:t>
      </w:r>
      <w:r w:rsidRPr="006A1252">
        <w:rPr>
          <w:sz w:val="24"/>
        </w:rPr>
        <w:t>xito, caso não seja possível identificar o cliente será redirecionado para o</w:t>
      </w:r>
      <w:ins w:id="935" w:author="Marcos Junior" w:date="2015-06-12T13:13:00Z">
        <w:r w:rsidR="00837D63">
          <w:rPr>
            <w:sz w:val="24"/>
          </w:rPr>
          <w:t xml:space="preserve"> Falar com</w:t>
        </w:r>
      </w:ins>
      <w:r w:rsidRPr="006A1252">
        <w:rPr>
          <w:sz w:val="24"/>
        </w:rPr>
        <w:t xml:space="preserve"> </w:t>
      </w:r>
      <w:del w:id="936" w:author="Marcos Junior" w:date="2015-06-12T13:13:00Z">
        <w:r w:rsidRPr="006A1252" w:rsidDel="00837D63">
          <w:rPr>
            <w:sz w:val="24"/>
          </w:rPr>
          <w:delText>a</w:delText>
        </w:r>
      </w:del>
      <w:ins w:id="937" w:author="Marcos Junior" w:date="2015-06-12T13:13:00Z">
        <w:r w:rsidR="00837D63">
          <w:rPr>
            <w:sz w:val="24"/>
          </w:rPr>
          <w:t>A</w:t>
        </w:r>
      </w:ins>
      <w:r w:rsidRPr="006A1252">
        <w:rPr>
          <w:sz w:val="24"/>
        </w:rPr>
        <w:t>tendente.</w:t>
      </w:r>
    </w:p>
    <w:p w:rsidR="008806F2" w:rsidRDefault="008806F2" w:rsidP="006A1252">
      <w:pPr>
        <w:pStyle w:val="Estilocorpodoc"/>
        <w:rPr>
          <w:ins w:id="938" w:author="Marcos Junior" w:date="2015-06-12T10:33:00Z"/>
          <w:color w:val="000000"/>
          <w:sz w:val="24"/>
        </w:rPr>
      </w:pPr>
      <w:r w:rsidRPr="006A1252">
        <w:rPr>
          <w:sz w:val="24"/>
        </w:rPr>
        <w:lastRenderedPageBreak/>
        <w:t xml:space="preserve">A interface </w:t>
      </w:r>
      <w:del w:id="939" w:author="Marcos Junior" w:date="2015-06-12T10:42:00Z">
        <w:r w:rsidRPr="006A1252" w:rsidDel="000E1BA7">
          <w:rPr>
            <w:sz w:val="24"/>
          </w:rPr>
          <w:delText xml:space="preserve">WEB </w:delText>
        </w:r>
      </w:del>
      <w:ins w:id="940" w:author="Marcos Junior" w:date="2015-06-12T10:42:00Z">
        <w:r w:rsidR="000E1BA7">
          <w:rPr>
            <w:sz w:val="24"/>
          </w:rPr>
          <w:t>Web</w:t>
        </w:r>
        <w:r w:rsidR="000E1BA7" w:rsidRPr="006A1252">
          <w:rPr>
            <w:sz w:val="24"/>
          </w:rPr>
          <w:t xml:space="preserve"> </w:t>
        </w:r>
      </w:ins>
      <w:r w:rsidRPr="006A1252">
        <w:rPr>
          <w:sz w:val="24"/>
        </w:rPr>
        <w:t>do Disc</w:t>
      </w:r>
      <w:r w:rsidR="009F6CE1" w:rsidRPr="006A1252">
        <w:rPr>
          <w:sz w:val="24"/>
        </w:rPr>
        <w:t>-</w:t>
      </w:r>
      <w:r w:rsidRPr="006A1252">
        <w:rPr>
          <w:sz w:val="24"/>
        </w:rPr>
        <w:t xml:space="preserve">OS permite realizar a configuração da URA, de forma bem </w:t>
      </w:r>
      <w:r w:rsidR="009F6CE1" w:rsidRPr="006A1252">
        <w:rPr>
          <w:sz w:val="24"/>
        </w:rPr>
        <w:t>intuitiva</w:t>
      </w:r>
      <w:r w:rsidRPr="006A1252">
        <w:rPr>
          <w:sz w:val="24"/>
        </w:rPr>
        <w:t xml:space="preserve">, inclusive definir tempos de </w:t>
      </w:r>
      <w:r w:rsidR="00E856D3" w:rsidRPr="006A1252">
        <w:rPr>
          <w:sz w:val="24"/>
        </w:rPr>
        <w:t>espera, direcionamento</w:t>
      </w:r>
      <w:r w:rsidRPr="006A1252">
        <w:rPr>
          <w:sz w:val="24"/>
        </w:rPr>
        <w:t xml:space="preserve"> para outros Ramais entre outras configurações que tornam o processo de configuração muito mais pr</w:t>
      </w:r>
      <w:r w:rsidR="002C22EB" w:rsidRPr="006A1252">
        <w:rPr>
          <w:sz w:val="24"/>
        </w:rPr>
        <w:t xml:space="preserve">ático, </w:t>
      </w:r>
      <w:r w:rsidR="00B356CB" w:rsidRPr="006A1252">
        <w:rPr>
          <w:sz w:val="24"/>
        </w:rPr>
        <w:t xml:space="preserve">no entanto para configurar o fluxo da URA realizando a comunicação via AGI com o </w:t>
      </w:r>
      <w:r w:rsidR="00B356CB" w:rsidRPr="006A1252">
        <w:rPr>
          <w:i/>
          <w:sz w:val="24"/>
        </w:rPr>
        <w:t>middleware</w:t>
      </w:r>
      <w:r w:rsidR="00B356CB" w:rsidRPr="006A1252">
        <w:rPr>
          <w:sz w:val="24"/>
        </w:rPr>
        <w:t xml:space="preserve"> será preciso realizar o procedimento manual de </w:t>
      </w:r>
      <w:r w:rsidR="0022181B" w:rsidRPr="006A1252">
        <w:rPr>
          <w:sz w:val="24"/>
        </w:rPr>
        <w:t>configuração</w:t>
      </w:r>
      <w:r w:rsidR="00B356CB" w:rsidRPr="006A1252">
        <w:rPr>
          <w:sz w:val="24"/>
        </w:rPr>
        <w:t xml:space="preserve">, </w:t>
      </w:r>
      <w:r w:rsidR="002C22EB" w:rsidRPr="006A1252">
        <w:rPr>
          <w:sz w:val="24"/>
        </w:rPr>
        <w:t>segue abaixo a configuraçã</w:t>
      </w:r>
      <w:r w:rsidR="00B356CB" w:rsidRPr="006A1252">
        <w:rPr>
          <w:sz w:val="24"/>
        </w:rPr>
        <w:t xml:space="preserve">o utilizada para criação do contexto de PESQUISAR_CLIENTE utilizada para </w:t>
      </w:r>
      <w:r w:rsidR="0022181B" w:rsidRPr="006A1252">
        <w:rPr>
          <w:sz w:val="24"/>
        </w:rPr>
        <w:t>identificar</w:t>
      </w:r>
      <w:r w:rsidR="00B356CB" w:rsidRPr="006A1252">
        <w:rPr>
          <w:sz w:val="24"/>
        </w:rPr>
        <w:t xml:space="preserve"> o cliente, descrito </w:t>
      </w:r>
      <w:r w:rsidR="00BD2365" w:rsidRPr="006A1252">
        <w:rPr>
          <w:sz w:val="24"/>
        </w:rPr>
        <w:t xml:space="preserve">no arquivo </w:t>
      </w:r>
      <w:r w:rsidR="00BD2365" w:rsidRPr="006A1252">
        <w:rPr>
          <w:color w:val="000000"/>
          <w:sz w:val="24"/>
        </w:rPr>
        <w:t>/etc/asterisk/</w:t>
      </w:r>
      <w:r w:rsidR="00B356CB" w:rsidRPr="006A1252">
        <w:rPr>
          <w:color w:val="000000"/>
          <w:sz w:val="24"/>
        </w:rPr>
        <w:t xml:space="preserve">, conforme </w:t>
      </w:r>
      <w:ins w:id="941" w:author="Marcos Junior" w:date="2015-06-12T10:48:00Z">
        <w:r w:rsidR="002B1FA2">
          <w:rPr>
            <w:color w:val="000000"/>
            <w:sz w:val="24"/>
          </w:rPr>
          <w:t xml:space="preserve">representado pelo algoritmo 2 </w:t>
        </w:r>
      </w:ins>
      <w:r w:rsidR="00B356CB" w:rsidRPr="006A1252">
        <w:rPr>
          <w:color w:val="000000"/>
          <w:sz w:val="24"/>
        </w:rPr>
        <w:t>abaixo:</w:t>
      </w:r>
    </w:p>
    <w:p w:rsidR="0049471F" w:rsidRDefault="0049471F" w:rsidP="0049471F">
      <w:pPr>
        <w:pStyle w:val="Estilocorpodoc"/>
        <w:ind w:firstLine="0"/>
        <w:rPr>
          <w:ins w:id="942" w:author="Marcos Junior" w:date="2015-06-12T10:33:00Z"/>
        </w:rPr>
      </w:pPr>
    </w:p>
    <w:p w:rsidR="0049471F" w:rsidRDefault="0049471F" w:rsidP="0049471F">
      <w:pPr>
        <w:pStyle w:val="Estilocorpodoc"/>
        <w:ind w:firstLine="0"/>
        <w:rPr>
          <w:ins w:id="943" w:author="Marcos Junior" w:date="2015-06-12T10:33:00Z"/>
        </w:rPr>
      </w:pPr>
      <w:ins w:id="944" w:author="Marcos Junior" w:date="2015-06-12T10:33:00Z">
        <w:r>
          <w:t>__________________________________________________________________________</w:t>
        </w:r>
      </w:ins>
    </w:p>
    <w:p w:rsidR="00586623" w:rsidRDefault="00656F0A">
      <w:pPr>
        <w:pStyle w:val="Caption"/>
        <w:rPr>
          <w:ins w:id="945" w:author="Marcos Junior" w:date="2015-06-12T10:33:00Z"/>
          <w:rFonts w:cs="Arial"/>
          <w:sz w:val="24"/>
          <w:rPrChange w:id="946" w:author="Marcos Junior" w:date="2015-06-12T10:40:00Z">
            <w:rPr>
              <w:ins w:id="947" w:author="Marcos Junior" w:date="2015-06-12T10:33:00Z"/>
            </w:rPr>
          </w:rPrChange>
        </w:rPr>
        <w:pPrChange w:id="948" w:author="Marcos Junior" w:date="2015-06-12T10:33:00Z">
          <w:pPr>
            <w:pStyle w:val="Estilocorpodoc"/>
            <w:ind w:firstLine="0"/>
          </w:pPr>
        </w:pPrChange>
      </w:pPr>
      <w:bookmarkStart w:id="949" w:name="_Toc421882280"/>
      <w:ins w:id="950" w:author="Marcos Junior" w:date="2015-06-12T10:33:00Z">
        <w:r w:rsidRPr="00656F0A">
          <w:rPr>
            <w:rFonts w:ascii="Arial" w:hAnsi="Arial" w:cs="Arial"/>
            <w:sz w:val="24"/>
            <w:szCs w:val="24"/>
            <w:rPrChange w:id="951" w:author="Marcos Junior" w:date="2015-06-12T10:40:00Z">
              <w:rPr>
                <w:b/>
                <w:bCs/>
              </w:rPr>
            </w:rPrChange>
          </w:rPr>
          <w:t xml:space="preserve">Algoritmo </w:t>
        </w:r>
        <w:r w:rsidRPr="00656F0A">
          <w:rPr>
            <w:rFonts w:ascii="Arial" w:hAnsi="Arial" w:cs="Arial"/>
            <w:sz w:val="24"/>
            <w:szCs w:val="24"/>
            <w:rPrChange w:id="952" w:author="Marcos Junior" w:date="2015-06-12T10:40:00Z">
              <w:rPr>
                <w:b/>
                <w:bCs/>
              </w:rPr>
            </w:rPrChange>
          </w:rPr>
          <w:fldChar w:fldCharType="begin"/>
        </w:r>
        <w:r w:rsidRPr="00656F0A">
          <w:rPr>
            <w:rFonts w:ascii="Arial" w:hAnsi="Arial" w:cs="Arial"/>
            <w:sz w:val="24"/>
            <w:szCs w:val="24"/>
            <w:rPrChange w:id="953" w:author="Marcos Junior" w:date="2015-06-12T10:40:00Z">
              <w:rPr>
                <w:b/>
                <w:bCs/>
              </w:rPr>
            </w:rPrChange>
          </w:rPr>
          <w:instrText xml:space="preserve"> SEQ Algoritmo \* ARABIC </w:instrText>
        </w:r>
      </w:ins>
      <w:r w:rsidRPr="00656F0A">
        <w:rPr>
          <w:rFonts w:ascii="Arial" w:hAnsi="Arial" w:cs="Arial"/>
          <w:sz w:val="24"/>
          <w:szCs w:val="24"/>
          <w:rPrChange w:id="954" w:author="Marcos Junior" w:date="2015-06-12T10:40:00Z">
            <w:rPr>
              <w:b/>
              <w:bCs/>
            </w:rPr>
          </w:rPrChange>
        </w:rPr>
        <w:fldChar w:fldCharType="separate"/>
      </w:r>
      <w:ins w:id="955" w:author="Marcos Junior" w:date="2015-06-12T10:33:00Z">
        <w:r w:rsidRPr="00656F0A">
          <w:rPr>
            <w:rFonts w:ascii="Arial" w:hAnsi="Arial" w:cs="Arial"/>
            <w:noProof/>
            <w:sz w:val="24"/>
            <w:szCs w:val="24"/>
            <w:rPrChange w:id="956" w:author="Marcos Junior" w:date="2015-06-12T10:40:00Z">
              <w:rPr>
                <w:b/>
                <w:bCs/>
                <w:noProof/>
              </w:rPr>
            </w:rPrChange>
          </w:rPr>
          <w:t>2</w:t>
        </w:r>
        <w:r w:rsidRPr="00656F0A">
          <w:rPr>
            <w:rFonts w:ascii="Arial" w:hAnsi="Arial" w:cs="Arial"/>
            <w:sz w:val="24"/>
            <w:szCs w:val="24"/>
            <w:rPrChange w:id="957" w:author="Marcos Junior" w:date="2015-06-12T10:40:00Z">
              <w:rPr>
                <w:b/>
                <w:bCs/>
              </w:rPr>
            </w:rPrChange>
          </w:rPr>
          <w:fldChar w:fldCharType="end"/>
        </w:r>
        <w:r w:rsidRPr="00656F0A">
          <w:rPr>
            <w:rFonts w:ascii="Arial" w:hAnsi="Arial" w:cs="Arial"/>
            <w:sz w:val="24"/>
            <w:szCs w:val="24"/>
            <w:rPrChange w:id="958" w:author="Marcos Junior" w:date="2015-06-12T10:40:00Z">
              <w:rPr>
                <w:b/>
                <w:bCs/>
              </w:rPr>
            </w:rPrChange>
          </w:rPr>
          <w:t xml:space="preserve"> </w:t>
        </w:r>
      </w:ins>
      <w:ins w:id="959" w:author="Marcos Junior" w:date="2015-06-12T10:39:00Z">
        <w:r w:rsidRPr="00656F0A">
          <w:rPr>
            <w:rFonts w:ascii="Arial" w:hAnsi="Arial" w:cs="Arial"/>
            <w:sz w:val="24"/>
            <w:szCs w:val="24"/>
            <w:rPrChange w:id="960" w:author="Marcos Junior" w:date="2015-06-12T10:40:00Z">
              <w:rPr>
                <w:b/>
                <w:bCs/>
              </w:rPr>
            </w:rPrChange>
          </w:rPr>
          <w:t>–</w:t>
        </w:r>
      </w:ins>
      <w:ins w:id="961" w:author="Marcos Junior" w:date="2015-06-12T10:33:00Z">
        <w:r w:rsidRPr="00656F0A">
          <w:rPr>
            <w:rFonts w:ascii="Arial" w:hAnsi="Arial" w:cs="Arial"/>
            <w:sz w:val="24"/>
            <w:szCs w:val="24"/>
            <w:rPrChange w:id="962" w:author="Marcos Junior" w:date="2015-06-12T10:40:00Z">
              <w:rPr>
                <w:b/>
                <w:bCs/>
              </w:rPr>
            </w:rPrChange>
          </w:rPr>
          <w:t xml:space="preserve"> </w:t>
        </w:r>
      </w:ins>
      <w:ins w:id="963" w:author="Marcos Junior" w:date="2015-06-12T10:39:00Z">
        <w:r w:rsidRPr="00656F0A">
          <w:rPr>
            <w:rFonts w:ascii="Arial" w:hAnsi="Arial" w:cs="Arial"/>
            <w:sz w:val="24"/>
            <w:szCs w:val="24"/>
            <w:rPrChange w:id="964" w:author="Marcos Junior" w:date="2015-06-12T10:40:00Z">
              <w:rPr>
                <w:b/>
                <w:bCs/>
              </w:rPr>
            </w:rPrChange>
          </w:rPr>
          <w:t xml:space="preserve">Fluxo </w:t>
        </w:r>
      </w:ins>
      <w:ins w:id="965" w:author="Marcos Junior" w:date="2015-06-12T10:33:00Z">
        <w:r w:rsidRPr="00656F0A">
          <w:rPr>
            <w:rFonts w:ascii="Arial" w:hAnsi="Arial" w:cs="Arial"/>
            <w:sz w:val="24"/>
            <w:szCs w:val="24"/>
            <w:rPrChange w:id="966" w:author="Marcos Junior" w:date="2015-06-12T10:40:00Z">
              <w:rPr>
                <w:b/>
                <w:bCs/>
              </w:rPr>
            </w:rPrChange>
          </w:rPr>
          <w:t>de identificação do cliente (</w:t>
        </w:r>
      </w:ins>
      <w:ins w:id="967" w:author="Marcos Junior" w:date="2015-06-12T10:39:00Z">
        <w:r w:rsidRPr="00656F0A">
          <w:rPr>
            <w:rFonts w:ascii="Arial" w:hAnsi="Arial" w:cs="Arial"/>
            <w:i/>
            <w:sz w:val="24"/>
            <w:szCs w:val="24"/>
            <w:rPrChange w:id="968" w:author="Marcos Junior" w:date="2015-06-12T10:40:00Z">
              <w:rPr>
                <w:b/>
                <w:bCs/>
                <w:i/>
              </w:rPr>
            </w:rPrChange>
          </w:rPr>
          <w:t>Asterisk</w:t>
        </w:r>
      </w:ins>
      <w:ins w:id="969" w:author="Marcos Junior" w:date="2015-06-12T10:33:00Z">
        <w:r w:rsidRPr="00656F0A">
          <w:rPr>
            <w:rFonts w:ascii="Arial" w:hAnsi="Arial" w:cs="Arial"/>
            <w:sz w:val="24"/>
            <w:szCs w:val="24"/>
            <w:rPrChange w:id="970" w:author="Marcos Junior" w:date="2015-06-12T10:40:00Z">
              <w:rPr>
                <w:b/>
                <w:bCs/>
              </w:rPr>
            </w:rPrChange>
          </w:rPr>
          <w:t>)</w:t>
        </w:r>
        <w:bookmarkEnd w:id="949"/>
      </w:ins>
    </w:p>
    <w:p w:rsidR="0049471F" w:rsidRDefault="0049471F" w:rsidP="0049471F">
      <w:pPr>
        <w:pStyle w:val="Estilocorpodoc"/>
        <w:ind w:firstLine="0"/>
        <w:rPr>
          <w:ins w:id="971" w:author="Marcos Junior" w:date="2015-06-12T10:33:00Z"/>
        </w:rPr>
      </w:pPr>
      <w:ins w:id="972" w:author="Marcos Junior" w:date="2015-06-12T10:33:00Z">
        <w:r w:rsidRPr="0002422D">
          <w:rPr>
            <w:b/>
          </w:rPr>
          <w:t>Entrada</w:t>
        </w:r>
        <w:r>
          <w:rPr>
            <w:b/>
          </w:rPr>
          <w:t xml:space="preserve"> </w:t>
        </w:r>
      </w:ins>
      <w:ins w:id="973" w:author="Marcos Junior" w:date="2015-06-12T10:50:00Z">
        <w:r w:rsidR="00C975D5">
          <w:rPr>
            <w:b/>
          </w:rPr>
          <w:t>–</w:t>
        </w:r>
      </w:ins>
      <w:ins w:id="974" w:author="Marcos Junior" w:date="2015-06-12T10:33:00Z">
        <w:r>
          <w:rPr>
            <w:b/>
          </w:rPr>
          <w:t xml:space="preserve"> </w:t>
        </w:r>
      </w:ins>
      <w:ins w:id="975" w:author="Marcos Junior" w:date="2015-06-12T10:50:00Z">
        <w:r w:rsidR="00C975D5">
          <w:t xml:space="preserve">Recebe </w:t>
        </w:r>
      </w:ins>
      <w:ins w:id="976" w:author="Marcos Junior" w:date="2015-06-12T11:04:00Z">
        <w:r w:rsidR="00FE115D">
          <w:t xml:space="preserve">a </w:t>
        </w:r>
      </w:ins>
      <w:ins w:id="977" w:author="Marcos Junior" w:date="2015-06-12T11:05:00Z">
        <w:r w:rsidR="00FE115D">
          <w:t>chamada</w:t>
        </w:r>
      </w:ins>
      <w:ins w:id="978" w:author="Marcos Junior" w:date="2015-06-12T11:04:00Z">
        <w:r w:rsidR="00FE115D">
          <w:t xml:space="preserve"> </w:t>
        </w:r>
      </w:ins>
      <w:ins w:id="979" w:author="Marcos Junior" w:date="2015-06-12T11:05:00Z">
        <w:r w:rsidR="00FE115D">
          <w:t xml:space="preserve">atual com prioridade </w:t>
        </w:r>
      </w:ins>
      <w:ins w:id="980" w:author="Marcos Junior" w:date="2015-06-12T11:06:00Z">
        <w:r w:rsidR="00FE115D">
          <w:t>um</w:t>
        </w:r>
      </w:ins>
      <w:ins w:id="981" w:author="Marcos Junior" w:date="2015-06-12T11:05:00Z">
        <w:r w:rsidR="00FE115D">
          <w:t>.</w:t>
        </w:r>
      </w:ins>
    </w:p>
    <w:p w:rsidR="0049471F" w:rsidRDefault="0049471F" w:rsidP="0049471F">
      <w:pPr>
        <w:pStyle w:val="Estilocorpodoc"/>
        <w:numPr>
          <w:ilvl w:val="0"/>
          <w:numId w:val="13"/>
        </w:numPr>
        <w:rPr>
          <w:ins w:id="982" w:author="Marcos Junior" w:date="2015-06-12T10:33:00Z"/>
        </w:rPr>
      </w:pPr>
      <w:ins w:id="983" w:author="Marcos Junior" w:date="2015-06-12T10:33:00Z">
        <w:r w:rsidRPr="009003A2">
          <w:rPr>
            <w:i/>
          </w:rPr>
          <w:t>atender</w:t>
        </w:r>
        <w:r>
          <w:t>_ligação()</w:t>
        </w:r>
        <w:r>
          <w:tab/>
        </w:r>
      </w:ins>
      <w:ins w:id="984" w:author="Marcos Junior" w:date="2015-06-12T11:17:00Z">
        <w:r w:rsidR="00F13A79">
          <w:tab/>
        </w:r>
      </w:ins>
      <w:ins w:id="985" w:author="Marcos Junior" w:date="2015-06-12T10:33:00Z">
        <w:r>
          <w:t># recepciona a ligação</w:t>
        </w:r>
      </w:ins>
    </w:p>
    <w:p w:rsidR="00FE115D" w:rsidRDefault="00FE115D" w:rsidP="0049471F">
      <w:pPr>
        <w:pStyle w:val="Estilocorpodoc"/>
        <w:numPr>
          <w:ilvl w:val="0"/>
          <w:numId w:val="13"/>
        </w:numPr>
        <w:rPr>
          <w:ins w:id="986" w:author="Marcos Junior" w:date="2015-06-12T11:06:00Z"/>
          <w:i/>
        </w:rPr>
      </w:pPr>
      <w:ins w:id="987" w:author="Marcos Junior" w:date="2015-06-12T11:05:00Z">
        <w:r>
          <w:rPr>
            <w:i/>
          </w:rPr>
          <w:t>tocar_audio(</w:t>
        </w:r>
      </w:ins>
      <w:ins w:id="988" w:author="Marcos Junior" w:date="2015-06-12T11:15:00Z">
        <w:r w:rsidR="00F13A79">
          <w:rPr>
            <w:i/>
          </w:rPr>
          <w:t>beep</w:t>
        </w:r>
      </w:ins>
      <w:ins w:id="989" w:author="Marcos Junior" w:date="2015-06-12T11:05:00Z">
        <w:r>
          <w:rPr>
            <w:i/>
          </w:rPr>
          <w:t>)</w:t>
        </w:r>
        <w:r>
          <w:rPr>
            <w:i/>
          </w:rPr>
          <w:tab/>
        </w:r>
      </w:ins>
      <w:ins w:id="990" w:author="Marcos Junior" w:date="2015-06-12T11:17:00Z">
        <w:r w:rsidR="00F13A79">
          <w:rPr>
            <w:i/>
          </w:rPr>
          <w:tab/>
        </w:r>
      </w:ins>
      <w:ins w:id="991" w:author="Marcos Junior" w:date="2015-06-12T11:05:00Z">
        <w:r>
          <w:rPr>
            <w:i/>
          </w:rPr>
          <w:t xml:space="preserve"># tocar áudio de </w:t>
        </w:r>
      </w:ins>
      <w:ins w:id="992" w:author="Marcos Junior" w:date="2015-06-12T11:06:00Z">
        <w:r>
          <w:rPr>
            <w:i/>
          </w:rPr>
          <w:t>aviso</w:t>
        </w:r>
      </w:ins>
    </w:p>
    <w:p w:rsidR="00FE115D" w:rsidRDefault="00FE115D" w:rsidP="0049471F">
      <w:pPr>
        <w:pStyle w:val="Estilocorpodoc"/>
        <w:numPr>
          <w:ilvl w:val="0"/>
          <w:numId w:val="13"/>
        </w:numPr>
        <w:rPr>
          <w:ins w:id="993" w:author="Marcos Junior" w:date="2015-06-12T11:07:00Z"/>
          <w:i/>
        </w:rPr>
      </w:pPr>
      <w:ins w:id="994" w:author="Marcos Junior" w:date="2015-06-12T11:06:00Z">
        <w:r>
          <w:rPr>
            <w:i/>
          </w:rPr>
          <w:t>tempo_limite_d</w:t>
        </w:r>
      </w:ins>
      <w:ins w:id="995" w:author="Marcos Junior" w:date="2015-06-12T11:07:00Z">
        <w:r>
          <w:rPr>
            <w:i/>
          </w:rPr>
          <w:t xml:space="preserve">iscagem </w:t>
        </w:r>
        <w:r w:rsidRPr="009003A2">
          <w:rPr>
            <w:i/>
          </w:rPr>
          <w:t>←</w:t>
        </w:r>
        <w:r>
          <w:rPr>
            <w:i/>
          </w:rPr>
          <w:t xml:space="preserve"> 3 </w:t>
        </w:r>
      </w:ins>
      <w:ins w:id="996" w:author="Marcos Junior" w:date="2015-06-12T11:17:00Z">
        <w:r w:rsidR="00F13A79">
          <w:rPr>
            <w:i/>
          </w:rPr>
          <w:tab/>
        </w:r>
      </w:ins>
      <w:ins w:id="997" w:author="Marcos Junior" w:date="2015-06-12T11:16:00Z">
        <w:r w:rsidR="00F13A79">
          <w:rPr>
            <w:i/>
          </w:rPr>
          <w:t xml:space="preserve"> # defini tempo limite de espera entre </w:t>
        </w:r>
      </w:ins>
      <w:ins w:id="998" w:author="Marcos Junior" w:date="2015-06-12T11:20:00Z">
        <w:r w:rsidR="00C5354E">
          <w:rPr>
            <w:i/>
          </w:rPr>
          <w:t>dígitos</w:t>
        </w:r>
      </w:ins>
    </w:p>
    <w:p w:rsidR="00FE115D" w:rsidRDefault="00FE115D" w:rsidP="00FE115D">
      <w:pPr>
        <w:pStyle w:val="Estilocorpodoc"/>
        <w:numPr>
          <w:ilvl w:val="0"/>
          <w:numId w:val="13"/>
        </w:numPr>
        <w:rPr>
          <w:ins w:id="999" w:author="Marcos Junior" w:date="2015-06-12T11:07:00Z"/>
          <w:i/>
        </w:rPr>
      </w:pPr>
      <w:ins w:id="1000" w:author="Marcos Junior" w:date="2015-06-12T11:07:00Z">
        <w:r>
          <w:rPr>
            <w:i/>
          </w:rPr>
          <w:t>tempo_limite_</w:t>
        </w:r>
      </w:ins>
      <w:ins w:id="1001" w:author="Marcos Junior" w:date="2015-06-12T11:08:00Z">
        <w:r>
          <w:rPr>
            <w:i/>
          </w:rPr>
          <w:t>resposta</w:t>
        </w:r>
      </w:ins>
      <w:ins w:id="1002" w:author="Marcos Junior" w:date="2015-06-12T11:07:00Z">
        <w:r>
          <w:rPr>
            <w:i/>
          </w:rPr>
          <w:t xml:space="preserve"> </w:t>
        </w:r>
        <w:r w:rsidRPr="009003A2">
          <w:rPr>
            <w:i/>
          </w:rPr>
          <w:t>←</w:t>
        </w:r>
        <w:r>
          <w:rPr>
            <w:i/>
          </w:rPr>
          <w:t xml:space="preserve"> </w:t>
        </w:r>
      </w:ins>
      <w:ins w:id="1003" w:author="Marcos Junior" w:date="2015-06-12T11:08:00Z">
        <w:r>
          <w:rPr>
            <w:i/>
          </w:rPr>
          <w:t>7</w:t>
        </w:r>
      </w:ins>
      <w:ins w:id="1004" w:author="Marcos Junior" w:date="2015-06-12T11:07:00Z">
        <w:r>
          <w:rPr>
            <w:i/>
          </w:rPr>
          <w:t xml:space="preserve"> </w:t>
        </w:r>
      </w:ins>
      <w:ins w:id="1005" w:author="Marcos Junior" w:date="2015-06-12T11:16:00Z">
        <w:r w:rsidR="00F13A79">
          <w:rPr>
            <w:i/>
          </w:rPr>
          <w:t xml:space="preserve"> </w:t>
        </w:r>
      </w:ins>
      <w:ins w:id="1006" w:author="Marcos Junior" w:date="2015-06-12T11:17:00Z">
        <w:r w:rsidR="00F13A79">
          <w:rPr>
            <w:i/>
          </w:rPr>
          <w:tab/>
        </w:r>
        <w:r w:rsidR="00F13A79">
          <w:rPr>
            <w:i/>
          </w:rPr>
          <w:tab/>
        </w:r>
      </w:ins>
      <w:ins w:id="1007" w:author="Marcos Junior" w:date="2015-06-12T11:16:00Z">
        <w:r w:rsidR="00F13A79">
          <w:rPr>
            <w:i/>
          </w:rPr>
          <w:t># defini tempo limite de espera do primeiro digito</w:t>
        </w:r>
      </w:ins>
    </w:p>
    <w:p w:rsidR="00FE115D" w:rsidRDefault="00FE115D" w:rsidP="0049471F">
      <w:pPr>
        <w:pStyle w:val="Estilocorpodoc"/>
        <w:numPr>
          <w:ilvl w:val="0"/>
          <w:numId w:val="13"/>
        </w:numPr>
        <w:rPr>
          <w:ins w:id="1008" w:author="Marcos Junior" w:date="2015-06-12T11:10:00Z"/>
          <w:i/>
        </w:rPr>
      </w:pPr>
      <w:ins w:id="1009" w:author="Marcos Junior" w:date="2015-06-12T11:14:00Z">
        <w:r>
          <w:rPr>
            <w:i/>
          </w:rPr>
          <w:t>digitos</w:t>
        </w:r>
      </w:ins>
      <w:ins w:id="1010" w:author="Marcos Junior" w:date="2015-06-12T11:09:00Z">
        <w:r>
          <w:rPr>
            <w:i/>
          </w:rPr>
          <w:t xml:space="preserve"> </w:t>
        </w:r>
        <w:r w:rsidRPr="009003A2">
          <w:rPr>
            <w:i/>
          </w:rPr>
          <w:t>←</w:t>
        </w:r>
        <w:r>
          <w:rPr>
            <w:i/>
          </w:rPr>
          <w:t xml:space="preserve"> lerDigitos()</w:t>
        </w:r>
      </w:ins>
      <w:ins w:id="1011" w:author="Marcos Junior" w:date="2015-06-12T11:16:00Z">
        <w:r w:rsidR="00F13A79">
          <w:rPr>
            <w:i/>
          </w:rPr>
          <w:t xml:space="preserve"> </w:t>
        </w:r>
      </w:ins>
      <w:ins w:id="1012" w:author="Marcos Junior" w:date="2015-06-12T11:17:00Z">
        <w:r w:rsidR="00F13A79">
          <w:rPr>
            <w:i/>
          </w:rPr>
          <w:t xml:space="preserve">  </w:t>
        </w:r>
        <w:r w:rsidR="00F13A79">
          <w:rPr>
            <w:i/>
          </w:rPr>
          <w:tab/>
          <w:t># ler os dígitos informados</w:t>
        </w:r>
      </w:ins>
    </w:p>
    <w:p w:rsidR="00FE115D" w:rsidRDefault="00FE115D" w:rsidP="0049471F">
      <w:pPr>
        <w:pStyle w:val="Estilocorpodoc"/>
        <w:numPr>
          <w:ilvl w:val="0"/>
          <w:numId w:val="13"/>
        </w:numPr>
        <w:rPr>
          <w:ins w:id="1013" w:author="Marcos Junior" w:date="2015-06-12T11:09:00Z"/>
          <w:i/>
        </w:rPr>
      </w:pPr>
      <w:ins w:id="1014" w:author="Marcos Junior" w:date="2015-06-12T11:11:00Z">
        <w:r>
          <w:rPr>
            <w:i/>
          </w:rPr>
          <w:t>c</w:t>
        </w:r>
      </w:ins>
      <w:ins w:id="1015" w:author="Marcos Junior" w:date="2015-06-12T11:10:00Z">
        <w:r>
          <w:rPr>
            <w:i/>
          </w:rPr>
          <w:t>anal [</w:t>
        </w:r>
      </w:ins>
      <w:ins w:id="1016" w:author="Marcos Junior" w:date="2015-06-12T11:14:00Z">
        <w:r>
          <w:rPr>
            <w:i/>
          </w:rPr>
          <w:t>cliente</w:t>
        </w:r>
      </w:ins>
      <w:ins w:id="1017" w:author="Marcos Junior" w:date="2015-06-12T11:10:00Z">
        <w:r>
          <w:rPr>
            <w:i/>
          </w:rPr>
          <w:t xml:space="preserve">] </w:t>
        </w:r>
        <w:r w:rsidRPr="009003A2">
          <w:rPr>
            <w:i/>
          </w:rPr>
          <w:t>←</w:t>
        </w:r>
        <w:r>
          <w:rPr>
            <w:i/>
          </w:rPr>
          <w:t xml:space="preserve"> </w:t>
        </w:r>
      </w:ins>
      <w:ins w:id="1018" w:author="Marcos Junior" w:date="2015-06-12T11:17:00Z">
        <w:r w:rsidR="00F13A79">
          <w:rPr>
            <w:i/>
          </w:rPr>
          <w:t xml:space="preserve">dígitos </w:t>
        </w:r>
        <w:r w:rsidR="00F13A79">
          <w:rPr>
            <w:i/>
          </w:rPr>
          <w:tab/>
          <w:t xml:space="preserve"># adiciona os </w:t>
        </w:r>
      </w:ins>
      <w:ins w:id="1019" w:author="Marcos Junior" w:date="2015-06-12T11:18:00Z">
        <w:r w:rsidR="00F13A79">
          <w:rPr>
            <w:i/>
          </w:rPr>
          <w:t xml:space="preserve">dígitos no canal </w:t>
        </w:r>
      </w:ins>
    </w:p>
    <w:p w:rsidR="00FE115D" w:rsidRDefault="00FE115D" w:rsidP="0049471F">
      <w:pPr>
        <w:pStyle w:val="Estilocorpodoc"/>
        <w:numPr>
          <w:ilvl w:val="0"/>
          <w:numId w:val="13"/>
        </w:numPr>
        <w:rPr>
          <w:ins w:id="1020" w:author="Marcos Junior" w:date="2015-06-12T11:05:00Z"/>
          <w:i/>
        </w:rPr>
      </w:pPr>
      <w:ins w:id="1021" w:author="Marcos Junior" w:date="2015-06-12T11:10:00Z">
        <w:r>
          <w:rPr>
            <w:i/>
          </w:rPr>
          <w:t>Agi(pesquisar</w:t>
        </w:r>
      </w:ins>
      <w:ins w:id="1022" w:author="Marcos Junior" w:date="2015-06-12T11:11:00Z">
        <w:r>
          <w:rPr>
            <w:i/>
          </w:rPr>
          <w:t>.imovel.cliente</w:t>
        </w:r>
      </w:ins>
      <w:ins w:id="1023" w:author="Marcos Junior" w:date="2015-06-12T12:31:00Z">
        <w:r w:rsidR="00B0714B">
          <w:rPr>
            <w:i/>
          </w:rPr>
          <w:t>.agi</w:t>
        </w:r>
      </w:ins>
      <w:ins w:id="1024" w:author="Marcos Junior" w:date="2015-06-12T11:10:00Z">
        <w:r>
          <w:rPr>
            <w:i/>
          </w:rPr>
          <w:t>)</w:t>
        </w:r>
      </w:ins>
      <w:ins w:id="1025" w:author="Marcos Junior" w:date="2015-06-12T11:18:00Z">
        <w:r w:rsidR="00F13A79">
          <w:rPr>
            <w:i/>
          </w:rPr>
          <w:tab/>
        </w:r>
        <w:r w:rsidR="00F13A79">
          <w:rPr>
            <w:i/>
          </w:rPr>
          <w:tab/>
          <w:t xml:space="preserve"># faz a chamada agi  </w:t>
        </w:r>
      </w:ins>
    </w:p>
    <w:p w:rsidR="0049471F" w:rsidRPr="009003A2" w:rsidRDefault="0049471F" w:rsidP="0049471F">
      <w:pPr>
        <w:pStyle w:val="Estilocorpodoc"/>
        <w:numPr>
          <w:ilvl w:val="0"/>
          <w:numId w:val="13"/>
        </w:numPr>
        <w:rPr>
          <w:ins w:id="1026" w:author="Marcos Junior" w:date="2015-06-12T10:33:00Z"/>
          <w:b/>
        </w:rPr>
      </w:pPr>
      <w:ins w:id="1027" w:author="Marcos Junior" w:date="2015-06-12T10:33:00Z">
        <w:r w:rsidRPr="009003A2">
          <w:rPr>
            <w:b/>
          </w:rPr>
          <w:t xml:space="preserve">Se </w:t>
        </w:r>
      </w:ins>
      <w:ins w:id="1028" w:author="Marcos Junior" w:date="2015-06-12T11:12:00Z">
        <w:r w:rsidR="00FE115D">
          <w:rPr>
            <w:i/>
          </w:rPr>
          <w:t>canal [</w:t>
        </w:r>
      </w:ins>
      <w:ins w:id="1029" w:author="Marcos Junior" w:date="2015-06-12T11:14:00Z">
        <w:r w:rsidR="00FE115D">
          <w:rPr>
            <w:i/>
          </w:rPr>
          <w:t>situacao</w:t>
        </w:r>
      </w:ins>
      <w:ins w:id="1030" w:author="Marcos Junior" w:date="2015-06-12T11:12:00Z">
        <w:r w:rsidR="00FE115D">
          <w:rPr>
            <w:i/>
          </w:rPr>
          <w:t xml:space="preserve">] </w:t>
        </w:r>
      </w:ins>
      <w:ins w:id="1031" w:author="Marcos Junior" w:date="2015-06-12T10:33:00Z">
        <w:r>
          <w:rPr>
            <w:i/>
          </w:rPr>
          <w:t>=</w:t>
        </w:r>
      </w:ins>
      <w:ins w:id="1032" w:author="Marcos Junior" w:date="2015-06-12T11:14:00Z">
        <w:r w:rsidR="00FE115D">
          <w:rPr>
            <w:i/>
          </w:rPr>
          <w:t>=</w:t>
        </w:r>
      </w:ins>
      <w:ins w:id="1033" w:author="Marcos Junior" w:date="2015-06-12T10:33:00Z">
        <w:r>
          <w:rPr>
            <w:i/>
          </w:rPr>
          <w:t xml:space="preserve"> </w:t>
        </w:r>
      </w:ins>
      <w:ins w:id="1034" w:author="Marcos Junior" w:date="2015-06-12T11:14:00Z">
        <w:r w:rsidR="00FE115D">
          <w:rPr>
            <w:i/>
          </w:rPr>
          <w:t>sucesso</w:t>
        </w:r>
      </w:ins>
      <w:ins w:id="1035" w:author="Marcos Junior" w:date="2015-06-12T10:33:00Z">
        <w:r>
          <w:rPr>
            <w:i/>
          </w:rPr>
          <w:t xml:space="preserve"> </w:t>
        </w:r>
        <w:r>
          <w:rPr>
            <w:b/>
          </w:rPr>
          <w:t>E</w:t>
        </w:r>
        <w:r w:rsidRPr="00B938CD">
          <w:rPr>
            <w:b/>
          </w:rPr>
          <w:t>ntão</w:t>
        </w:r>
        <w:r>
          <w:rPr>
            <w:b/>
          </w:rPr>
          <w:tab/>
        </w:r>
        <w:r>
          <w:rPr>
            <w:b/>
          </w:rPr>
          <w:tab/>
          <w:t xml:space="preserve"> </w:t>
        </w:r>
      </w:ins>
    </w:p>
    <w:p w:rsidR="0049471F" w:rsidRPr="00B938CD" w:rsidRDefault="0049471F" w:rsidP="0049471F">
      <w:pPr>
        <w:pStyle w:val="Estilocorpodoc"/>
        <w:numPr>
          <w:ilvl w:val="0"/>
          <w:numId w:val="13"/>
        </w:numPr>
        <w:rPr>
          <w:ins w:id="1036" w:author="Marcos Junior" w:date="2015-06-12T10:33:00Z"/>
          <w:i/>
        </w:rPr>
      </w:pPr>
      <w:ins w:id="1037" w:author="Marcos Junior" w:date="2015-06-12T10:33:00Z">
        <w:r>
          <w:rPr>
            <w:b/>
          </w:rPr>
          <w:t xml:space="preserve"> </w:t>
        </w:r>
        <w:r>
          <w:rPr>
            <w:b/>
          </w:rPr>
          <w:tab/>
        </w:r>
      </w:ins>
      <w:ins w:id="1038" w:author="Marcos Junior" w:date="2015-06-12T11:19:00Z">
        <w:r w:rsidR="00F13A79">
          <w:rPr>
            <w:i/>
          </w:rPr>
          <w:t>goto</w:t>
        </w:r>
      </w:ins>
      <w:ins w:id="1039" w:author="Marcos Junior" w:date="2015-06-12T11:13:00Z">
        <w:r w:rsidR="00FE115D">
          <w:rPr>
            <w:i/>
          </w:rPr>
          <w:t xml:space="preserve">Sucesso() </w:t>
        </w:r>
      </w:ins>
      <w:ins w:id="1040" w:author="Marcos Junior" w:date="2015-06-12T11:19:00Z">
        <w:r w:rsidR="00F13A79">
          <w:rPr>
            <w:i/>
          </w:rPr>
          <w:tab/>
        </w:r>
      </w:ins>
      <w:ins w:id="1041" w:author="Marcos Junior" w:date="2015-06-12T10:33:00Z">
        <w:r w:rsidRPr="0079076D">
          <w:t>#</w:t>
        </w:r>
      </w:ins>
      <w:ins w:id="1042" w:author="Marcos Junior" w:date="2015-06-12T11:18:00Z">
        <w:r w:rsidR="00F13A79">
          <w:t xml:space="preserve"> redireciona a ligação </w:t>
        </w:r>
      </w:ins>
      <w:ins w:id="1043" w:author="Marcos Junior" w:date="2015-06-12T11:19:00Z">
        <w:r w:rsidR="00F13A79">
          <w:t>para sucesso</w:t>
        </w:r>
      </w:ins>
    </w:p>
    <w:p w:rsidR="0049471F" w:rsidRDefault="0049471F" w:rsidP="0049471F">
      <w:pPr>
        <w:pStyle w:val="Estilocorpodoc"/>
        <w:numPr>
          <w:ilvl w:val="0"/>
          <w:numId w:val="13"/>
        </w:numPr>
        <w:rPr>
          <w:ins w:id="1044" w:author="Marcos Junior" w:date="2015-06-12T10:33:00Z"/>
          <w:b/>
        </w:rPr>
      </w:pPr>
      <w:ins w:id="1045" w:author="Marcos Junior" w:date="2015-06-12T10:33:00Z">
        <w:r>
          <w:rPr>
            <w:b/>
          </w:rPr>
          <w:t>Senão então</w:t>
        </w:r>
      </w:ins>
    </w:p>
    <w:p w:rsidR="0049471F" w:rsidRPr="0079076D" w:rsidRDefault="00FE115D" w:rsidP="0049471F">
      <w:pPr>
        <w:pStyle w:val="Estilocorpodoc"/>
        <w:numPr>
          <w:ilvl w:val="0"/>
          <w:numId w:val="13"/>
        </w:numPr>
        <w:rPr>
          <w:ins w:id="1046" w:author="Marcos Junior" w:date="2015-06-12T10:33:00Z"/>
          <w:b/>
        </w:rPr>
      </w:pPr>
      <w:ins w:id="1047" w:author="Marcos Junior" w:date="2015-06-12T11:13:00Z">
        <w:r>
          <w:rPr>
            <w:i/>
          </w:rPr>
          <w:t xml:space="preserve"> </w:t>
        </w:r>
        <w:r>
          <w:rPr>
            <w:i/>
          </w:rPr>
          <w:tab/>
        </w:r>
      </w:ins>
      <w:ins w:id="1048" w:author="Marcos Junior" w:date="2015-06-12T11:19:00Z">
        <w:r w:rsidR="00F13A79">
          <w:rPr>
            <w:i/>
          </w:rPr>
          <w:t>goto</w:t>
        </w:r>
      </w:ins>
      <w:ins w:id="1049" w:author="Marcos Junior" w:date="2015-06-12T11:13:00Z">
        <w:r>
          <w:rPr>
            <w:i/>
          </w:rPr>
          <w:t>Context</w:t>
        </w:r>
      </w:ins>
      <w:ins w:id="1050" w:author="Marcos Junior" w:date="2015-06-12T11:19:00Z">
        <w:r w:rsidR="00F13A79">
          <w:rPr>
            <w:i/>
          </w:rPr>
          <w:t>oAtendente</w:t>
        </w:r>
      </w:ins>
      <w:ins w:id="1051" w:author="Marcos Junior" w:date="2015-06-12T11:13:00Z">
        <w:r>
          <w:rPr>
            <w:i/>
          </w:rPr>
          <w:t>()</w:t>
        </w:r>
      </w:ins>
      <w:ins w:id="1052" w:author="Marcos Junior" w:date="2015-06-12T10:33:00Z">
        <w:r w:rsidR="0049471F">
          <w:rPr>
            <w:i/>
          </w:rPr>
          <w:tab/>
        </w:r>
        <w:r w:rsidR="0049471F" w:rsidRPr="0079076D">
          <w:t>#</w:t>
        </w:r>
        <w:r w:rsidR="0049471F">
          <w:t xml:space="preserve"> </w:t>
        </w:r>
      </w:ins>
      <w:ins w:id="1053" w:author="Marcos Junior" w:date="2015-06-12T11:19:00Z">
        <w:r w:rsidR="00F13A79">
          <w:t>redireciona a ligação para falar com atendente</w:t>
        </w:r>
      </w:ins>
    </w:p>
    <w:p w:rsidR="0049471F" w:rsidRPr="009003A2" w:rsidRDefault="0049471F" w:rsidP="0049471F">
      <w:pPr>
        <w:pStyle w:val="Estilocorpodoc"/>
        <w:numPr>
          <w:ilvl w:val="0"/>
          <w:numId w:val="13"/>
        </w:numPr>
        <w:rPr>
          <w:ins w:id="1054" w:author="Marcos Junior" w:date="2015-06-12T10:33:00Z"/>
          <w:b/>
        </w:rPr>
      </w:pPr>
      <w:ins w:id="1055" w:author="Marcos Junior" w:date="2015-06-12T10:33:00Z">
        <w:r>
          <w:rPr>
            <w:b/>
          </w:rPr>
          <w:t>Fim</w:t>
        </w:r>
      </w:ins>
    </w:p>
    <w:p w:rsidR="0049471F" w:rsidRDefault="0049471F" w:rsidP="0049471F">
      <w:pPr>
        <w:pStyle w:val="Estilocorpodoc"/>
        <w:ind w:firstLine="0"/>
        <w:rPr>
          <w:ins w:id="1056" w:author="Marcos Junior" w:date="2015-06-12T10:33:00Z"/>
        </w:rPr>
      </w:pPr>
      <w:ins w:id="1057" w:author="Marcos Junior" w:date="2015-06-12T10:33:00Z">
        <w:r>
          <w:t>__________________________________________________________________________</w:t>
        </w:r>
      </w:ins>
    </w:p>
    <w:p w:rsidR="0049471F" w:rsidRDefault="0049471F" w:rsidP="006A1252">
      <w:pPr>
        <w:pStyle w:val="Estilocorpodoc"/>
        <w:rPr>
          <w:color w:val="000000"/>
          <w:sz w:val="24"/>
        </w:rPr>
      </w:pPr>
    </w:p>
    <w:p w:rsidR="006A1252" w:rsidRPr="006A1252" w:rsidDel="00091CFC" w:rsidRDefault="006A1252" w:rsidP="006A1252">
      <w:pPr>
        <w:pStyle w:val="Estilocorpodoc"/>
        <w:rPr>
          <w:del w:id="1058" w:author="Marcos Junior" w:date="2015-06-12T11:20:00Z"/>
          <w:sz w:val="24"/>
        </w:rPr>
      </w:pPr>
    </w:p>
    <w:p w:rsidR="00B356CB" w:rsidRPr="00BE7D63" w:rsidDel="00091CFC" w:rsidRDefault="00B356CB" w:rsidP="00B356CB">
      <w:pPr>
        <w:shd w:val="clear" w:color="auto" w:fill="F2F2F2"/>
        <w:ind w:firstLine="708"/>
        <w:contextualSpacing/>
        <w:rPr>
          <w:del w:id="1059" w:author="Marcos Junior" w:date="2015-06-12T11:20:00Z"/>
          <w:rFonts w:ascii="Arial" w:hAnsi="Arial" w:cs="Arial"/>
          <w:color w:val="000000"/>
          <w:sz w:val="24"/>
        </w:rPr>
      </w:pPr>
      <w:del w:id="1060" w:author="Marcos Junior" w:date="2015-06-12T11:20:00Z">
        <w:r w:rsidRPr="00BE7D63" w:rsidDel="00091CFC">
          <w:rPr>
            <w:rFonts w:ascii="Arial" w:hAnsi="Arial" w:cs="Arial"/>
            <w:color w:val="000000"/>
            <w:sz w:val="24"/>
          </w:rPr>
          <w:delText xml:space="preserve"> [PESQUISAR_CLIENTE]</w:delText>
        </w:r>
      </w:del>
    </w:p>
    <w:p w:rsidR="00B356CB" w:rsidRPr="00B356CB" w:rsidDel="00091CFC" w:rsidRDefault="00B356CB" w:rsidP="00B356CB">
      <w:pPr>
        <w:shd w:val="clear" w:color="auto" w:fill="F2F2F2"/>
        <w:ind w:firstLine="708"/>
        <w:contextualSpacing/>
        <w:rPr>
          <w:del w:id="1061" w:author="Marcos Junior" w:date="2015-06-12T11:20:00Z"/>
          <w:rFonts w:ascii="Arial" w:hAnsi="Arial" w:cs="Arial"/>
          <w:color w:val="000000"/>
          <w:sz w:val="24"/>
        </w:rPr>
      </w:pPr>
      <w:del w:id="1062" w:author="Marcos Junior" w:date="2015-06-12T11:20:00Z">
        <w:r w:rsidRPr="00B356CB" w:rsidDel="00091CFC">
          <w:rPr>
            <w:rFonts w:ascii="Arial" w:hAnsi="Arial" w:cs="Arial"/>
            <w:color w:val="000000"/>
            <w:sz w:val="24"/>
          </w:rPr>
          <w:delText>exten =&gt; s,1,Answer()</w:delText>
        </w:r>
      </w:del>
    </w:p>
    <w:p w:rsidR="00B356CB" w:rsidRPr="00BE7D63" w:rsidDel="00091CFC" w:rsidRDefault="00B356CB" w:rsidP="00B356CB">
      <w:pPr>
        <w:shd w:val="clear" w:color="auto" w:fill="F2F2F2"/>
        <w:ind w:firstLine="708"/>
        <w:contextualSpacing/>
        <w:rPr>
          <w:del w:id="1063" w:author="Marcos Junior" w:date="2015-06-12T11:20:00Z"/>
          <w:rFonts w:ascii="Arial" w:hAnsi="Arial" w:cs="Arial"/>
          <w:color w:val="000000"/>
          <w:sz w:val="24"/>
          <w:lang w:val="en-US"/>
        </w:rPr>
      </w:pPr>
      <w:del w:id="1064" w:author="Marcos Junior" w:date="2015-06-12T11:20:00Z">
        <w:r w:rsidRPr="00BE7D63" w:rsidDel="00091CFC">
          <w:rPr>
            <w:rFonts w:ascii="Arial" w:hAnsi="Arial" w:cs="Arial"/>
            <w:color w:val="000000"/>
            <w:sz w:val="24"/>
            <w:lang w:val="en-US"/>
          </w:rPr>
          <w:delText>exten =&gt; s,n,PlayBack(beep)</w:delText>
        </w:r>
      </w:del>
    </w:p>
    <w:p w:rsidR="00B356CB" w:rsidRPr="005E5DD4" w:rsidDel="00091CFC" w:rsidRDefault="00B356CB" w:rsidP="00B356CB">
      <w:pPr>
        <w:shd w:val="clear" w:color="auto" w:fill="F2F2F2"/>
        <w:ind w:firstLine="708"/>
        <w:contextualSpacing/>
        <w:rPr>
          <w:del w:id="1065" w:author="Marcos Junior" w:date="2015-06-12T11:20:00Z"/>
          <w:rFonts w:ascii="Arial" w:hAnsi="Arial" w:cs="Arial"/>
          <w:color w:val="000000"/>
          <w:sz w:val="24"/>
          <w:lang w:val="en-US"/>
        </w:rPr>
      </w:pPr>
      <w:del w:id="1066" w:author="Marcos Junior" w:date="2015-06-12T11:20:00Z">
        <w:r w:rsidRPr="005E5DD4" w:rsidDel="00091CFC">
          <w:rPr>
            <w:rFonts w:ascii="Arial" w:hAnsi="Arial" w:cs="Arial"/>
            <w:color w:val="000000"/>
            <w:sz w:val="24"/>
            <w:lang w:val="en-US"/>
          </w:rPr>
          <w:delText xml:space="preserve">exten =&gt; s,n,Set(TIMEOUT(digit)=3) </w:delText>
        </w:r>
      </w:del>
    </w:p>
    <w:p w:rsidR="00B356CB" w:rsidRPr="005E5DD4" w:rsidDel="00091CFC" w:rsidRDefault="00B356CB" w:rsidP="00B356CB">
      <w:pPr>
        <w:shd w:val="clear" w:color="auto" w:fill="F2F2F2"/>
        <w:ind w:firstLine="708"/>
        <w:contextualSpacing/>
        <w:rPr>
          <w:del w:id="1067" w:author="Marcos Junior" w:date="2015-06-12T11:20:00Z"/>
          <w:rFonts w:ascii="Arial" w:hAnsi="Arial" w:cs="Arial"/>
          <w:color w:val="000000"/>
          <w:sz w:val="24"/>
          <w:lang w:val="en-US"/>
        </w:rPr>
      </w:pPr>
      <w:del w:id="1068" w:author="Marcos Junior" w:date="2015-06-12T11:20:00Z">
        <w:r w:rsidRPr="005E5DD4" w:rsidDel="00091CFC">
          <w:rPr>
            <w:rFonts w:ascii="Arial" w:hAnsi="Arial" w:cs="Arial"/>
            <w:color w:val="000000"/>
            <w:sz w:val="24"/>
            <w:lang w:val="en-US"/>
          </w:rPr>
          <w:delText xml:space="preserve">exten =&gt; s,n,Set(TIMEOUT(response)=7) </w:delText>
        </w:r>
      </w:del>
    </w:p>
    <w:p w:rsidR="00B356CB" w:rsidRPr="00BE7D63" w:rsidDel="00091CFC" w:rsidRDefault="00B356CB" w:rsidP="00B356CB">
      <w:pPr>
        <w:shd w:val="clear" w:color="auto" w:fill="F2F2F2"/>
        <w:ind w:firstLine="708"/>
        <w:contextualSpacing/>
        <w:rPr>
          <w:del w:id="1069" w:author="Marcos Junior" w:date="2015-06-12T11:20:00Z"/>
          <w:rFonts w:ascii="Arial" w:hAnsi="Arial" w:cs="Arial"/>
          <w:color w:val="000000"/>
          <w:sz w:val="24"/>
        </w:rPr>
      </w:pPr>
      <w:del w:id="1070" w:author="Marcos Junior" w:date="2015-06-12T11:20:00Z">
        <w:r w:rsidRPr="00BE7D63" w:rsidDel="00091CFC">
          <w:rPr>
            <w:rFonts w:ascii="Arial" w:hAnsi="Arial" w:cs="Arial"/>
            <w:color w:val="000000"/>
            <w:sz w:val="24"/>
          </w:rPr>
          <w:delText>exten =&gt; s,n,Read(NUMERO) ; LER OS DIGITOS</w:delText>
        </w:r>
      </w:del>
    </w:p>
    <w:p w:rsidR="00B356CB" w:rsidRPr="00BE7D63" w:rsidDel="00091CFC" w:rsidRDefault="00B356CB" w:rsidP="00B356CB">
      <w:pPr>
        <w:shd w:val="clear" w:color="auto" w:fill="F2F2F2"/>
        <w:ind w:firstLine="708"/>
        <w:contextualSpacing/>
        <w:rPr>
          <w:del w:id="1071" w:author="Marcos Junior" w:date="2015-06-12T11:20:00Z"/>
          <w:rFonts w:ascii="Arial" w:hAnsi="Arial" w:cs="Arial"/>
          <w:color w:val="000000"/>
          <w:sz w:val="24"/>
        </w:rPr>
      </w:pPr>
      <w:del w:id="1072" w:author="Marcos Junior" w:date="2015-06-12T11:20:00Z">
        <w:r w:rsidRPr="00BE7D63" w:rsidDel="00091CFC">
          <w:rPr>
            <w:rFonts w:ascii="Arial" w:hAnsi="Arial" w:cs="Arial"/>
            <w:color w:val="000000"/>
            <w:sz w:val="24"/>
          </w:rPr>
          <w:delText>exten =&gt; s,n,Set(CLIENTE_IMOVEL=${NUMERO})</w:delText>
        </w:r>
      </w:del>
    </w:p>
    <w:p w:rsidR="00B356CB" w:rsidRPr="00BE7D63" w:rsidDel="00091CFC" w:rsidRDefault="00B356CB" w:rsidP="00B356CB">
      <w:pPr>
        <w:shd w:val="clear" w:color="auto" w:fill="F2F2F2"/>
        <w:ind w:firstLine="708"/>
        <w:contextualSpacing/>
        <w:rPr>
          <w:del w:id="1073" w:author="Marcos Junior" w:date="2015-06-12T11:20:00Z"/>
          <w:rFonts w:ascii="Arial" w:hAnsi="Arial" w:cs="Arial"/>
          <w:color w:val="000000"/>
          <w:sz w:val="24"/>
        </w:rPr>
      </w:pPr>
      <w:del w:id="1074" w:author="Marcos Junior" w:date="2015-06-12T11:20:00Z">
        <w:r w:rsidRPr="00BE7D63" w:rsidDel="00091CFC">
          <w:rPr>
            <w:rFonts w:ascii="Arial" w:hAnsi="Arial" w:cs="Arial"/>
            <w:color w:val="000000"/>
            <w:sz w:val="24"/>
          </w:rPr>
          <w:delText>exten =&gt; s,n,Agi(agi://192.168.43.2/pesquisar.imovel.cliente.agi)</w:delText>
        </w:r>
      </w:del>
    </w:p>
    <w:p w:rsidR="00B356CB" w:rsidRPr="00BE7D63" w:rsidDel="00091CFC" w:rsidRDefault="00B356CB" w:rsidP="00B356CB">
      <w:pPr>
        <w:shd w:val="clear" w:color="auto" w:fill="F2F2F2"/>
        <w:ind w:firstLine="708"/>
        <w:contextualSpacing/>
        <w:rPr>
          <w:del w:id="1075" w:author="Marcos Junior" w:date="2015-06-12T11:20:00Z"/>
          <w:rFonts w:ascii="Arial" w:hAnsi="Arial" w:cs="Arial"/>
          <w:color w:val="000000"/>
          <w:sz w:val="24"/>
          <w:lang w:val="en-US"/>
        </w:rPr>
      </w:pPr>
      <w:del w:id="1076" w:author="Marcos Junior" w:date="2015-06-12T11:20:00Z">
        <w:r w:rsidRPr="00BE7D63" w:rsidDel="00091CFC">
          <w:rPr>
            <w:rFonts w:ascii="Arial" w:hAnsi="Arial" w:cs="Arial"/>
            <w:color w:val="000000"/>
            <w:sz w:val="24"/>
            <w:lang w:val="en-US"/>
          </w:rPr>
          <w:delText>exten =&gt; s,n,NoOp(${ID_IMOVEL})</w:delText>
        </w:r>
      </w:del>
    </w:p>
    <w:p w:rsidR="00B356CB" w:rsidRPr="00BE7D63" w:rsidDel="00091CFC" w:rsidRDefault="00B356CB" w:rsidP="00B356CB">
      <w:pPr>
        <w:shd w:val="clear" w:color="auto" w:fill="F2F2F2"/>
        <w:ind w:firstLine="708"/>
        <w:contextualSpacing/>
        <w:rPr>
          <w:del w:id="1077" w:author="Marcos Junior" w:date="2015-06-12T11:20:00Z"/>
          <w:rFonts w:ascii="Arial" w:hAnsi="Arial" w:cs="Arial"/>
          <w:color w:val="000000"/>
          <w:sz w:val="24"/>
        </w:rPr>
      </w:pPr>
      <w:del w:id="1078" w:author="Marcos Junior" w:date="2015-06-12T11:20:00Z">
        <w:r w:rsidRPr="00BE7D63" w:rsidDel="00091CFC">
          <w:rPr>
            <w:rFonts w:ascii="Arial" w:hAnsi="Arial" w:cs="Arial"/>
            <w:color w:val="000000"/>
            <w:sz w:val="24"/>
          </w:rPr>
          <w:delText>exten =&gt; s,n,GotoIf($["${SITUACAO}" == "SUCESSO"]?ok:falha)</w:delText>
        </w:r>
      </w:del>
    </w:p>
    <w:p w:rsidR="00B356CB" w:rsidRPr="00BE7D63" w:rsidDel="00091CFC" w:rsidRDefault="00B356CB" w:rsidP="00B356CB">
      <w:pPr>
        <w:shd w:val="clear" w:color="auto" w:fill="F2F2F2"/>
        <w:ind w:firstLine="708"/>
        <w:contextualSpacing/>
        <w:rPr>
          <w:del w:id="1079" w:author="Marcos Junior" w:date="2015-06-12T11:20:00Z"/>
          <w:rFonts w:ascii="Arial" w:hAnsi="Arial" w:cs="Arial"/>
          <w:color w:val="000000"/>
          <w:sz w:val="24"/>
        </w:rPr>
      </w:pPr>
      <w:del w:id="1080" w:author="Marcos Junior" w:date="2015-06-12T11:20:00Z">
        <w:r w:rsidRPr="00BE7D63" w:rsidDel="00091CFC">
          <w:rPr>
            <w:rFonts w:ascii="Arial" w:hAnsi="Arial" w:cs="Arial"/>
            <w:color w:val="000000"/>
            <w:sz w:val="24"/>
          </w:rPr>
          <w:delText>exten =&gt; s,n(ok),Goto(disc-ivr-IDENTIFICACAO,7001,3)</w:delText>
        </w:r>
      </w:del>
    </w:p>
    <w:p w:rsidR="00B356CB" w:rsidRPr="00BE7D63" w:rsidDel="00091CFC" w:rsidRDefault="00B356CB" w:rsidP="00B356CB">
      <w:pPr>
        <w:shd w:val="clear" w:color="auto" w:fill="F2F2F2"/>
        <w:ind w:firstLine="708"/>
        <w:contextualSpacing/>
        <w:rPr>
          <w:del w:id="1081" w:author="Marcos Junior" w:date="2015-06-12T11:20:00Z"/>
          <w:rFonts w:ascii="Arial" w:hAnsi="Arial" w:cs="Arial"/>
          <w:color w:val="000000"/>
          <w:sz w:val="24"/>
        </w:rPr>
      </w:pPr>
      <w:del w:id="1082" w:author="Marcos Junior" w:date="2015-06-12T11:20:00Z">
        <w:r w:rsidRPr="00BE7D63" w:rsidDel="00091CFC">
          <w:rPr>
            <w:rFonts w:ascii="Arial" w:hAnsi="Arial" w:cs="Arial"/>
            <w:color w:val="000000"/>
            <w:sz w:val="24"/>
          </w:rPr>
          <w:delText>exten =&gt; s,n(falha),Goto(FALAR_ATENDENTE,s,1)</w:delText>
        </w:r>
      </w:del>
    </w:p>
    <w:p w:rsidR="00FD5A9F" w:rsidDel="00091CFC" w:rsidRDefault="00A726ED" w:rsidP="00A726ED">
      <w:pPr>
        <w:pStyle w:val="Caption"/>
        <w:jc w:val="center"/>
        <w:rPr>
          <w:del w:id="1083" w:author="Marcos Junior" w:date="2015-06-12T11:20:00Z"/>
          <w:rFonts w:ascii="Arial" w:hAnsi="Arial" w:cs="Arial"/>
          <w:sz w:val="24"/>
        </w:rPr>
      </w:pPr>
      <w:del w:id="1084" w:author="Marcos Junior" w:date="2015-06-12T11:20:00Z">
        <w:r w:rsidDel="00091CFC">
          <w:delText xml:space="preserve">Algoritmo </w:delText>
        </w:r>
        <w:r w:rsidR="00656F0A" w:rsidDel="00091CFC">
          <w:fldChar w:fldCharType="begin"/>
        </w:r>
        <w:r w:rsidDel="00091CFC">
          <w:delInstrText xml:space="preserve"> SEQ Algoritmo \* ARABIC </w:delInstrText>
        </w:r>
        <w:r w:rsidR="00656F0A" w:rsidDel="00091CFC">
          <w:fldChar w:fldCharType="separate"/>
        </w:r>
      </w:del>
      <w:del w:id="1085" w:author="Marcos Junior" w:date="2015-06-12T10:33:00Z">
        <w:r w:rsidR="0002422D" w:rsidDel="0049471F">
          <w:rPr>
            <w:noProof/>
          </w:rPr>
          <w:delText>1</w:delText>
        </w:r>
      </w:del>
      <w:del w:id="1086" w:author="Marcos Junior" w:date="2015-06-12T11:20:00Z">
        <w:r w:rsidR="00656F0A" w:rsidDel="00091CFC">
          <w:fldChar w:fldCharType="end"/>
        </w:r>
        <w:r w:rsidDel="00091CFC">
          <w:delText xml:space="preserve"> : Fluxo de Pesquisar Cliente da URA</w:delText>
        </w:r>
        <w:r w:rsidDel="00091CFC">
          <w:br/>
          <w:delText>Fonte: Autoria Própria</w:delText>
        </w:r>
      </w:del>
    </w:p>
    <w:p w:rsidR="00B356CB" w:rsidRPr="00A726ED" w:rsidRDefault="00B356CB" w:rsidP="00A726ED">
      <w:pPr>
        <w:pStyle w:val="Estilocorpodoc"/>
        <w:rPr>
          <w:sz w:val="24"/>
        </w:rPr>
      </w:pPr>
      <w:r w:rsidRPr="00A726ED">
        <w:rPr>
          <w:sz w:val="24"/>
        </w:rPr>
        <w:t xml:space="preserve">Neste trecho é declarado o contexto [PESQUISAR_CLIENTE], </w:t>
      </w:r>
      <w:del w:id="1087" w:author="Marcos Junior" w:date="2015-06-12T12:26:00Z">
        <w:r w:rsidRPr="00A726ED" w:rsidDel="005B463D">
          <w:rPr>
            <w:sz w:val="24"/>
          </w:rPr>
          <w:delText>cuja a</w:delText>
        </w:r>
      </w:del>
      <w:ins w:id="1088" w:author="Marcos Junior" w:date="2015-06-12T12:26:00Z">
        <w:r w:rsidR="005B463D" w:rsidRPr="00A726ED">
          <w:rPr>
            <w:sz w:val="24"/>
          </w:rPr>
          <w:t>cuja</w:t>
        </w:r>
      </w:ins>
      <w:r w:rsidRPr="00A726ED">
        <w:rPr>
          <w:sz w:val="24"/>
        </w:rPr>
        <w:t xml:space="preserve"> prioridade 1 será anteder a ligação e logo em seguida emitir um </w:t>
      </w:r>
      <w:r w:rsidR="0022181B" w:rsidRPr="00A726ED">
        <w:rPr>
          <w:sz w:val="24"/>
        </w:rPr>
        <w:t>áudio</w:t>
      </w:r>
      <w:r w:rsidRPr="00A726ED">
        <w:rPr>
          <w:sz w:val="24"/>
        </w:rPr>
        <w:t xml:space="preserve"> chamado </w:t>
      </w:r>
      <w:r w:rsidRPr="00A726ED">
        <w:rPr>
          <w:i/>
          <w:sz w:val="24"/>
        </w:rPr>
        <w:t xml:space="preserve">beep, </w:t>
      </w:r>
      <w:r w:rsidR="005475E0" w:rsidRPr="00A726ED">
        <w:rPr>
          <w:sz w:val="24"/>
        </w:rPr>
        <w:t xml:space="preserve">foi defini o tempo limite de espera para o primeiro dígito de 7 segundos e o tempo limite de espera para a discagem dos dígitos de 3 segundos, será lido os valores informados pelo Originador da chamada e </w:t>
      </w:r>
      <w:r w:rsidR="0022181B" w:rsidRPr="00A726ED">
        <w:rPr>
          <w:sz w:val="24"/>
        </w:rPr>
        <w:t>atribuída</w:t>
      </w:r>
      <w:r w:rsidR="005475E0" w:rsidRPr="00A726ED">
        <w:rPr>
          <w:sz w:val="24"/>
        </w:rPr>
        <w:t xml:space="preserve"> a variável </w:t>
      </w:r>
      <w:r w:rsidR="005475E0" w:rsidRPr="00A726ED">
        <w:rPr>
          <w:i/>
          <w:color w:val="000000"/>
          <w:sz w:val="24"/>
        </w:rPr>
        <w:t>CLIENTE_IMOVEL</w:t>
      </w:r>
      <w:r w:rsidR="005475E0" w:rsidRPr="00A726ED">
        <w:rPr>
          <w:color w:val="000000"/>
          <w:sz w:val="24"/>
        </w:rPr>
        <w:t xml:space="preserve">, após isto será realizada uma requisição via protocolo AGI para o </w:t>
      </w:r>
      <w:del w:id="1089" w:author="Marcos Junior" w:date="2015-06-12T12:30:00Z">
        <w:r w:rsidR="00656F0A" w:rsidRPr="00656F0A">
          <w:rPr>
            <w:i/>
            <w:color w:val="000000"/>
            <w:sz w:val="24"/>
            <w:rPrChange w:id="1090" w:author="Marcos Junior" w:date="2015-06-12T12:30:00Z">
              <w:rPr>
                <w:b/>
                <w:bCs/>
                <w:color w:val="000000"/>
                <w:sz w:val="24"/>
              </w:rPr>
            </w:rPrChange>
          </w:rPr>
          <w:delText xml:space="preserve">destino </w:delText>
        </w:r>
      </w:del>
      <w:ins w:id="1091" w:author="Marcos Junior" w:date="2015-06-12T12:30:00Z">
        <w:r w:rsidR="00656F0A" w:rsidRPr="00656F0A">
          <w:rPr>
            <w:i/>
            <w:color w:val="000000"/>
            <w:sz w:val="24"/>
            <w:rPrChange w:id="1092" w:author="Marcos Junior" w:date="2015-06-12T12:30:00Z">
              <w:rPr>
                <w:b/>
                <w:bCs/>
                <w:color w:val="000000"/>
                <w:sz w:val="24"/>
              </w:rPr>
            </w:rPrChange>
          </w:rPr>
          <w:t>middleware</w:t>
        </w:r>
      </w:ins>
      <w:del w:id="1093" w:author="Marcos Junior" w:date="2015-06-12T12:30:00Z">
        <w:r w:rsidR="005475E0" w:rsidRPr="00A726ED" w:rsidDel="005B463D">
          <w:rPr>
            <w:i/>
            <w:color w:val="000000"/>
            <w:sz w:val="24"/>
          </w:rPr>
          <w:delText>192.168.43.2</w:delText>
        </w:r>
      </w:del>
      <w:r w:rsidR="005475E0" w:rsidRPr="00A726ED">
        <w:rPr>
          <w:color w:val="000000"/>
          <w:sz w:val="24"/>
        </w:rPr>
        <w:t xml:space="preserve">, solicitando o serviço mapeando em </w:t>
      </w:r>
      <w:r w:rsidR="005475E0" w:rsidRPr="00A726ED">
        <w:rPr>
          <w:i/>
          <w:color w:val="000000"/>
          <w:sz w:val="24"/>
        </w:rPr>
        <w:t>pesquisar.imovel.cliente.agi</w:t>
      </w:r>
      <w:r w:rsidR="005475E0" w:rsidRPr="00A726ED">
        <w:rPr>
          <w:color w:val="000000"/>
          <w:sz w:val="24"/>
        </w:rPr>
        <w:t xml:space="preserve">, dependendo do retorno deste serviço será realizado um redirecionamento da ligação </w:t>
      </w:r>
      <w:r w:rsidR="005475E0" w:rsidRPr="00A726ED">
        <w:rPr>
          <w:color w:val="000000"/>
          <w:sz w:val="24"/>
        </w:rPr>
        <w:lastRenderedPageBreak/>
        <w:t>para um contexto específico</w:t>
      </w:r>
      <w:r w:rsidR="002C275C" w:rsidRPr="00A726ED">
        <w:rPr>
          <w:color w:val="000000"/>
          <w:sz w:val="24"/>
        </w:rPr>
        <w:t>, para consultar a configuração completa da URA encontra-se disponível nos anexos deste trabalho.</w:t>
      </w:r>
    </w:p>
    <w:p w:rsidR="00075194" w:rsidRPr="00A726ED" w:rsidRDefault="009F6CE1" w:rsidP="00A726ED">
      <w:pPr>
        <w:pStyle w:val="Estilocorpodoc"/>
        <w:rPr>
          <w:sz w:val="24"/>
        </w:rPr>
      </w:pPr>
      <w:r w:rsidRPr="00A726ED">
        <w:rPr>
          <w:sz w:val="24"/>
        </w:rPr>
        <w:t>Para tanto</w:t>
      </w:r>
      <w:r w:rsidR="00075194" w:rsidRPr="00A726ED">
        <w:rPr>
          <w:sz w:val="24"/>
        </w:rPr>
        <w:t xml:space="preserve">, será necessário customizar os arquivos de áudio para serem tocados, conforme </w:t>
      </w:r>
      <w:r w:rsidR="008806F2" w:rsidRPr="00A726ED">
        <w:rPr>
          <w:sz w:val="24"/>
        </w:rPr>
        <w:t xml:space="preserve">as operações disponíveis forem acessadas. Para efetuar a gravação do áudio foi utilizado um recurso do Asterisk, discando para *77, </w:t>
      </w:r>
      <w:r w:rsidR="008806F2" w:rsidRPr="0022181B">
        <w:rPr>
          <w:sz w:val="24"/>
        </w:rPr>
        <w:t>existe um contexto que utiliza aplicativos nativos para re</w:t>
      </w:r>
      <w:r w:rsidR="002C22EB" w:rsidRPr="0022181B">
        <w:rPr>
          <w:sz w:val="24"/>
        </w:rPr>
        <w:t>aliza a gravação no formato WAV e o disponibiliza no diretório /var/lib/asterisk/sounds/custom/ para utilização.</w:t>
      </w:r>
    </w:p>
    <w:p w:rsidR="009F6CE1" w:rsidRDefault="009F6CE1" w:rsidP="00A726ED">
      <w:pPr>
        <w:pStyle w:val="Estilocorpodoc"/>
        <w:rPr>
          <w:rFonts w:cs="Arial"/>
          <w:sz w:val="24"/>
        </w:rPr>
      </w:pPr>
      <w:r w:rsidRPr="00A726ED">
        <w:rPr>
          <w:rFonts w:cs="Arial"/>
          <w:sz w:val="24"/>
        </w:rPr>
        <w:t xml:space="preserve">Após as configurações básicas, será preciso ter um dispositivo para efetuar as chamadas e conseguir se comunicar com a URA, neste cenário </w:t>
      </w:r>
      <w:r w:rsidR="003A0C0F" w:rsidRPr="00A726ED">
        <w:rPr>
          <w:rFonts w:cs="Arial"/>
          <w:sz w:val="24"/>
        </w:rPr>
        <w:t xml:space="preserve">existe um recurso </w:t>
      </w:r>
      <w:r w:rsidRPr="00A726ED">
        <w:rPr>
          <w:rFonts w:cs="Arial"/>
          <w:sz w:val="24"/>
        </w:rPr>
        <w:t xml:space="preserve">chamado de </w:t>
      </w:r>
      <w:r w:rsidRPr="00A726ED">
        <w:rPr>
          <w:rFonts w:cs="Arial"/>
          <w:i/>
          <w:sz w:val="24"/>
        </w:rPr>
        <w:t>Softphone</w:t>
      </w:r>
      <w:r w:rsidRPr="00A726ED">
        <w:rPr>
          <w:rFonts w:cs="Arial"/>
          <w:sz w:val="24"/>
        </w:rPr>
        <w:t>, são programas que tornam o computador em um Ramal</w:t>
      </w:r>
      <w:r w:rsidR="00721CCB" w:rsidRPr="00A726ED">
        <w:rPr>
          <w:rFonts w:cs="Arial"/>
          <w:sz w:val="24"/>
        </w:rPr>
        <w:t xml:space="preserve"> IP, possibilitando realizar e receber chamadas, com essa finalidade </w:t>
      </w:r>
      <w:r w:rsidR="00563C88" w:rsidRPr="00A726ED">
        <w:rPr>
          <w:rFonts w:cs="Arial"/>
          <w:sz w:val="24"/>
        </w:rPr>
        <w:t>foi utilizado o Zoiper</w:t>
      </w:r>
      <w:r w:rsidR="00D14496" w:rsidRPr="00A726ED">
        <w:rPr>
          <w:rFonts w:cs="Arial"/>
          <w:sz w:val="24"/>
        </w:rPr>
        <w:t xml:space="preserve">, conforme visto na figura </w:t>
      </w:r>
      <w:del w:id="1094" w:author="Marcos Junior" w:date="2015-06-12T11:24:00Z">
        <w:r w:rsidR="00D14496" w:rsidRPr="00A726ED" w:rsidDel="00096031">
          <w:rPr>
            <w:rFonts w:cs="Arial"/>
            <w:sz w:val="24"/>
          </w:rPr>
          <w:delText>23</w:delText>
        </w:r>
      </w:del>
      <w:ins w:id="1095" w:author="Marcos Junior" w:date="2015-06-12T11:24:00Z">
        <w:r w:rsidR="00096031">
          <w:rPr>
            <w:rFonts w:cs="Arial"/>
            <w:sz w:val="24"/>
          </w:rPr>
          <w:t>19</w:t>
        </w:r>
      </w:ins>
      <w:r w:rsidR="00D14496" w:rsidRPr="00A726ED">
        <w:rPr>
          <w:rFonts w:cs="Arial"/>
          <w:sz w:val="24"/>
        </w:rPr>
        <w:t>:</w:t>
      </w:r>
    </w:p>
    <w:p w:rsidR="00A726ED" w:rsidRPr="00A726ED" w:rsidRDefault="00A726ED" w:rsidP="00A726ED">
      <w:pPr>
        <w:pStyle w:val="Estilocorpodoc"/>
        <w:rPr>
          <w:rFonts w:cs="Arial"/>
          <w:sz w:val="24"/>
        </w:rPr>
      </w:pPr>
    </w:p>
    <w:p w:rsidR="008C3A51" w:rsidRDefault="00816486" w:rsidP="003E299E">
      <w:pPr>
        <w:pStyle w:val="Estilocorpodoc"/>
        <w:ind w:firstLine="0"/>
        <w:jc w:val="center"/>
      </w:pPr>
      <w:r w:rsidRPr="00347F25">
        <w:rPr>
          <w:noProof/>
          <w:lang w:eastAsia="pt-BR"/>
        </w:rPr>
        <w:drawing>
          <wp:inline distT="0" distB="0" distL="0" distR="0">
            <wp:extent cx="2362200" cy="327660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62200" cy="3276600"/>
                    </a:xfrm>
                    <a:prstGeom prst="rect">
                      <a:avLst/>
                    </a:prstGeom>
                    <a:noFill/>
                    <a:ln>
                      <a:noFill/>
                    </a:ln>
                  </pic:spPr>
                </pic:pic>
              </a:graphicData>
            </a:graphic>
          </wp:inline>
        </w:drawing>
      </w:r>
    </w:p>
    <w:p w:rsidR="008C3A51" w:rsidRPr="00347F25" w:rsidRDefault="007C49A8" w:rsidP="003E299E">
      <w:pPr>
        <w:pStyle w:val="Caption"/>
        <w:jc w:val="center"/>
      </w:pPr>
      <w:bookmarkStart w:id="1096" w:name="_Toc420975255"/>
      <w:bookmarkStart w:id="1097" w:name="_Toc421735346"/>
      <w:r>
        <w:t xml:space="preserve">Figura </w:t>
      </w:r>
      <w:r w:rsidR="00656F0A">
        <w:fldChar w:fldCharType="begin"/>
      </w:r>
      <w:r w:rsidR="00DD347F">
        <w:instrText xml:space="preserve"> SEQ Figura \* ARABIC </w:instrText>
      </w:r>
      <w:r w:rsidR="00656F0A">
        <w:fldChar w:fldCharType="separate"/>
      </w:r>
      <w:r w:rsidR="000F6A97">
        <w:rPr>
          <w:noProof/>
        </w:rPr>
        <w:t>19</w:t>
      </w:r>
      <w:r w:rsidR="00656F0A">
        <w:rPr>
          <w:noProof/>
        </w:rPr>
        <w:fldChar w:fldCharType="end"/>
      </w:r>
      <w:r>
        <w:t xml:space="preserve">: </w:t>
      </w:r>
      <w:bookmarkEnd w:id="1096"/>
      <w:r w:rsidR="003E299E">
        <w:t>Softphone Zoiper sendo executado</w:t>
      </w:r>
      <w:r w:rsidR="00DF3F89" w:rsidRPr="00DF3F89">
        <w:rPr>
          <w:bCs w:val="0"/>
        </w:rPr>
        <w:t xml:space="preserve"> </w:t>
      </w:r>
      <w:r w:rsidR="00DF3F89">
        <w:rPr>
          <w:bCs w:val="0"/>
        </w:rPr>
        <w:br/>
      </w:r>
      <w:r w:rsidR="00DF3F89" w:rsidRPr="00DF3F89">
        <w:rPr>
          <w:bCs w:val="0"/>
        </w:rPr>
        <w:t>Fonte: Autoria Própria</w:t>
      </w:r>
      <w:bookmarkEnd w:id="1097"/>
    </w:p>
    <w:p w:rsidR="00347F25" w:rsidRPr="00A726ED" w:rsidRDefault="00347F25" w:rsidP="00A726ED">
      <w:pPr>
        <w:pStyle w:val="Estilocorpodoc"/>
        <w:rPr>
          <w:sz w:val="24"/>
        </w:rPr>
      </w:pPr>
    </w:p>
    <w:p w:rsidR="008C3A51" w:rsidRPr="00A726ED" w:rsidRDefault="008C3A51" w:rsidP="00A726ED">
      <w:pPr>
        <w:pStyle w:val="Estilocorpodoc"/>
        <w:rPr>
          <w:sz w:val="24"/>
        </w:rPr>
      </w:pPr>
      <w:r w:rsidRPr="00A726ED">
        <w:rPr>
          <w:sz w:val="24"/>
        </w:rPr>
        <w:t xml:space="preserve">Para adicionar o ramal </w:t>
      </w:r>
      <w:r w:rsidR="004F343E" w:rsidRPr="00A726ED">
        <w:rPr>
          <w:sz w:val="24"/>
        </w:rPr>
        <w:t xml:space="preserve">é preciso definir qual será o protocolo utilizado e inserir os dados configurados no Asterisk conforme </w:t>
      </w:r>
      <w:r w:rsidR="00D14496" w:rsidRPr="00A726ED">
        <w:rPr>
          <w:sz w:val="24"/>
        </w:rPr>
        <w:t xml:space="preserve">visto na figura </w:t>
      </w:r>
      <w:del w:id="1098" w:author="Marcos Junior" w:date="2015-06-12T11:24:00Z">
        <w:r w:rsidR="00D14496" w:rsidRPr="00A726ED" w:rsidDel="00096031">
          <w:rPr>
            <w:sz w:val="24"/>
          </w:rPr>
          <w:delText xml:space="preserve">24 </w:delText>
        </w:r>
      </w:del>
      <w:ins w:id="1099" w:author="Marcos Junior" w:date="2015-06-12T11:24:00Z">
        <w:r w:rsidR="00096031">
          <w:rPr>
            <w:sz w:val="24"/>
          </w:rPr>
          <w:t>20</w:t>
        </w:r>
        <w:r w:rsidR="00096031" w:rsidRPr="00A726ED">
          <w:rPr>
            <w:sz w:val="24"/>
          </w:rPr>
          <w:t xml:space="preserve"> </w:t>
        </w:r>
      </w:ins>
      <w:r w:rsidR="00D14496" w:rsidRPr="00A726ED">
        <w:rPr>
          <w:sz w:val="24"/>
        </w:rPr>
        <w:t>abaixo</w:t>
      </w:r>
      <w:r w:rsidR="004F343E" w:rsidRPr="00A726ED">
        <w:rPr>
          <w:sz w:val="24"/>
        </w:rPr>
        <w:t>:</w:t>
      </w:r>
    </w:p>
    <w:p w:rsidR="004F343E" w:rsidRDefault="00816486" w:rsidP="00347F25">
      <w:pPr>
        <w:pStyle w:val="Estilocorpodoc"/>
      </w:pPr>
      <w:r>
        <w:rPr>
          <w:noProof/>
          <w:lang w:eastAsia="pt-BR"/>
        </w:rPr>
        <w:lastRenderedPageBreak/>
        <w:drawing>
          <wp:inline distT="0" distB="0" distL="0" distR="0">
            <wp:extent cx="3886200" cy="24479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86200" cy="2447925"/>
                    </a:xfrm>
                    <a:prstGeom prst="rect">
                      <a:avLst/>
                    </a:prstGeom>
                    <a:noFill/>
                    <a:ln>
                      <a:noFill/>
                    </a:ln>
                  </pic:spPr>
                </pic:pic>
              </a:graphicData>
            </a:graphic>
          </wp:inline>
        </w:drawing>
      </w:r>
    </w:p>
    <w:p w:rsidR="004F343E" w:rsidRPr="00347F25" w:rsidRDefault="007C49A8" w:rsidP="003E299E">
      <w:pPr>
        <w:pStyle w:val="Caption"/>
        <w:jc w:val="center"/>
      </w:pPr>
      <w:bookmarkStart w:id="1100" w:name="_Toc420975256"/>
      <w:bookmarkStart w:id="1101" w:name="_Toc421735347"/>
      <w:r>
        <w:t xml:space="preserve">Figura </w:t>
      </w:r>
      <w:r w:rsidR="00656F0A">
        <w:fldChar w:fldCharType="begin"/>
      </w:r>
      <w:r w:rsidR="00567E87">
        <w:instrText xml:space="preserve"> SEQ Figura \* ARABIC </w:instrText>
      </w:r>
      <w:r w:rsidR="00656F0A">
        <w:fldChar w:fldCharType="separate"/>
      </w:r>
      <w:r w:rsidR="000F6A97">
        <w:rPr>
          <w:noProof/>
        </w:rPr>
        <w:t>20</w:t>
      </w:r>
      <w:r w:rsidR="00656F0A">
        <w:rPr>
          <w:noProof/>
        </w:rPr>
        <w:fldChar w:fldCharType="end"/>
      </w:r>
      <w:r>
        <w:t xml:space="preserve">: </w:t>
      </w:r>
      <w:bookmarkEnd w:id="1100"/>
      <w:r w:rsidR="003E299E">
        <w:t>Configurar Ramal no Zoiper</w:t>
      </w:r>
      <w:r w:rsidR="00DF3F89" w:rsidRPr="00DF3F89">
        <w:rPr>
          <w:bCs w:val="0"/>
        </w:rPr>
        <w:t xml:space="preserve"> </w:t>
      </w:r>
      <w:r w:rsidR="00DF3F89">
        <w:rPr>
          <w:bCs w:val="0"/>
        </w:rPr>
        <w:br/>
      </w:r>
      <w:r w:rsidR="00DF3F89" w:rsidRPr="00DF3F89">
        <w:rPr>
          <w:bCs w:val="0"/>
        </w:rPr>
        <w:t>Fonte: Autoria Própria</w:t>
      </w:r>
      <w:bookmarkEnd w:id="1101"/>
    </w:p>
    <w:p w:rsidR="008C3A51" w:rsidRPr="00F1156C" w:rsidRDefault="008C3A51" w:rsidP="008806F2">
      <w:pPr>
        <w:ind w:firstLine="708"/>
        <w:rPr>
          <w:rFonts w:ascii="Arial" w:hAnsi="Arial" w:cs="Arial"/>
          <w:sz w:val="24"/>
        </w:rPr>
      </w:pPr>
    </w:p>
    <w:p w:rsidR="00114D5B" w:rsidRDefault="004F343E" w:rsidP="00A726ED">
      <w:pPr>
        <w:pStyle w:val="Estilocorpodoc"/>
        <w:rPr>
          <w:sz w:val="24"/>
        </w:rPr>
      </w:pPr>
      <w:r w:rsidRPr="00A726ED">
        <w:rPr>
          <w:sz w:val="24"/>
        </w:rPr>
        <w:t>Após realizar todos estes passos será possível acessar os serviços disponibilizados pela URA</w:t>
      </w:r>
      <w:r w:rsidR="005C389A" w:rsidRPr="00A726ED">
        <w:rPr>
          <w:sz w:val="24"/>
        </w:rPr>
        <w:t>, através do Zoiper efetuar as chamadas para percorrer os fluxos previamente definidos.</w:t>
      </w:r>
    </w:p>
    <w:p w:rsidR="00A726ED" w:rsidRDefault="00A726ED" w:rsidP="00A726ED">
      <w:pPr>
        <w:pStyle w:val="Estilocorpodoc"/>
        <w:rPr>
          <w:sz w:val="24"/>
        </w:rPr>
      </w:pPr>
    </w:p>
    <w:p w:rsidR="00A726ED" w:rsidRDefault="00A726ED" w:rsidP="00A726ED">
      <w:pPr>
        <w:pStyle w:val="Estilocorpodoc"/>
        <w:rPr>
          <w:sz w:val="24"/>
        </w:rPr>
      </w:pPr>
    </w:p>
    <w:p w:rsidR="00A726ED" w:rsidRDefault="00A726ED" w:rsidP="00A726ED">
      <w:pPr>
        <w:pStyle w:val="Estilocorpodoc"/>
        <w:rPr>
          <w:sz w:val="24"/>
        </w:rPr>
      </w:pPr>
    </w:p>
    <w:p w:rsidR="00A726ED" w:rsidRDefault="00A726ED" w:rsidP="00A726ED">
      <w:pPr>
        <w:pStyle w:val="Estilocorpodoc"/>
        <w:rPr>
          <w:sz w:val="24"/>
        </w:rPr>
      </w:pPr>
    </w:p>
    <w:p w:rsidR="00A726ED" w:rsidRDefault="00A726ED" w:rsidP="00A726ED">
      <w:pPr>
        <w:pStyle w:val="Estilocorpodoc"/>
        <w:rPr>
          <w:sz w:val="24"/>
        </w:rPr>
      </w:pPr>
    </w:p>
    <w:p w:rsidR="00A726ED" w:rsidRDefault="00A726ED" w:rsidP="00A726ED">
      <w:pPr>
        <w:pStyle w:val="Estilocorpodoc"/>
        <w:rPr>
          <w:sz w:val="24"/>
        </w:rPr>
      </w:pPr>
    </w:p>
    <w:p w:rsidR="00A726ED" w:rsidRDefault="00A726ED" w:rsidP="00A726ED">
      <w:pPr>
        <w:pStyle w:val="Estilocorpodoc"/>
        <w:rPr>
          <w:sz w:val="24"/>
        </w:rPr>
      </w:pPr>
    </w:p>
    <w:p w:rsidR="00A726ED" w:rsidRDefault="00A726ED" w:rsidP="00A726ED">
      <w:pPr>
        <w:pStyle w:val="Estilocorpodoc"/>
        <w:rPr>
          <w:sz w:val="24"/>
        </w:rPr>
      </w:pPr>
    </w:p>
    <w:p w:rsidR="00A726ED" w:rsidRDefault="00A726ED" w:rsidP="00A726ED">
      <w:pPr>
        <w:pStyle w:val="Estilocorpodoc"/>
        <w:rPr>
          <w:sz w:val="24"/>
        </w:rPr>
      </w:pPr>
    </w:p>
    <w:p w:rsidR="00A726ED" w:rsidRDefault="00A726ED" w:rsidP="00A726ED">
      <w:pPr>
        <w:pStyle w:val="Estilocorpodoc"/>
        <w:rPr>
          <w:sz w:val="24"/>
        </w:rPr>
      </w:pPr>
    </w:p>
    <w:p w:rsidR="00A726ED" w:rsidRDefault="00A726ED" w:rsidP="00A726ED">
      <w:pPr>
        <w:pStyle w:val="Estilocorpodoc"/>
        <w:rPr>
          <w:sz w:val="24"/>
        </w:rPr>
      </w:pPr>
    </w:p>
    <w:p w:rsidR="00A726ED" w:rsidRDefault="00A726ED" w:rsidP="00A726ED">
      <w:pPr>
        <w:pStyle w:val="Estilocorpodoc"/>
        <w:rPr>
          <w:sz w:val="24"/>
        </w:rPr>
      </w:pPr>
    </w:p>
    <w:p w:rsidR="00A726ED" w:rsidRDefault="00A726ED" w:rsidP="00A726ED">
      <w:pPr>
        <w:pStyle w:val="Estilocorpodoc"/>
        <w:rPr>
          <w:sz w:val="24"/>
        </w:rPr>
      </w:pPr>
    </w:p>
    <w:p w:rsidR="00A726ED" w:rsidRDefault="00A726ED" w:rsidP="00A726ED">
      <w:pPr>
        <w:pStyle w:val="Estilocorpodoc"/>
        <w:rPr>
          <w:sz w:val="24"/>
        </w:rPr>
      </w:pPr>
    </w:p>
    <w:p w:rsidR="00A726ED" w:rsidRDefault="00A726ED" w:rsidP="00A726ED">
      <w:pPr>
        <w:pStyle w:val="Estilocorpodoc"/>
        <w:rPr>
          <w:sz w:val="24"/>
        </w:rPr>
      </w:pPr>
    </w:p>
    <w:p w:rsidR="00A726ED" w:rsidRDefault="00A726ED" w:rsidP="00A726ED">
      <w:pPr>
        <w:pStyle w:val="Estilocorpodoc"/>
        <w:rPr>
          <w:sz w:val="24"/>
        </w:rPr>
      </w:pPr>
    </w:p>
    <w:p w:rsidR="00A726ED" w:rsidRPr="00A726ED" w:rsidRDefault="00A726ED" w:rsidP="00A726ED">
      <w:pPr>
        <w:pStyle w:val="Estilocorpodoc"/>
        <w:rPr>
          <w:rStyle w:val="Heading2Char"/>
          <w:b w:val="0"/>
          <w:bCs w:val="0"/>
          <w:sz w:val="24"/>
          <w:szCs w:val="24"/>
        </w:rPr>
      </w:pPr>
    </w:p>
    <w:bookmarkEnd w:id="558"/>
    <w:p w:rsidR="00B77204" w:rsidRPr="00B77204" w:rsidRDefault="00B77204" w:rsidP="00B77204">
      <w:pPr>
        <w:spacing w:after="0" w:line="240" w:lineRule="auto"/>
        <w:rPr>
          <w:rFonts w:ascii="Arial" w:eastAsia="Times New Roman" w:hAnsi="Arial" w:cs="Arial"/>
          <w:sz w:val="16"/>
          <w:szCs w:val="16"/>
          <w:lang w:eastAsia="pt-BR"/>
        </w:rPr>
      </w:pPr>
    </w:p>
    <w:p w:rsidR="00B77204" w:rsidRPr="00B77204" w:rsidRDefault="00B77204" w:rsidP="00B77204">
      <w:pPr>
        <w:spacing w:after="0" w:line="240" w:lineRule="auto"/>
        <w:jc w:val="right"/>
        <w:rPr>
          <w:rFonts w:ascii="Arial" w:eastAsia="Times New Roman" w:hAnsi="Arial" w:cs="Arial"/>
          <w:sz w:val="18"/>
          <w:szCs w:val="18"/>
          <w:lang w:eastAsia="pt-BR"/>
        </w:rPr>
      </w:pPr>
      <w:r w:rsidRPr="00B77204">
        <w:rPr>
          <w:rFonts w:ascii="Arial" w:eastAsia="Times New Roman" w:hAnsi="Arial" w:cs="Arial"/>
          <w:sz w:val="23"/>
          <w:szCs w:val="23"/>
          <w:lang w:eastAsia="pt-BR"/>
        </w:rPr>
        <w:lastRenderedPageBreak/>
        <w:t>C</w:t>
      </w:r>
      <w:r w:rsidRPr="00B77204">
        <w:rPr>
          <w:rFonts w:ascii="Arial" w:eastAsia="Times New Roman" w:hAnsi="Arial" w:cs="Arial"/>
          <w:sz w:val="18"/>
          <w:szCs w:val="18"/>
          <w:lang w:eastAsia="pt-BR"/>
        </w:rPr>
        <w:t>A P Í T U L O</w:t>
      </w:r>
    </w:p>
    <w:p w:rsidR="00B77204" w:rsidRPr="000D29E1" w:rsidRDefault="00B77204" w:rsidP="000D29E1">
      <w:pPr>
        <w:pStyle w:val="Heading1"/>
        <w:jc w:val="right"/>
        <w:rPr>
          <w:rFonts w:ascii="Arial" w:hAnsi="Arial" w:cs="Arial"/>
          <w:b w:val="0"/>
          <w:sz w:val="164"/>
          <w:szCs w:val="164"/>
        </w:rPr>
      </w:pPr>
      <w:bookmarkStart w:id="1102" w:name="_Toc421743347"/>
      <w:bookmarkStart w:id="1103" w:name="_Toc421744031"/>
      <w:r w:rsidRPr="000D29E1">
        <w:rPr>
          <w:rFonts w:ascii="Arial" w:hAnsi="Arial" w:cs="Arial"/>
          <w:b w:val="0"/>
          <w:sz w:val="164"/>
          <w:szCs w:val="164"/>
        </w:rPr>
        <w:t>5</w:t>
      </w:r>
      <w:bookmarkEnd w:id="1102"/>
      <w:bookmarkEnd w:id="1103"/>
    </w:p>
    <w:p w:rsidR="00B77204" w:rsidRPr="000D29E1" w:rsidRDefault="00B77204" w:rsidP="000D29E1">
      <w:pPr>
        <w:pStyle w:val="Heading1"/>
        <w:jc w:val="right"/>
        <w:rPr>
          <w:rFonts w:ascii="Arial" w:hAnsi="Arial" w:cs="Arial"/>
          <w:b w:val="0"/>
          <w:sz w:val="33"/>
          <w:szCs w:val="33"/>
        </w:rPr>
      </w:pPr>
      <w:bookmarkStart w:id="1104" w:name="_Toc421744032"/>
      <w:r w:rsidRPr="000D29E1">
        <w:rPr>
          <w:rFonts w:ascii="Arial" w:hAnsi="Arial" w:cs="Arial"/>
          <w:b w:val="0"/>
          <w:sz w:val="41"/>
          <w:szCs w:val="41"/>
        </w:rPr>
        <w:t>R</w:t>
      </w:r>
      <w:r w:rsidRPr="000D29E1">
        <w:rPr>
          <w:rFonts w:ascii="Arial" w:hAnsi="Arial" w:cs="Arial"/>
          <w:b w:val="0"/>
          <w:sz w:val="33"/>
          <w:szCs w:val="33"/>
        </w:rPr>
        <w:t xml:space="preserve">ESULTADOS </w:t>
      </w:r>
      <w:r w:rsidRPr="000D29E1">
        <w:rPr>
          <w:rFonts w:ascii="Arial" w:hAnsi="Arial" w:cs="Arial"/>
          <w:b w:val="0"/>
          <w:sz w:val="41"/>
          <w:szCs w:val="41"/>
        </w:rPr>
        <w:t>A</w:t>
      </w:r>
      <w:r w:rsidRPr="000D29E1">
        <w:rPr>
          <w:rFonts w:ascii="Arial" w:hAnsi="Arial" w:cs="Arial"/>
          <w:b w:val="0"/>
          <w:sz w:val="33"/>
          <w:szCs w:val="33"/>
        </w:rPr>
        <w:t>LCANÇADOS</w:t>
      </w:r>
      <w:bookmarkEnd w:id="1104"/>
    </w:p>
    <w:p w:rsidR="00B77204" w:rsidRDefault="00B77204" w:rsidP="000102B1">
      <w:pPr>
        <w:pStyle w:val="Heading1"/>
        <w:rPr>
          <w:rFonts w:ascii="Arial" w:hAnsi="Arial" w:cs="Arial"/>
          <w:sz w:val="24"/>
          <w:szCs w:val="24"/>
        </w:rPr>
      </w:pPr>
    </w:p>
    <w:p w:rsidR="00B77204" w:rsidRDefault="00B77204" w:rsidP="00B77204">
      <w:pPr>
        <w:pStyle w:val="Estilocorpodoc"/>
        <w:rPr>
          <w:ins w:id="1105" w:author="Marcos Junior" w:date="2015-06-17T18:44:00Z"/>
          <w:sz w:val="24"/>
        </w:rPr>
      </w:pPr>
      <w:r w:rsidRPr="00B77204">
        <w:rPr>
          <w:sz w:val="24"/>
        </w:rPr>
        <w:t>Será apresentado neste capítulo a execução dos experimentos sob a solução abordada nas seções anteriores, e exposto os resultados que foram alcançados.</w:t>
      </w:r>
    </w:p>
    <w:p w:rsidR="008A324C" w:rsidRPr="00B77204" w:rsidRDefault="008A324C" w:rsidP="00B77204">
      <w:pPr>
        <w:pStyle w:val="Estilocorpodoc"/>
        <w:rPr>
          <w:sz w:val="24"/>
        </w:rPr>
      </w:pPr>
    </w:p>
    <w:p w:rsidR="00586623" w:rsidRDefault="00586623" w:rsidP="00586623">
      <w:pPr>
        <w:pStyle w:val="Heading2"/>
        <w:rPr>
          <w:ins w:id="1106" w:author="Marcos Junior" w:date="2015-06-17T18:44:00Z"/>
          <w:rFonts w:ascii="Arial" w:hAnsi="Arial" w:cs="Arial"/>
          <w:sz w:val="24"/>
          <w:szCs w:val="24"/>
        </w:rPr>
      </w:pPr>
      <w:ins w:id="1107" w:author="Marcos Junior" w:date="2015-06-17T18:30:00Z">
        <w:r w:rsidRPr="000D29E1">
          <w:rPr>
            <w:rFonts w:ascii="Arial" w:hAnsi="Arial" w:cs="Arial"/>
            <w:sz w:val="24"/>
            <w:szCs w:val="24"/>
          </w:rPr>
          <w:t xml:space="preserve">5.1 </w:t>
        </w:r>
      </w:ins>
      <w:ins w:id="1108" w:author="Marcos Junior" w:date="2015-06-17T18:31:00Z">
        <w:r>
          <w:rPr>
            <w:rFonts w:ascii="Arial" w:hAnsi="Arial" w:cs="Arial"/>
            <w:sz w:val="24"/>
            <w:szCs w:val="24"/>
          </w:rPr>
          <w:t>IMPLANTAÇÃO</w:t>
        </w:r>
      </w:ins>
    </w:p>
    <w:p w:rsidR="008A324C" w:rsidRPr="000D29E1" w:rsidRDefault="008A324C" w:rsidP="00586623">
      <w:pPr>
        <w:pStyle w:val="Heading2"/>
        <w:rPr>
          <w:ins w:id="1109" w:author="Marcos Junior" w:date="2015-06-17T18:30:00Z"/>
          <w:rFonts w:ascii="Arial" w:hAnsi="Arial" w:cs="Arial"/>
          <w:sz w:val="24"/>
          <w:szCs w:val="24"/>
        </w:rPr>
      </w:pPr>
    </w:p>
    <w:p w:rsidR="00586623" w:rsidRDefault="00586623" w:rsidP="00586623">
      <w:pPr>
        <w:pStyle w:val="Estilocorpodoc"/>
        <w:rPr>
          <w:ins w:id="1110" w:author="mb250482" w:date="2015-07-06T22:37:00Z"/>
          <w:sz w:val="24"/>
        </w:rPr>
      </w:pPr>
      <w:ins w:id="1111" w:author="Marcos Junior" w:date="2015-06-17T18:32:00Z">
        <w:del w:id="1112" w:author="mb250482" w:date="2015-07-06T22:32:00Z">
          <w:r w:rsidDel="004B5176">
            <w:rPr>
              <w:sz w:val="24"/>
            </w:rPr>
            <w:delText>Para</w:delText>
          </w:r>
        </w:del>
      </w:ins>
      <w:ins w:id="1113" w:author="mb250482" w:date="2015-07-06T22:32:00Z">
        <w:r w:rsidR="004B5176">
          <w:rPr>
            <w:sz w:val="24"/>
          </w:rPr>
          <w:t>Na</w:t>
        </w:r>
      </w:ins>
      <w:ins w:id="1114" w:author="Marcos Junior" w:date="2015-06-17T18:32:00Z">
        <w:r>
          <w:rPr>
            <w:sz w:val="24"/>
          </w:rPr>
          <w:t xml:space="preserve"> realiza</w:t>
        </w:r>
      </w:ins>
      <w:ins w:id="1115" w:author="mb250482" w:date="2015-07-06T22:32:00Z">
        <w:r w:rsidR="004B5176">
          <w:rPr>
            <w:sz w:val="24"/>
          </w:rPr>
          <w:t>ção</w:t>
        </w:r>
      </w:ins>
      <w:ins w:id="1116" w:author="Marcos Junior" w:date="2015-06-17T18:32:00Z">
        <w:del w:id="1117" w:author="mb250482" w:date="2015-07-06T22:32:00Z">
          <w:r w:rsidDel="004B5176">
            <w:rPr>
              <w:sz w:val="24"/>
            </w:rPr>
            <w:delText>r</w:delText>
          </w:r>
        </w:del>
        <w:r>
          <w:rPr>
            <w:sz w:val="24"/>
          </w:rPr>
          <w:t xml:space="preserve"> </w:t>
        </w:r>
      </w:ins>
      <w:ins w:id="1118" w:author="mb250482" w:date="2015-07-06T22:33:00Z">
        <w:r w:rsidR="004B5176">
          <w:rPr>
            <w:sz w:val="24"/>
          </w:rPr>
          <w:t>d</w:t>
        </w:r>
      </w:ins>
      <w:ins w:id="1119" w:author="Marcos Junior" w:date="2015-06-17T18:32:00Z">
        <w:r>
          <w:rPr>
            <w:sz w:val="24"/>
          </w:rPr>
          <w:t xml:space="preserve">a </w:t>
        </w:r>
        <w:del w:id="1120" w:author="mb250482" w:date="2015-07-06T22:34:00Z">
          <w:r w:rsidDel="004B5176">
            <w:rPr>
              <w:sz w:val="24"/>
            </w:rPr>
            <w:delText>experimentação</w:delText>
          </w:r>
        </w:del>
      </w:ins>
      <w:ins w:id="1121" w:author="mb250482" w:date="2015-07-06T22:34:00Z">
        <w:r w:rsidR="004B5176">
          <w:rPr>
            <w:sz w:val="24"/>
          </w:rPr>
          <w:t>implantação</w:t>
        </w:r>
      </w:ins>
      <w:ins w:id="1122" w:author="Marcos Junior" w:date="2015-06-17T18:32:00Z">
        <w:r>
          <w:rPr>
            <w:sz w:val="24"/>
          </w:rPr>
          <w:t xml:space="preserve"> </w:t>
        </w:r>
      </w:ins>
      <w:ins w:id="1123" w:author="Marcos Junior" w:date="2015-06-17T18:33:00Z">
        <w:r>
          <w:rPr>
            <w:sz w:val="24"/>
          </w:rPr>
          <w:t>d</w:t>
        </w:r>
      </w:ins>
      <w:ins w:id="1124" w:author="mb250482" w:date="2015-07-06T22:33:00Z">
        <w:r w:rsidR="004B5176">
          <w:rPr>
            <w:sz w:val="24"/>
          </w:rPr>
          <w:t>a</w:t>
        </w:r>
      </w:ins>
      <w:ins w:id="1125" w:author="Marcos Junior" w:date="2015-06-17T18:33:00Z">
        <w:del w:id="1126" w:author="mb250482" w:date="2015-07-06T22:33:00Z">
          <w:r w:rsidDel="004B5176">
            <w:rPr>
              <w:sz w:val="24"/>
            </w:rPr>
            <w:delText>a</w:delText>
          </w:r>
        </w:del>
        <w:r>
          <w:rPr>
            <w:sz w:val="24"/>
          </w:rPr>
          <w:t xml:space="preserve"> solução </w:t>
        </w:r>
      </w:ins>
      <w:ins w:id="1127" w:author="Marcos Junior" w:date="2015-06-17T18:46:00Z">
        <w:r w:rsidR="008A324C">
          <w:rPr>
            <w:sz w:val="24"/>
          </w:rPr>
          <w:t>proposta</w:t>
        </w:r>
      </w:ins>
      <w:ins w:id="1128" w:author="mb250482" w:date="2015-07-06T22:33:00Z">
        <w:r w:rsidR="004B5176">
          <w:rPr>
            <w:sz w:val="24"/>
          </w:rPr>
          <w:t xml:space="preserve">, </w:t>
        </w:r>
      </w:ins>
      <w:ins w:id="1129" w:author="Marcos Junior" w:date="2015-06-17T18:33:00Z">
        <w:del w:id="1130" w:author="mb250482" w:date="2015-07-06T22:33:00Z">
          <w:r w:rsidDel="004B5176">
            <w:rPr>
              <w:sz w:val="24"/>
            </w:rPr>
            <w:delText>,</w:delText>
          </w:r>
        </w:del>
        <w:r>
          <w:rPr>
            <w:sz w:val="24"/>
          </w:rPr>
          <w:t xml:space="preserve"> </w:t>
        </w:r>
      </w:ins>
      <w:ins w:id="1131" w:author="Marcos Junior" w:date="2015-06-17T18:44:00Z">
        <w:r w:rsidR="008A324C">
          <w:rPr>
            <w:sz w:val="24"/>
          </w:rPr>
          <w:t>foram</w:t>
        </w:r>
      </w:ins>
      <w:ins w:id="1132" w:author="Marcos Junior" w:date="2015-06-17T18:33:00Z">
        <w:r>
          <w:rPr>
            <w:sz w:val="24"/>
          </w:rPr>
          <w:t xml:space="preserve"> utilizado</w:t>
        </w:r>
      </w:ins>
      <w:ins w:id="1133" w:author="Marcos Junior" w:date="2015-06-17T18:44:00Z">
        <w:r w:rsidR="008A324C">
          <w:rPr>
            <w:sz w:val="24"/>
          </w:rPr>
          <w:t>s</w:t>
        </w:r>
      </w:ins>
      <w:ins w:id="1134" w:author="Marcos Junior" w:date="2015-06-17T18:33:00Z">
        <w:r>
          <w:rPr>
            <w:sz w:val="24"/>
          </w:rPr>
          <w:t xml:space="preserve"> </w:t>
        </w:r>
      </w:ins>
      <w:ins w:id="1135" w:author="Marcos Junior" w:date="2015-06-17T18:35:00Z">
        <w:r>
          <w:rPr>
            <w:sz w:val="24"/>
          </w:rPr>
          <w:t>os seguintes recursos</w:t>
        </w:r>
      </w:ins>
      <w:ins w:id="1136" w:author="Marcos Junior" w:date="2015-06-17T18:44:00Z">
        <w:r w:rsidR="008A324C">
          <w:rPr>
            <w:sz w:val="24"/>
          </w:rPr>
          <w:t xml:space="preserve"> </w:t>
        </w:r>
      </w:ins>
      <w:ins w:id="1137" w:author="mb250482" w:date="2015-07-06T22:33:00Z">
        <w:r w:rsidR="004B5176">
          <w:rPr>
            <w:sz w:val="24"/>
          </w:rPr>
          <w:t xml:space="preserve">de </w:t>
        </w:r>
        <w:r w:rsidR="004B5176" w:rsidRPr="004B5176">
          <w:rPr>
            <w:i/>
            <w:sz w:val="24"/>
            <w:rPrChange w:id="1138" w:author="mb250482" w:date="2015-07-06T22:33:00Z">
              <w:rPr>
                <w:sz w:val="24"/>
              </w:rPr>
            </w:rPrChange>
          </w:rPr>
          <w:t>hardware</w:t>
        </w:r>
      </w:ins>
      <w:ins w:id="1139" w:author="Marcos Junior" w:date="2015-06-17T18:44:00Z">
        <w:del w:id="1140" w:author="mb250482" w:date="2015-07-06T22:33:00Z">
          <w:r w:rsidR="008A324C" w:rsidDel="004B5176">
            <w:rPr>
              <w:sz w:val="24"/>
            </w:rPr>
            <w:delText>para processamento</w:delText>
          </w:r>
        </w:del>
      </w:ins>
      <w:ins w:id="1141" w:author="Marcos Junior" w:date="2015-06-17T18:34:00Z">
        <w:r>
          <w:rPr>
            <w:sz w:val="24"/>
          </w:rPr>
          <w:t>:</w:t>
        </w:r>
      </w:ins>
    </w:p>
    <w:p w:rsidR="004B5176" w:rsidRDefault="004B5176" w:rsidP="00586623">
      <w:pPr>
        <w:pStyle w:val="Estilocorpodoc"/>
        <w:rPr>
          <w:ins w:id="1142" w:author="mb250482" w:date="2015-07-06T23:25:00Z"/>
          <w:sz w:val="24"/>
        </w:rPr>
      </w:pPr>
    </w:p>
    <w:tbl>
      <w:tblPr>
        <w:tblW w:w="9000" w:type="dxa"/>
        <w:tblInd w:w="55" w:type="dxa"/>
        <w:tblCellMar>
          <w:left w:w="70" w:type="dxa"/>
          <w:right w:w="70" w:type="dxa"/>
        </w:tblCellMar>
        <w:tblLook w:val="04A0" w:firstRow="1" w:lastRow="0" w:firstColumn="1" w:lastColumn="0" w:noHBand="0" w:noVBand="1"/>
      </w:tblPr>
      <w:tblGrid>
        <w:gridCol w:w="381"/>
        <w:gridCol w:w="2340"/>
        <w:gridCol w:w="3340"/>
        <w:gridCol w:w="1097"/>
        <w:gridCol w:w="1920"/>
      </w:tblGrid>
      <w:tr w:rsidR="00B66416" w:rsidRPr="00B66416" w:rsidTr="00B66416">
        <w:trPr>
          <w:trHeight w:val="375"/>
          <w:ins w:id="1143" w:author="mb250482" w:date="2015-07-06T23:25:00Z"/>
        </w:trPr>
        <w:tc>
          <w:tcPr>
            <w:tcW w:w="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6416" w:rsidRPr="00B66416" w:rsidRDefault="00B66416" w:rsidP="00B66416">
            <w:pPr>
              <w:spacing w:after="0" w:line="240" w:lineRule="auto"/>
              <w:jc w:val="center"/>
              <w:rPr>
                <w:ins w:id="1144" w:author="mb250482" w:date="2015-07-06T23:25:00Z"/>
                <w:rFonts w:eastAsia="Times New Roman"/>
                <w:b/>
                <w:bCs/>
                <w:color w:val="000000"/>
                <w:lang w:eastAsia="pt-BR"/>
              </w:rPr>
            </w:pPr>
            <w:ins w:id="1145" w:author="mb250482" w:date="2015-07-06T23:25:00Z">
              <w:r w:rsidRPr="00B66416">
                <w:rPr>
                  <w:rFonts w:eastAsia="Times New Roman"/>
                  <w:b/>
                  <w:bCs/>
                  <w:color w:val="000000"/>
                  <w:lang w:eastAsia="pt-BR"/>
                </w:rPr>
                <w:t>Nº</w:t>
              </w:r>
            </w:ins>
          </w:p>
        </w:tc>
        <w:tc>
          <w:tcPr>
            <w:tcW w:w="2340" w:type="dxa"/>
            <w:tcBorders>
              <w:top w:val="single" w:sz="4" w:space="0" w:color="auto"/>
              <w:left w:val="nil"/>
              <w:bottom w:val="single" w:sz="4" w:space="0" w:color="auto"/>
              <w:right w:val="single" w:sz="4" w:space="0" w:color="auto"/>
            </w:tcBorders>
            <w:shd w:val="clear" w:color="auto" w:fill="auto"/>
            <w:noWrap/>
            <w:vAlign w:val="center"/>
            <w:hideMark/>
          </w:tcPr>
          <w:p w:rsidR="00B66416" w:rsidRPr="00B66416" w:rsidRDefault="00B66416" w:rsidP="00B66416">
            <w:pPr>
              <w:spacing w:after="0" w:line="240" w:lineRule="auto"/>
              <w:jc w:val="center"/>
              <w:rPr>
                <w:ins w:id="1146" w:author="mb250482" w:date="2015-07-06T23:25:00Z"/>
                <w:rFonts w:eastAsia="Times New Roman"/>
                <w:b/>
                <w:bCs/>
                <w:color w:val="000000"/>
                <w:lang w:eastAsia="pt-BR"/>
              </w:rPr>
            </w:pPr>
            <w:ins w:id="1147" w:author="mb250482" w:date="2015-07-06T23:25:00Z">
              <w:r w:rsidRPr="00B66416">
                <w:rPr>
                  <w:rFonts w:eastAsia="Times New Roman"/>
                  <w:b/>
                  <w:bCs/>
                  <w:color w:val="000000"/>
                  <w:lang w:eastAsia="pt-BR"/>
                </w:rPr>
                <w:t>SISTEMA OPER.</w:t>
              </w:r>
            </w:ins>
          </w:p>
        </w:tc>
        <w:tc>
          <w:tcPr>
            <w:tcW w:w="3340" w:type="dxa"/>
            <w:tcBorders>
              <w:top w:val="single" w:sz="4" w:space="0" w:color="auto"/>
              <w:left w:val="nil"/>
              <w:bottom w:val="single" w:sz="4" w:space="0" w:color="auto"/>
              <w:right w:val="single" w:sz="4" w:space="0" w:color="auto"/>
            </w:tcBorders>
            <w:shd w:val="clear" w:color="auto" w:fill="auto"/>
            <w:noWrap/>
            <w:vAlign w:val="center"/>
            <w:hideMark/>
          </w:tcPr>
          <w:p w:rsidR="00B66416" w:rsidRPr="00B66416" w:rsidRDefault="00B66416" w:rsidP="00B66416">
            <w:pPr>
              <w:spacing w:after="0" w:line="240" w:lineRule="auto"/>
              <w:jc w:val="center"/>
              <w:rPr>
                <w:ins w:id="1148" w:author="mb250482" w:date="2015-07-06T23:25:00Z"/>
                <w:rFonts w:eastAsia="Times New Roman"/>
                <w:b/>
                <w:bCs/>
                <w:color w:val="000000"/>
                <w:lang w:eastAsia="pt-BR"/>
              </w:rPr>
            </w:pPr>
            <w:ins w:id="1149" w:author="mb250482" w:date="2015-07-06T23:25:00Z">
              <w:r w:rsidRPr="00B66416">
                <w:rPr>
                  <w:rFonts w:eastAsia="Times New Roman"/>
                  <w:b/>
                  <w:bCs/>
                  <w:color w:val="000000"/>
                  <w:lang w:eastAsia="pt-BR"/>
                </w:rPr>
                <w:t>PROCESSADOR</w:t>
              </w:r>
            </w:ins>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rsidR="00B66416" w:rsidRPr="00B66416" w:rsidRDefault="00B66416" w:rsidP="00B66416">
            <w:pPr>
              <w:spacing w:after="0" w:line="240" w:lineRule="auto"/>
              <w:jc w:val="center"/>
              <w:rPr>
                <w:ins w:id="1150" w:author="mb250482" w:date="2015-07-06T23:25:00Z"/>
                <w:rFonts w:eastAsia="Times New Roman"/>
                <w:b/>
                <w:bCs/>
                <w:color w:val="000000"/>
                <w:lang w:eastAsia="pt-BR"/>
              </w:rPr>
            </w:pPr>
            <w:ins w:id="1151" w:author="mb250482" w:date="2015-07-06T23:25:00Z">
              <w:r w:rsidRPr="00B66416">
                <w:rPr>
                  <w:rFonts w:eastAsia="Times New Roman"/>
                  <w:b/>
                  <w:bCs/>
                  <w:color w:val="000000"/>
                  <w:lang w:eastAsia="pt-BR"/>
                </w:rPr>
                <w:t>MEMÓRIA</w:t>
              </w:r>
            </w:ins>
          </w:p>
        </w:tc>
        <w:tc>
          <w:tcPr>
            <w:tcW w:w="1920" w:type="dxa"/>
            <w:tcBorders>
              <w:top w:val="single" w:sz="4" w:space="0" w:color="auto"/>
              <w:left w:val="nil"/>
              <w:bottom w:val="single" w:sz="4" w:space="0" w:color="auto"/>
              <w:right w:val="single" w:sz="4" w:space="0" w:color="auto"/>
            </w:tcBorders>
            <w:shd w:val="clear" w:color="auto" w:fill="auto"/>
            <w:noWrap/>
            <w:vAlign w:val="center"/>
            <w:hideMark/>
          </w:tcPr>
          <w:p w:rsidR="00B66416" w:rsidRPr="00B66416" w:rsidRDefault="00B66416" w:rsidP="00B66416">
            <w:pPr>
              <w:spacing w:after="0" w:line="240" w:lineRule="auto"/>
              <w:jc w:val="center"/>
              <w:rPr>
                <w:ins w:id="1152" w:author="mb250482" w:date="2015-07-06T23:25:00Z"/>
                <w:rFonts w:eastAsia="Times New Roman"/>
                <w:b/>
                <w:bCs/>
                <w:color w:val="000000"/>
                <w:lang w:eastAsia="pt-BR"/>
              </w:rPr>
            </w:pPr>
            <w:ins w:id="1153" w:author="mb250482" w:date="2015-07-06T23:25:00Z">
              <w:r w:rsidRPr="00B66416">
                <w:rPr>
                  <w:rFonts w:eastAsia="Times New Roman"/>
                  <w:b/>
                  <w:bCs/>
                  <w:color w:val="000000"/>
                  <w:lang w:eastAsia="pt-BR"/>
                </w:rPr>
                <w:t>ARMAZENAMENTO</w:t>
              </w:r>
            </w:ins>
          </w:p>
        </w:tc>
      </w:tr>
      <w:tr w:rsidR="00B66416" w:rsidRPr="00B66416" w:rsidTr="00B66416">
        <w:trPr>
          <w:trHeight w:val="375"/>
          <w:ins w:id="1154" w:author="mb250482" w:date="2015-07-06T23:25:00Z"/>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rsidR="00B66416" w:rsidRPr="00B66416" w:rsidRDefault="00B66416" w:rsidP="00B66416">
            <w:pPr>
              <w:spacing w:after="0" w:line="240" w:lineRule="auto"/>
              <w:jc w:val="center"/>
              <w:rPr>
                <w:ins w:id="1155" w:author="mb250482" w:date="2015-07-06T23:25:00Z"/>
                <w:rFonts w:eastAsia="Times New Roman"/>
                <w:color w:val="000000"/>
                <w:lang w:eastAsia="pt-BR"/>
              </w:rPr>
            </w:pPr>
            <w:ins w:id="1156" w:author="mb250482" w:date="2015-07-06T23:25:00Z">
              <w:r w:rsidRPr="00B66416">
                <w:rPr>
                  <w:rFonts w:eastAsia="Times New Roman"/>
                  <w:color w:val="000000"/>
                  <w:lang w:eastAsia="pt-BR"/>
                </w:rPr>
                <w:t>1</w:t>
              </w:r>
            </w:ins>
          </w:p>
        </w:tc>
        <w:tc>
          <w:tcPr>
            <w:tcW w:w="2340" w:type="dxa"/>
            <w:tcBorders>
              <w:top w:val="nil"/>
              <w:left w:val="nil"/>
              <w:bottom w:val="single" w:sz="4" w:space="0" w:color="auto"/>
              <w:right w:val="single" w:sz="4" w:space="0" w:color="auto"/>
            </w:tcBorders>
            <w:shd w:val="clear" w:color="auto" w:fill="auto"/>
            <w:noWrap/>
            <w:vAlign w:val="center"/>
            <w:hideMark/>
          </w:tcPr>
          <w:p w:rsidR="00B66416" w:rsidRPr="00B66416" w:rsidRDefault="00B66416" w:rsidP="00B66416">
            <w:pPr>
              <w:spacing w:after="0" w:line="240" w:lineRule="auto"/>
              <w:rPr>
                <w:ins w:id="1157" w:author="mb250482" w:date="2015-07-06T23:25:00Z"/>
                <w:rFonts w:eastAsia="Times New Roman"/>
                <w:color w:val="000000"/>
                <w:lang w:eastAsia="pt-BR"/>
              </w:rPr>
            </w:pPr>
            <w:ins w:id="1158" w:author="mb250482" w:date="2015-07-06T23:25:00Z">
              <w:r w:rsidRPr="00B66416">
                <w:rPr>
                  <w:rFonts w:eastAsia="Times New Roman"/>
                  <w:color w:val="000000"/>
                  <w:lang w:eastAsia="pt-BR"/>
                </w:rPr>
                <w:t>CentOS 2.6 64 bits</w:t>
              </w:r>
            </w:ins>
          </w:p>
        </w:tc>
        <w:tc>
          <w:tcPr>
            <w:tcW w:w="3340" w:type="dxa"/>
            <w:tcBorders>
              <w:top w:val="nil"/>
              <w:left w:val="nil"/>
              <w:bottom w:val="single" w:sz="4" w:space="0" w:color="auto"/>
              <w:right w:val="single" w:sz="4" w:space="0" w:color="auto"/>
            </w:tcBorders>
            <w:shd w:val="clear" w:color="auto" w:fill="auto"/>
            <w:noWrap/>
            <w:vAlign w:val="center"/>
            <w:hideMark/>
          </w:tcPr>
          <w:p w:rsidR="00B66416" w:rsidRPr="00B66416" w:rsidRDefault="00B66416" w:rsidP="00B66416">
            <w:pPr>
              <w:spacing w:after="0" w:line="240" w:lineRule="auto"/>
              <w:rPr>
                <w:ins w:id="1159" w:author="mb250482" w:date="2015-07-06T23:25:00Z"/>
                <w:rFonts w:eastAsia="Times New Roman"/>
                <w:color w:val="000000"/>
                <w:lang w:eastAsia="pt-BR"/>
              </w:rPr>
            </w:pPr>
            <w:ins w:id="1160" w:author="mb250482" w:date="2015-07-06T23:25:00Z">
              <w:r w:rsidRPr="00B66416">
                <w:rPr>
                  <w:rFonts w:eastAsia="Times New Roman"/>
                  <w:color w:val="000000"/>
                  <w:lang w:eastAsia="pt-BR"/>
                </w:rPr>
                <w:t>Intel Core i7</w:t>
              </w:r>
            </w:ins>
          </w:p>
        </w:tc>
        <w:tc>
          <w:tcPr>
            <w:tcW w:w="1060" w:type="dxa"/>
            <w:tcBorders>
              <w:top w:val="nil"/>
              <w:left w:val="nil"/>
              <w:bottom w:val="single" w:sz="4" w:space="0" w:color="auto"/>
              <w:right w:val="single" w:sz="4" w:space="0" w:color="auto"/>
            </w:tcBorders>
            <w:shd w:val="clear" w:color="auto" w:fill="auto"/>
            <w:noWrap/>
            <w:vAlign w:val="center"/>
            <w:hideMark/>
          </w:tcPr>
          <w:p w:rsidR="00B66416" w:rsidRPr="00B66416" w:rsidRDefault="00B66416" w:rsidP="00B66416">
            <w:pPr>
              <w:spacing w:after="0" w:line="240" w:lineRule="auto"/>
              <w:jc w:val="center"/>
              <w:rPr>
                <w:ins w:id="1161" w:author="mb250482" w:date="2015-07-06T23:25:00Z"/>
                <w:rFonts w:eastAsia="Times New Roman"/>
                <w:color w:val="000000"/>
                <w:lang w:eastAsia="pt-BR"/>
              </w:rPr>
            </w:pPr>
            <w:ins w:id="1162" w:author="mb250482" w:date="2015-07-06T23:25:00Z">
              <w:r w:rsidRPr="00B66416">
                <w:rPr>
                  <w:rFonts w:eastAsia="Times New Roman"/>
                  <w:color w:val="000000"/>
                  <w:lang w:eastAsia="pt-BR"/>
                </w:rPr>
                <w:t>6GB</w:t>
              </w:r>
            </w:ins>
          </w:p>
        </w:tc>
        <w:tc>
          <w:tcPr>
            <w:tcW w:w="1920" w:type="dxa"/>
            <w:tcBorders>
              <w:top w:val="nil"/>
              <w:left w:val="nil"/>
              <w:bottom w:val="single" w:sz="4" w:space="0" w:color="auto"/>
              <w:right w:val="single" w:sz="4" w:space="0" w:color="auto"/>
            </w:tcBorders>
            <w:shd w:val="clear" w:color="auto" w:fill="auto"/>
            <w:noWrap/>
            <w:vAlign w:val="center"/>
            <w:hideMark/>
          </w:tcPr>
          <w:p w:rsidR="00B66416" w:rsidRPr="00B66416" w:rsidRDefault="00B66416" w:rsidP="00B66416">
            <w:pPr>
              <w:spacing w:after="0" w:line="240" w:lineRule="auto"/>
              <w:jc w:val="center"/>
              <w:rPr>
                <w:ins w:id="1163" w:author="mb250482" w:date="2015-07-06T23:25:00Z"/>
                <w:rFonts w:eastAsia="Times New Roman"/>
                <w:color w:val="000000"/>
                <w:lang w:eastAsia="pt-BR"/>
              </w:rPr>
            </w:pPr>
            <w:ins w:id="1164" w:author="mb250482" w:date="2015-07-06T23:25:00Z">
              <w:r w:rsidRPr="00B66416">
                <w:rPr>
                  <w:rFonts w:eastAsia="Times New Roman"/>
                  <w:color w:val="000000"/>
                  <w:lang w:eastAsia="pt-BR"/>
                </w:rPr>
                <w:t>1TB</w:t>
              </w:r>
            </w:ins>
          </w:p>
        </w:tc>
      </w:tr>
      <w:tr w:rsidR="00B66416" w:rsidRPr="00B66416" w:rsidTr="00B66416">
        <w:trPr>
          <w:trHeight w:val="375"/>
          <w:ins w:id="1165" w:author="mb250482" w:date="2015-07-06T23:25:00Z"/>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rsidR="00B66416" w:rsidRPr="00B66416" w:rsidRDefault="00B66416" w:rsidP="00B66416">
            <w:pPr>
              <w:spacing w:after="0" w:line="240" w:lineRule="auto"/>
              <w:jc w:val="center"/>
              <w:rPr>
                <w:ins w:id="1166" w:author="mb250482" w:date="2015-07-06T23:25:00Z"/>
                <w:rFonts w:eastAsia="Times New Roman"/>
                <w:color w:val="000000"/>
                <w:lang w:eastAsia="pt-BR"/>
              </w:rPr>
            </w:pPr>
            <w:ins w:id="1167" w:author="mb250482" w:date="2015-07-06T23:25:00Z">
              <w:r w:rsidRPr="00B66416">
                <w:rPr>
                  <w:rFonts w:eastAsia="Times New Roman"/>
                  <w:color w:val="000000"/>
                  <w:lang w:eastAsia="pt-BR"/>
                </w:rPr>
                <w:t>2</w:t>
              </w:r>
            </w:ins>
          </w:p>
        </w:tc>
        <w:tc>
          <w:tcPr>
            <w:tcW w:w="2340" w:type="dxa"/>
            <w:tcBorders>
              <w:top w:val="nil"/>
              <w:left w:val="nil"/>
              <w:bottom w:val="single" w:sz="4" w:space="0" w:color="auto"/>
              <w:right w:val="single" w:sz="4" w:space="0" w:color="auto"/>
            </w:tcBorders>
            <w:shd w:val="clear" w:color="auto" w:fill="auto"/>
            <w:noWrap/>
            <w:vAlign w:val="center"/>
            <w:hideMark/>
          </w:tcPr>
          <w:p w:rsidR="00B66416" w:rsidRPr="00B66416" w:rsidRDefault="00B66416" w:rsidP="00B66416">
            <w:pPr>
              <w:spacing w:after="0" w:line="240" w:lineRule="auto"/>
              <w:rPr>
                <w:ins w:id="1168" w:author="mb250482" w:date="2015-07-06T23:25:00Z"/>
                <w:rFonts w:eastAsia="Times New Roman"/>
                <w:color w:val="000000"/>
                <w:lang w:eastAsia="pt-BR"/>
              </w:rPr>
            </w:pPr>
            <w:ins w:id="1169" w:author="mb250482" w:date="2015-07-06T23:25:00Z">
              <w:r w:rsidRPr="00B66416">
                <w:rPr>
                  <w:rFonts w:eastAsia="Times New Roman"/>
                  <w:color w:val="000000"/>
                  <w:lang w:eastAsia="pt-BR"/>
                </w:rPr>
                <w:t>Windows 7 64 bits</w:t>
              </w:r>
            </w:ins>
          </w:p>
        </w:tc>
        <w:tc>
          <w:tcPr>
            <w:tcW w:w="3340" w:type="dxa"/>
            <w:tcBorders>
              <w:top w:val="nil"/>
              <w:left w:val="nil"/>
              <w:bottom w:val="single" w:sz="4" w:space="0" w:color="auto"/>
              <w:right w:val="single" w:sz="4" w:space="0" w:color="auto"/>
            </w:tcBorders>
            <w:shd w:val="clear" w:color="auto" w:fill="auto"/>
            <w:noWrap/>
            <w:vAlign w:val="center"/>
            <w:hideMark/>
          </w:tcPr>
          <w:p w:rsidR="00B66416" w:rsidRPr="00B66416" w:rsidRDefault="00B66416" w:rsidP="00B66416">
            <w:pPr>
              <w:spacing w:after="0" w:line="240" w:lineRule="auto"/>
              <w:rPr>
                <w:ins w:id="1170" w:author="mb250482" w:date="2015-07-06T23:25:00Z"/>
                <w:rFonts w:eastAsia="Times New Roman"/>
                <w:color w:val="000000"/>
                <w:lang w:eastAsia="pt-BR"/>
              </w:rPr>
            </w:pPr>
            <w:ins w:id="1171" w:author="mb250482" w:date="2015-07-06T23:25:00Z">
              <w:r w:rsidRPr="00B66416">
                <w:rPr>
                  <w:rFonts w:eastAsia="Times New Roman"/>
                  <w:color w:val="000000"/>
                  <w:lang w:eastAsia="pt-BR"/>
                </w:rPr>
                <w:t>Intel Core i5-3210M CPU@2.50GHz</w:t>
              </w:r>
            </w:ins>
          </w:p>
        </w:tc>
        <w:tc>
          <w:tcPr>
            <w:tcW w:w="1060" w:type="dxa"/>
            <w:tcBorders>
              <w:top w:val="nil"/>
              <w:left w:val="nil"/>
              <w:bottom w:val="single" w:sz="4" w:space="0" w:color="auto"/>
              <w:right w:val="single" w:sz="4" w:space="0" w:color="auto"/>
            </w:tcBorders>
            <w:shd w:val="clear" w:color="auto" w:fill="auto"/>
            <w:noWrap/>
            <w:vAlign w:val="center"/>
            <w:hideMark/>
          </w:tcPr>
          <w:p w:rsidR="00B66416" w:rsidRPr="00B66416" w:rsidRDefault="00B66416" w:rsidP="00B66416">
            <w:pPr>
              <w:spacing w:after="0" w:line="240" w:lineRule="auto"/>
              <w:jc w:val="center"/>
              <w:rPr>
                <w:ins w:id="1172" w:author="mb250482" w:date="2015-07-06T23:25:00Z"/>
                <w:rFonts w:eastAsia="Times New Roman"/>
                <w:color w:val="000000"/>
                <w:lang w:eastAsia="pt-BR"/>
              </w:rPr>
            </w:pPr>
            <w:ins w:id="1173" w:author="mb250482" w:date="2015-07-06T23:25:00Z">
              <w:r w:rsidRPr="00B66416">
                <w:rPr>
                  <w:rFonts w:eastAsia="Times New Roman"/>
                  <w:color w:val="000000"/>
                  <w:lang w:eastAsia="pt-BR"/>
                </w:rPr>
                <w:t>8GB</w:t>
              </w:r>
            </w:ins>
          </w:p>
        </w:tc>
        <w:tc>
          <w:tcPr>
            <w:tcW w:w="1920" w:type="dxa"/>
            <w:tcBorders>
              <w:top w:val="nil"/>
              <w:left w:val="nil"/>
              <w:bottom w:val="single" w:sz="4" w:space="0" w:color="auto"/>
              <w:right w:val="single" w:sz="4" w:space="0" w:color="auto"/>
            </w:tcBorders>
            <w:shd w:val="clear" w:color="auto" w:fill="auto"/>
            <w:noWrap/>
            <w:vAlign w:val="center"/>
            <w:hideMark/>
          </w:tcPr>
          <w:p w:rsidR="00B66416" w:rsidRPr="00B66416" w:rsidRDefault="00B66416" w:rsidP="00B66416">
            <w:pPr>
              <w:spacing w:after="0" w:line="240" w:lineRule="auto"/>
              <w:jc w:val="center"/>
              <w:rPr>
                <w:ins w:id="1174" w:author="mb250482" w:date="2015-07-06T23:25:00Z"/>
                <w:rFonts w:eastAsia="Times New Roman"/>
                <w:color w:val="000000"/>
                <w:lang w:eastAsia="pt-BR"/>
              </w:rPr>
            </w:pPr>
            <w:ins w:id="1175" w:author="mb250482" w:date="2015-07-06T23:25:00Z">
              <w:r w:rsidRPr="00B66416">
                <w:rPr>
                  <w:rFonts w:eastAsia="Times New Roman"/>
                  <w:color w:val="000000"/>
                  <w:lang w:eastAsia="pt-BR"/>
                </w:rPr>
                <w:t>300GB</w:t>
              </w:r>
            </w:ins>
          </w:p>
        </w:tc>
      </w:tr>
      <w:tr w:rsidR="00B66416" w:rsidRPr="00B66416" w:rsidTr="00B66416">
        <w:trPr>
          <w:trHeight w:val="375"/>
          <w:ins w:id="1176" w:author="mb250482" w:date="2015-07-06T23:25:00Z"/>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rsidR="00B66416" w:rsidRPr="00B66416" w:rsidRDefault="00B66416" w:rsidP="00B66416">
            <w:pPr>
              <w:spacing w:after="0" w:line="240" w:lineRule="auto"/>
              <w:jc w:val="center"/>
              <w:rPr>
                <w:ins w:id="1177" w:author="mb250482" w:date="2015-07-06T23:25:00Z"/>
                <w:rFonts w:eastAsia="Times New Roman"/>
                <w:color w:val="000000"/>
                <w:lang w:eastAsia="pt-BR"/>
              </w:rPr>
            </w:pPr>
            <w:ins w:id="1178" w:author="mb250482" w:date="2015-07-06T23:25:00Z">
              <w:r w:rsidRPr="00B66416">
                <w:rPr>
                  <w:rFonts w:eastAsia="Times New Roman"/>
                  <w:color w:val="000000"/>
                  <w:lang w:eastAsia="pt-BR"/>
                </w:rPr>
                <w:t>3</w:t>
              </w:r>
            </w:ins>
          </w:p>
        </w:tc>
        <w:tc>
          <w:tcPr>
            <w:tcW w:w="2340" w:type="dxa"/>
            <w:tcBorders>
              <w:top w:val="nil"/>
              <w:left w:val="nil"/>
              <w:bottom w:val="single" w:sz="4" w:space="0" w:color="auto"/>
              <w:right w:val="single" w:sz="4" w:space="0" w:color="auto"/>
            </w:tcBorders>
            <w:shd w:val="clear" w:color="auto" w:fill="auto"/>
            <w:noWrap/>
            <w:vAlign w:val="center"/>
            <w:hideMark/>
          </w:tcPr>
          <w:p w:rsidR="00B66416" w:rsidRPr="00B66416" w:rsidRDefault="00B66416" w:rsidP="00B66416">
            <w:pPr>
              <w:spacing w:after="0" w:line="240" w:lineRule="auto"/>
              <w:rPr>
                <w:ins w:id="1179" w:author="mb250482" w:date="2015-07-06T23:25:00Z"/>
                <w:rFonts w:eastAsia="Times New Roman"/>
                <w:color w:val="000000"/>
                <w:lang w:eastAsia="pt-BR"/>
              </w:rPr>
            </w:pPr>
            <w:ins w:id="1180" w:author="mb250482" w:date="2015-07-06T23:25:00Z">
              <w:r w:rsidRPr="00B66416">
                <w:rPr>
                  <w:rFonts w:eastAsia="Times New Roman"/>
                  <w:color w:val="000000"/>
                  <w:lang w:eastAsia="pt-BR"/>
                </w:rPr>
                <w:t>Kali Linux 3.14 64 bits</w:t>
              </w:r>
            </w:ins>
          </w:p>
        </w:tc>
        <w:tc>
          <w:tcPr>
            <w:tcW w:w="3340" w:type="dxa"/>
            <w:tcBorders>
              <w:top w:val="nil"/>
              <w:left w:val="nil"/>
              <w:bottom w:val="single" w:sz="4" w:space="0" w:color="auto"/>
              <w:right w:val="single" w:sz="4" w:space="0" w:color="auto"/>
            </w:tcBorders>
            <w:shd w:val="clear" w:color="auto" w:fill="auto"/>
            <w:noWrap/>
            <w:vAlign w:val="center"/>
            <w:hideMark/>
          </w:tcPr>
          <w:p w:rsidR="00B66416" w:rsidRPr="00B66416" w:rsidRDefault="00B66416" w:rsidP="00B66416">
            <w:pPr>
              <w:spacing w:after="0" w:line="240" w:lineRule="auto"/>
              <w:rPr>
                <w:ins w:id="1181" w:author="mb250482" w:date="2015-07-06T23:25:00Z"/>
                <w:rFonts w:eastAsia="Times New Roman"/>
                <w:color w:val="000000"/>
                <w:lang w:eastAsia="pt-BR"/>
              </w:rPr>
            </w:pPr>
            <w:ins w:id="1182" w:author="mb250482" w:date="2015-07-06T23:25:00Z">
              <w:r w:rsidRPr="00B66416">
                <w:rPr>
                  <w:rFonts w:eastAsia="Times New Roman"/>
                  <w:color w:val="000000"/>
                  <w:lang w:eastAsia="pt-BR"/>
                </w:rPr>
                <w:t>Intel Core i7</w:t>
              </w:r>
            </w:ins>
          </w:p>
        </w:tc>
        <w:tc>
          <w:tcPr>
            <w:tcW w:w="1060" w:type="dxa"/>
            <w:tcBorders>
              <w:top w:val="nil"/>
              <w:left w:val="nil"/>
              <w:bottom w:val="single" w:sz="4" w:space="0" w:color="auto"/>
              <w:right w:val="single" w:sz="4" w:space="0" w:color="auto"/>
            </w:tcBorders>
            <w:shd w:val="clear" w:color="auto" w:fill="auto"/>
            <w:noWrap/>
            <w:vAlign w:val="center"/>
            <w:hideMark/>
          </w:tcPr>
          <w:p w:rsidR="00B66416" w:rsidRPr="00B66416" w:rsidRDefault="00B66416" w:rsidP="00B66416">
            <w:pPr>
              <w:spacing w:after="0" w:line="240" w:lineRule="auto"/>
              <w:jc w:val="center"/>
              <w:rPr>
                <w:ins w:id="1183" w:author="mb250482" w:date="2015-07-06T23:25:00Z"/>
                <w:rFonts w:eastAsia="Times New Roman"/>
                <w:color w:val="000000"/>
                <w:lang w:eastAsia="pt-BR"/>
              </w:rPr>
            </w:pPr>
            <w:ins w:id="1184" w:author="mb250482" w:date="2015-07-06T23:25:00Z">
              <w:r w:rsidRPr="00B66416">
                <w:rPr>
                  <w:rFonts w:eastAsia="Times New Roman"/>
                  <w:color w:val="000000"/>
                  <w:lang w:eastAsia="pt-BR"/>
                </w:rPr>
                <w:t>2GB</w:t>
              </w:r>
            </w:ins>
          </w:p>
        </w:tc>
        <w:tc>
          <w:tcPr>
            <w:tcW w:w="1920" w:type="dxa"/>
            <w:tcBorders>
              <w:top w:val="nil"/>
              <w:left w:val="nil"/>
              <w:bottom w:val="single" w:sz="4" w:space="0" w:color="auto"/>
              <w:right w:val="single" w:sz="4" w:space="0" w:color="auto"/>
            </w:tcBorders>
            <w:shd w:val="clear" w:color="auto" w:fill="auto"/>
            <w:noWrap/>
            <w:vAlign w:val="center"/>
            <w:hideMark/>
          </w:tcPr>
          <w:p w:rsidR="00B66416" w:rsidRPr="00B66416" w:rsidRDefault="00B66416" w:rsidP="00B66416">
            <w:pPr>
              <w:spacing w:after="0" w:line="240" w:lineRule="auto"/>
              <w:jc w:val="center"/>
              <w:rPr>
                <w:ins w:id="1185" w:author="mb250482" w:date="2015-07-06T23:25:00Z"/>
                <w:rFonts w:eastAsia="Times New Roman"/>
                <w:color w:val="000000"/>
                <w:lang w:eastAsia="pt-BR"/>
              </w:rPr>
            </w:pPr>
            <w:ins w:id="1186" w:author="mb250482" w:date="2015-07-06T23:25:00Z">
              <w:r w:rsidRPr="00B66416">
                <w:rPr>
                  <w:rFonts w:eastAsia="Times New Roman"/>
                  <w:color w:val="000000"/>
                  <w:lang w:eastAsia="pt-BR"/>
                </w:rPr>
                <w:t>250GB</w:t>
              </w:r>
            </w:ins>
          </w:p>
        </w:tc>
      </w:tr>
    </w:tbl>
    <w:p w:rsidR="00B66416" w:rsidRDefault="00B66416" w:rsidP="00B66416">
      <w:pPr>
        <w:pStyle w:val="Caption"/>
        <w:rPr>
          <w:ins w:id="1187" w:author="Marcos Junior" w:date="2015-06-17T18:34:00Z"/>
          <w:sz w:val="24"/>
        </w:rPr>
        <w:pPrChange w:id="1188" w:author="mb250482" w:date="2015-07-06T23:26:00Z">
          <w:pPr>
            <w:pStyle w:val="Estilocorpodoc"/>
          </w:pPr>
        </w:pPrChange>
      </w:pPr>
      <w:ins w:id="1189" w:author="mb250482" w:date="2015-07-06T23:26:00Z">
        <w:r>
          <w:t xml:space="preserve">Tabela </w:t>
        </w:r>
        <w:r>
          <w:fldChar w:fldCharType="begin"/>
        </w:r>
        <w:r>
          <w:instrText xml:space="preserve"> SEQ Tabela \* ARABIC </w:instrText>
        </w:r>
      </w:ins>
      <w:r>
        <w:fldChar w:fldCharType="separate"/>
      </w:r>
      <w:ins w:id="1190" w:author="mb250482" w:date="2015-07-06T23:26:00Z">
        <w:r>
          <w:rPr>
            <w:noProof/>
          </w:rPr>
          <w:t>4</w:t>
        </w:r>
        <w:r>
          <w:fldChar w:fldCharType="end"/>
        </w:r>
        <w:r>
          <w:t xml:space="preserve"> : Tabela de recursos utilizados.</w:t>
        </w:r>
      </w:ins>
    </w:p>
    <w:p w:rsidR="00586623" w:rsidDel="00B66416" w:rsidRDefault="00586623">
      <w:pPr>
        <w:pStyle w:val="Estilocorpodoc"/>
        <w:ind w:firstLine="0"/>
        <w:rPr>
          <w:ins w:id="1191" w:author="Marcos Junior" w:date="2015-06-17T18:37:00Z"/>
          <w:del w:id="1192" w:author="mb250482" w:date="2015-07-06T23:25:00Z"/>
          <w:sz w:val="24"/>
        </w:rPr>
        <w:pPrChange w:id="1193" w:author="Marcos Junior" w:date="2015-06-17T18:38:00Z">
          <w:pPr>
            <w:pStyle w:val="Estilocorpodoc"/>
          </w:pPr>
        </w:pPrChange>
      </w:pPr>
      <w:ins w:id="1194" w:author="Marcos Junior" w:date="2015-06-17T18:34:00Z">
        <w:del w:id="1195" w:author="mb250482" w:date="2015-07-06T23:25:00Z">
          <w:r w:rsidDel="00B66416">
            <w:rPr>
              <w:sz w:val="24"/>
            </w:rPr>
            <w:delText xml:space="preserve">1 </w:delText>
          </w:r>
        </w:del>
      </w:ins>
      <w:ins w:id="1196" w:author="Marcos Junior" w:date="2015-06-17T18:35:00Z">
        <w:del w:id="1197" w:author="mb250482" w:date="2015-07-06T23:25:00Z">
          <w:r w:rsidDel="00B66416">
            <w:rPr>
              <w:sz w:val="24"/>
            </w:rPr>
            <w:delText>–</w:delText>
          </w:r>
        </w:del>
      </w:ins>
      <w:ins w:id="1198" w:author="Marcos Junior" w:date="2015-06-17T18:34:00Z">
        <w:del w:id="1199" w:author="mb250482" w:date="2015-07-06T23:25:00Z">
          <w:r w:rsidDel="00B66416">
            <w:rPr>
              <w:sz w:val="24"/>
            </w:rPr>
            <w:delText xml:space="preserve"> </w:delText>
          </w:r>
        </w:del>
      </w:ins>
      <w:ins w:id="1200" w:author="Marcos Junior" w:date="2015-06-17T18:35:00Z">
        <w:del w:id="1201" w:author="mb250482" w:date="2015-07-06T23:25:00Z">
          <w:r w:rsidR="008A324C" w:rsidDel="00B66416">
            <w:rPr>
              <w:sz w:val="24"/>
            </w:rPr>
            <w:delText>Notebook</w:delText>
          </w:r>
        </w:del>
      </w:ins>
      <w:ins w:id="1202" w:author="Marcos Junior" w:date="2015-06-17T18:38:00Z">
        <w:del w:id="1203" w:author="mb250482" w:date="2015-07-06T23:25:00Z">
          <w:r w:rsidR="008A324C" w:rsidDel="00B66416">
            <w:rPr>
              <w:sz w:val="24"/>
            </w:rPr>
            <w:delText>:</w:delText>
          </w:r>
        </w:del>
      </w:ins>
      <w:ins w:id="1204" w:author="Marcos Junior" w:date="2015-06-17T18:35:00Z">
        <w:del w:id="1205" w:author="mb250482" w:date="2015-07-06T23:25:00Z">
          <w:r w:rsidR="008A324C" w:rsidDel="00B66416">
            <w:rPr>
              <w:sz w:val="24"/>
            </w:rPr>
            <w:delText xml:space="preserve"> </w:delText>
          </w:r>
        </w:del>
      </w:ins>
    </w:p>
    <w:p w:rsidR="008A324C" w:rsidDel="00B66416" w:rsidRDefault="008A324C">
      <w:pPr>
        <w:pStyle w:val="Estilocorpodoc"/>
        <w:numPr>
          <w:ilvl w:val="0"/>
          <w:numId w:val="14"/>
        </w:numPr>
        <w:rPr>
          <w:ins w:id="1206" w:author="Marcos Junior" w:date="2015-06-17T18:37:00Z"/>
          <w:del w:id="1207" w:author="mb250482" w:date="2015-07-06T23:25:00Z"/>
          <w:sz w:val="24"/>
        </w:rPr>
        <w:pPrChange w:id="1208" w:author="Marcos Junior" w:date="2015-06-17T18:40:00Z">
          <w:pPr>
            <w:pStyle w:val="Estilocorpodoc"/>
          </w:pPr>
        </w:pPrChange>
      </w:pPr>
      <w:ins w:id="1209" w:author="Marcos Junior" w:date="2015-06-17T18:37:00Z">
        <w:del w:id="1210" w:author="mb250482" w:date="2015-07-06T23:25:00Z">
          <w:r w:rsidDel="00B66416">
            <w:rPr>
              <w:sz w:val="24"/>
            </w:rPr>
            <w:delText>Processador:</w:delText>
          </w:r>
        </w:del>
      </w:ins>
      <w:ins w:id="1211" w:author="Marcos Junior" w:date="2015-06-17T18:38:00Z">
        <w:del w:id="1212" w:author="mb250482" w:date="2015-07-06T23:25:00Z">
          <w:r w:rsidDel="00B66416">
            <w:rPr>
              <w:sz w:val="24"/>
            </w:rPr>
            <w:delText xml:space="preserve"> Intel </w:delText>
          </w:r>
        </w:del>
      </w:ins>
      <w:ins w:id="1213" w:author="Marcos Junior" w:date="2015-06-17T18:39:00Z">
        <w:del w:id="1214" w:author="mb250482" w:date="2015-07-06T23:25:00Z">
          <w:r w:rsidDel="00B66416">
            <w:rPr>
              <w:sz w:val="24"/>
            </w:rPr>
            <w:delText>Core i7</w:delText>
          </w:r>
        </w:del>
      </w:ins>
    </w:p>
    <w:p w:rsidR="008A324C" w:rsidDel="00B66416" w:rsidRDefault="008A324C">
      <w:pPr>
        <w:pStyle w:val="Estilocorpodoc"/>
        <w:numPr>
          <w:ilvl w:val="0"/>
          <w:numId w:val="14"/>
        </w:numPr>
        <w:rPr>
          <w:ins w:id="1215" w:author="Marcos Junior" w:date="2015-06-17T18:37:00Z"/>
          <w:del w:id="1216" w:author="mb250482" w:date="2015-07-06T23:25:00Z"/>
          <w:sz w:val="24"/>
        </w:rPr>
        <w:pPrChange w:id="1217" w:author="Marcos Junior" w:date="2015-06-17T18:40:00Z">
          <w:pPr>
            <w:pStyle w:val="Estilocorpodoc"/>
          </w:pPr>
        </w:pPrChange>
      </w:pPr>
      <w:ins w:id="1218" w:author="Marcos Junior" w:date="2015-06-17T18:37:00Z">
        <w:del w:id="1219" w:author="mb250482" w:date="2015-07-06T23:25:00Z">
          <w:r w:rsidDel="00B66416">
            <w:rPr>
              <w:sz w:val="24"/>
            </w:rPr>
            <w:delText>Memória RAM:</w:delText>
          </w:r>
        </w:del>
      </w:ins>
      <w:ins w:id="1220" w:author="Marcos Junior" w:date="2015-06-17T18:38:00Z">
        <w:del w:id="1221" w:author="mb250482" w:date="2015-07-06T23:25:00Z">
          <w:r w:rsidDel="00B66416">
            <w:rPr>
              <w:sz w:val="24"/>
            </w:rPr>
            <w:delText xml:space="preserve"> </w:delText>
          </w:r>
        </w:del>
      </w:ins>
      <w:ins w:id="1222" w:author="Marcos Junior" w:date="2015-06-17T18:39:00Z">
        <w:del w:id="1223" w:author="mb250482" w:date="2015-07-06T23:25:00Z">
          <w:r w:rsidDel="00B66416">
            <w:rPr>
              <w:sz w:val="24"/>
            </w:rPr>
            <w:delText>8</w:delText>
          </w:r>
        </w:del>
      </w:ins>
      <w:ins w:id="1224" w:author="Marcos Junior" w:date="2015-06-17T18:38:00Z">
        <w:del w:id="1225" w:author="mb250482" w:date="2015-07-06T23:25:00Z">
          <w:r w:rsidDel="00B66416">
            <w:rPr>
              <w:sz w:val="24"/>
            </w:rPr>
            <w:delText>GB</w:delText>
          </w:r>
        </w:del>
      </w:ins>
    </w:p>
    <w:p w:rsidR="008A324C" w:rsidDel="00B66416" w:rsidRDefault="008A324C">
      <w:pPr>
        <w:pStyle w:val="Estilocorpodoc"/>
        <w:numPr>
          <w:ilvl w:val="0"/>
          <w:numId w:val="14"/>
        </w:numPr>
        <w:rPr>
          <w:ins w:id="1226" w:author="Marcos Junior" w:date="2015-06-17T18:37:00Z"/>
          <w:del w:id="1227" w:author="mb250482" w:date="2015-07-06T23:25:00Z"/>
          <w:sz w:val="24"/>
        </w:rPr>
        <w:pPrChange w:id="1228" w:author="Marcos Junior" w:date="2015-06-17T18:40:00Z">
          <w:pPr>
            <w:pStyle w:val="Estilocorpodoc"/>
          </w:pPr>
        </w:pPrChange>
      </w:pPr>
      <w:ins w:id="1229" w:author="Marcos Junior" w:date="2015-06-17T18:37:00Z">
        <w:del w:id="1230" w:author="mb250482" w:date="2015-07-06T23:25:00Z">
          <w:r w:rsidDel="00B66416">
            <w:rPr>
              <w:sz w:val="24"/>
            </w:rPr>
            <w:delText>Armazenamento:</w:delText>
          </w:r>
        </w:del>
      </w:ins>
      <w:ins w:id="1231" w:author="Marcos Junior" w:date="2015-06-17T18:38:00Z">
        <w:del w:id="1232" w:author="mb250482" w:date="2015-07-06T23:25:00Z">
          <w:r w:rsidDel="00B66416">
            <w:rPr>
              <w:sz w:val="24"/>
            </w:rPr>
            <w:delText xml:space="preserve"> </w:delText>
          </w:r>
        </w:del>
      </w:ins>
      <w:ins w:id="1233" w:author="Marcos Junior" w:date="2015-06-17T18:39:00Z">
        <w:del w:id="1234" w:author="mb250482" w:date="2015-07-06T23:25:00Z">
          <w:r w:rsidDel="00B66416">
            <w:rPr>
              <w:sz w:val="24"/>
            </w:rPr>
            <w:delText>1T</w:delText>
          </w:r>
        </w:del>
      </w:ins>
      <w:ins w:id="1235" w:author="Marcos Junior" w:date="2015-06-17T18:38:00Z">
        <w:del w:id="1236" w:author="mb250482" w:date="2015-07-06T23:25:00Z">
          <w:r w:rsidDel="00B66416">
            <w:rPr>
              <w:sz w:val="24"/>
            </w:rPr>
            <w:delText>B</w:delText>
          </w:r>
        </w:del>
      </w:ins>
    </w:p>
    <w:p w:rsidR="008A324C" w:rsidDel="00B66416" w:rsidRDefault="008A324C">
      <w:pPr>
        <w:pStyle w:val="Estilocorpodoc"/>
        <w:numPr>
          <w:ilvl w:val="0"/>
          <w:numId w:val="14"/>
        </w:numPr>
        <w:rPr>
          <w:ins w:id="1237" w:author="Marcos Junior" w:date="2015-06-17T18:40:00Z"/>
          <w:del w:id="1238" w:author="mb250482" w:date="2015-07-06T23:25:00Z"/>
          <w:sz w:val="24"/>
        </w:rPr>
        <w:pPrChange w:id="1239" w:author="Marcos Junior" w:date="2015-06-17T18:40:00Z">
          <w:pPr>
            <w:pStyle w:val="Estilocorpodoc"/>
          </w:pPr>
        </w:pPrChange>
      </w:pPr>
      <w:ins w:id="1240" w:author="Marcos Junior" w:date="2015-06-17T18:37:00Z">
        <w:del w:id="1241" w:author="mb250482" w:date="2015-07-06T23:25:00Z">
          <w:r w:rsidDel="00B66416">
            <w:rPr>
              <w:sz w:val="24"/>
            </w:rPr>
            <w:delText xml:space="preserve">Sistema Operacional: </w:delText>
          </w:r>
        </w:del>
      </w:ins>
      <w:ins w:id="1242" w:author="Marcos Junior" w:date="2015-06-17T18:38:00Z">
        <w:del w:id="1243" w:author="mb250482" w:date="2015-07-06T23:25:00Z">
          <w:r w:rsidDel="00B66416">
            <w:rPr>
              <w:sz w:val="24"/>
            </w:rPr>
            <w:delText xml:space="preserve">Windows 7 </w:delText>
          </w:r>
        </w:del>
      </w:ins>
      <w:ins w:id="1244" w:author="Marcos Junior" w:date="2015-06-17T18:41:00Z">
        <w:del w:id="1245" w:author="mb250482" w:date="2015-07-06T23:25:00Z">
          <w:r w:rsidDel="00B66416">
            <w:rPr>
              <w:sz w:val="24"/>
            </w:rPr>
            <w:delText>64bits</w:delText>
          </w:r>
        </w:del>
      </w:ins>
    </w:p>
    <w:p w:rsidR="008A324C" w:rsidDel="00B66416" w:rsidRDefault="008A324C">
      <w:pPr>
        <w:pStyle w:val="Estilocorpodoc"/>
        <w:ind w:left="360" w:firstLine="0"/>
        <w:rPr>
          <w:ins w:id="1246" w:author="Marcos Junior" w:date="2015-06-17T18:39:00Z"/>
          <w:del w:id="1247" w:author="mb250482" w:date="2015-07-06T23:25:00Z"/>
          <w:sz w:val="24"/>
        </w:rPr>
        <w:pPrChange w:id="1248" w:author="Marcos Junior" w:date="2015-06-17T18:40:00Z">
          <w:pPr>
            <w:pStyle w:val="Estilocorpodoc"/>
          </w:pPr>
        </w:pPrChange>
      </w:pPr>
    </w:p>
    <w:p w:rsidR="008A324C" w:rsidDel="00B66416" w:rsidRDefault="008A324C" w:rsidP="008A324C">
      <w:pPr>
        <w:pStyle w:val="Estilocorpodoc"/>
        <w:ind w:firstLine="0"/>
        <w:rPr>
          <w:ins w:id="1249" w:author="Marcos Junior" w:date="2015-06-17T18:40:00Z"/>
          <w:del w:id="1250" w:author="mb250482" w:date="2015-07-06T23:25:00Z"/>
          <w:sz w:val="24"/>
        </w:rPr>
      </w:pPr>
      <w:ins w:id="1251" w:author="Marcos Junior" w:date="2015-06-17T18:40:00Z">
        <w:del w:id="1252" w:author="mb250482" w:date="2015-07-06T23:25:00Z">
          <w:r w:rsidDel="00B66416">
            <w:rPr>
              <w:sz w:val="24"/>
            </w:rPr>
            <w:delText xml:space="preserve">2 – Desktop: </w:delText>
          </w:r>
        </w:del>
      </w:ins>
    </w:p>
    <w:p w:rsidR="008A324C" w:rsidDel="00B66416" w:rsidRDefault="008A324C" w:rsidP="008A324C">
      <w:pPr>
        <w:pStyle w:val="Estilocorpodoc"/>
        <w:numPr>
          <w:ilvl w:val="0"/>
          <w:numId w:val="14"/>
        </w:numPr>
        <w:rPr>
          <w:ins w:id="1253" w:author="Marcos Junior" w:date="2015-06-17T18:40:00Z"/>
          <w:del w:id="1254" w:author="mb250482" w:date="2015-07-06T23:25:00Z"/>
          <w:sz w:val="24"/>
        </w:rPr>
      </w:pPr>
      <w:ins w:id="1255" w:author="Marcos Junior" w:date="2015-06-17T18:40:00Z">
        <w:del w:id="1256" w:author="mb250482" w:date="2015-07-06T23:25:00Z">
          <w:r w:rsidDel="00B66416">
            <w:rPr>
              <w:sz w:val="24"/>
            </w:rPr>
            <w:delText>Processador: Intel Core i5</w:delText>
          </w:r>
        </w:del>
      </w:ins>
    </w:p>
    <w:p w:rsidR="008A324C" w:rsidDel="00B66416" w:rsidRDefault="008A324C" w:rsidP="008A324C">
      <w:pPr>
        <w:pStyle w:val="Estilocorpodoc"/>
        <w:numPr>
          <w:ilvl w:val="0"/>
          <w:numId w:val="14"/>
        </w:numPr>
        <w:rPr>
          <w:ins w:id="1257" w:author="Marcos Junior" w:date="2015-06-17T18:40:00Z"/>
          <w:del w:id="1258" w:author="mb250482" w:date="2015-07-06T23:25:00Z"/>
          <w:sz w:val="24"/>
        </w:rPr>
      </w:pPr>
      <w:ins w:id="1259" w:author="Marcos Junior" w:date="2015-06-17T18:40:00Z">
        <w:del w:id="1260" w:author="mb250482" w:date="2015-07-06T23:25:00Z">
          <w:r w:rsidDel="00B66416">
            <w:rPr>
              <w:sz w:val="24"/>
            </w:rPr>
            <w:delText>Memória RAM: 4GB</w:delText>
          </w:r>
        </w:del>
      </w:ins>
    </w:p>
    <w:p w:rsidR="008A324C" w:rsidDel="00B66416" w:rsidRDefault="008A324C" w:rsidP="008A324C">
      <w:pPr>
        <w:pStyle w:val="Estilocorpodoc"/>
        <w:numPr>
          <w:ilvl w:val="0"/>
          <w:numId w:val="14"/>
        </w:numPr>
        <w:rPr>
          <w:ins w:id="1261" w:author="Marcos Junior" w:date="2015-06-17T18:40:00Z"/>
          <w:del w:id="1262" w:author="mb250482" w:date="2015-07-06T23:25:00Z"/>
          <w:sz w:val="24"/>
        </w:rPr>
      </w:pPr>
      <w:ins w:id="1263" w:author="Marcos Junior" w:date="2015-06-17T18:40:00Z">
        <w:del w:id="1264" w:author="mb250482" w:date="2015-07-06T23:25:00Z">
          <w:r w:rsidDel="00B66416">
            <w:rPr>
              <w:sz w:val="24"/>
            </w:rPr>
            <w:delText>Armazenamento: 500</w:delText>
          </w:r>
        </w:del>
      </w:ins>
      <w:ins w:id="1265" w:author="Marcos Junior" w:date="2015-06-17T18:44:00Z">
        <w:del w:id="1266" w:author="mb250482" w:date="2015-07-06T23:25:00Z">
          <w:r w:rsidDel="00B66416">
            <w:rPr>
              <w:sz w:val="24"/>
            </w:rPr>
            <w:delText>G</w:delText>
          </w:r>
        </w:del>
      </w:ins>
      <w:ins w:id="1267" w:author="Marcos Junior" w:date="2015-06-17T18:40:00Z">
        <w:del w:id="1268" w:author="mb250482" w:date="2015-07-06T23:25:00Z">
          <w:r w:rsidDel="00B66416">
            <w:rPr>
              <w:sz w:val="24"/>
            </w:rPr>
            <w:delText>B</w:delText>
          </w:r>
        </w:del>
      </w:ins>
    </w:p>
    <w:p w:rsidR="008A324C" w:rsidDel="00B66416" w:rsidRDefault="008A324C" w:rsidP="008A324C">
      <w:pPr>
        <w:pStyle w:val="Estilocorpodoc"/>
        <w:numPr>
          <w:ilvl w:val="0"/>
          <w:numId w:val="14"/>
        </w:numPr>
        <w:rPr>
          <w:ins w:id="1269" w:author="Marcos Junior" w:date="2015-06-17T18:40:00Z"/>
          <w:del w:id="1270" w:author="mb250482" w:date="2015-07-06T23:25:00Z"/>
          <w:sz w:val="24"/>
        </w:rPr>
      </w:pPr>
      <w:ins w:id="1271" w:author="Marcos Junior" w:date="2015-06-17T18:40:00Z">
        <w:del w:id="1272" w:author="mb250482" w:date="2015-07-06T23:25:00Z">
          <w:r w:rsidDel="00B66416">
            <w:rPr>
              <w:sz w:val="24"/>
            </w:rPr>
            <w:delText xml:space="preserve">Sistema Operacional: </w:delText>
          </w:r>
        </w:del>
      </w:ins>
      <w:ins w:id="1273" w:author="Marcos Junior" w:date="2015-06-17T18:41:00Z">
        <w:del w:id="1274" w:author="mb250482" w:date="2015-07-06T23:25:00Z">
          <w:r w:rsidDel="00B66416">
            <w:rPr>
              <w:sz w:val="24"/>
            </w:rPr>
            <w:delText>CentO</w:delText>
          </w:r>
        </w:del>
      </w:ins>
      <w:ins w:id="1275" w:author="Marcos Junior" w:date="2015-06-17T18:43:00Z">
        <w:del w:id="1276" w:author="mb250482" w:date="2015-07-06T23:25:00Z">
          <w:r w:rsidDel="00B66416">
            <w:rPr>
              <w:sz w:val="24"/>
            </w:rPr>
            <w:delText>S</w:delText>
          </w:r>
        </w:del>
      </w:ins>
      <w:ins w:id="1277" w:author="Marcos Junior" w:date="2015-06-17T18:40:00Z">
        <w:del w:id="1278" w:author="mb250482" w:date="2015-07-06T23:25:00Z">
          <w:r w:rsidDel="00B66416">
            <w:rPr>
              <w:sz w:val="24"/>
            </w:rPr>
            <w:delText xml:space="preserve"> </w:delText>
          </w:r>
        </w:del>
      </w:ins>
      <w:ins w:id="1279" w:author="Marcos Junior" w:date="2015-06-17T18:43:00Z">
        <w:del w:id="1280" w:author="mb250482" w:date="2015-07-06T23:25:00Z">
          <w:r w:rsidDel="00B66416">
            <w:rPr>
              <w:sz w:val="24"/>
            </w:rPr>
            <w:delText xml:space="preserve">4 </w:delText>
          </w:r>
        </w:del>
      </w:ins>
      <w:ins w:id="1281" w:author="Marcos Junior" w:date="2015-06-17T18:41:00Z">
        <w:del w:id="1282" w:author="mb250482" w:date="2015-07-06T23:25:00Z">
          <w:r w:rsidDel="00B66416">
            <w:rPr>
              <w:sz w:val="24"/>
            </w:rPr>
            <w:delText xml:space="preserve"> 64bits</w:delText>
          </w:r>
        </w:del>
      </w:ins>
    </w:p>
    <w:p w:rsidR="004B5176" w:rsidRDefault="004B5176" w:rsidP="004B5176">
      <w:pPr>
        <w:pStyle w:val="Estilocorpodoc"/>
        <w:ind w:left="720" w:firstLine="0"/>
        <w:rPr>
          <w:ins w:id="1283" w:author="Marcos Junior" w:date="2015-06-17T18:46:00Z"/>
          <w:sz w:val="24"/>
        </w:rPr>
        <w:pPrChange w:id="1284" w:author="mb250482" w:date="2015-07-06T22:38:00Z">
          <w:pPr>
            <w:pStyle w:val="Estilocorpodoc"/>
          </w:pPr>
        </w:pPrChange>
      </w:pPr>
    </w:p>
    <w:p w:rsidR="00B66416" w:rsidRDefault="008A324C" w:rsidP="00230CD2">
      <w:pPr>
        <w:pStyle w:val="Estilocorpodoc"/>
        <w:ind w:firstLine="360"/>
        <w:rPr>
          <w:ins w:id="1285" w:author="mb250482" w:date="2015-07-06T23:27:00Z"/>
          <w:sz w:val="24"/>
        </w:rPr>
        <w:pPrChange w:id="1286" w:author="mb250482" w:date="2015-07-06T22:59:00Z">
          <w:pPr>
            <w:pStyle w:val="Estilocorpodoc"/>
          </w:pPr>
        </w:pPrChange>
      </w:pPr>
      <w:ins w:id="1287" w:author="Marcos Junior" w:date="2015-06-17T18:46:00Z">
        <w:r>
          <w:rPr>
            <w:sz w:val="24"/>
          </w:rPr>
          <w:t xml:space="preserve">O </w:t>
        </w:r>
      </w:ins>
      <w:ins w:id="1288" w:author="Marcos Junior" w:date="2015-06-17T18:47:00Z">
        <w:r>
          <w:rPr>
            <w:sz w:val="24"/>
          </w:rPr>
          <w:t>recurso de número</w:t>
        </w:r>
      </w:ins>
      <w:ins w:id="1289" w:author="mb250482" w:date="2015-07-06T22:52:00Z">
        <w:r w:rsidR="00807B33">
          <w:rPr>
            <w:sz w:val="24"/>
          </w:rPr>
          <w:t xml:space="preserve"> </w:t>
        </w:r>
      </w:ins>
      <w:ins w:id="1290" w:author="Marcos Junior" w:date="2015-06-17T18:47:00Z">
        <w:del w:id="1291" w:author="mb250482" w:date="2015-07-06T22:52:00Z">
          <w:r w:rsidDel="00807B33">
            <w:rPr>
              <w:sz w:val="24"/>
            </w:rPr>
            <w:delText xml:space="preserve"> </w:delText>
          </w:r>
        </w:del>
        <w:r>
          <w:rPr>
            <w:sz w:val="24"/>
          </w:rPr>
          <w:t>1</w:t>
        </w:r>
      </w:ins>
      <w:ins w:id="1292" w:author="mb250482" w:date="2015-07-06T23:27:00Z">
        <w:r w:rsidR="00B66416" w:rsidRPr="00B66416">
          <w:rPr>
            <w:sz w:val="24"/>
          </w:rPr>
          <w:t xml:space="preserve"> </w:t>
        </w:r>
        <w:r w:rsidR="00B66416">
          <w:rPr>
            <w:sz w:val="24"/>
          </w:rPr>
          <w:t xml:space="preserve">é responsável em executar o software Asterisk paralelamente com </w:t>
        </w:r>
        <w:r w:rsidR="00B66416" w:rsidRPr="004327C4">
          <w:rPr>
            <w:i/>
            <w:sz w:val="24"/>
          </w:rPr>
          <w:t>Middleware</w:t>
        </w:r>
      </w:ins>
      <w:ins w:id="1293" w:author="mb250482" w:date="2015-07-06T23:28:00Z">
        <w:r w:rsidR="00B66416">
          <w:rPr>
            <w:i/>
            <w:sz w:val="24"/>
          </w:rPr>
          <w:t xml:space="preserve"> </w:t>
        </w:r>
        <w:r w:rsidR="00B66416">
          <w:rPr>
            <w:sz w:val="24"/>
          </w:rPr>
          <w:t>desenvolvido</w:t>
        </w:r>
      </w:ins>
      <w:ins w:id="1294" w:author="mb250482" w:date="2015-07-06T23:27:00Z">
        <w:r w:rsidR="00B66416">
          <w:rPr>
            <w:sz w:val="24"/>
          </w:rPr>
          <w:t xml:space="preserve">, tornando o </w:t>
        </w:r>
        <w:r w:rsidR="00B66416" w:rsidRPr="004327C4">
          <w:rPr>
            <w:i/>
            <w:sz w:val="24"/>
          </w:rPr>
          <w:t>Call Center</w:t>
        </w:r>
        <w:r w:rsidR="00B66416">
          <w:rPr>
            <w:sz w:val="24"/>
          </w:rPr>
          <w:t xml:space="preserve"> dispon</w:t>
        </w:r>
        <w:r w:rsidR="00B66416">
          <w:rPr>
            <w:sz w:val="24"/>
          </w:rPr>
          <w:t>ível</w:t>
        </w:r>
      </w:ins>
      <w:ins w:id="1295" w:author="mb250482" w:date="2015-07-06T23:28:00Z">
        <w:r w:rsidR="00B66416">
          <w:rPr>
            <w:sz w:val="24"/>
          </w:rPr>
          <w:t xml:space="preserve"> a chamadas </w:t>
        </w:r>
      </w:ins>
      <w:ins w:id="1296" w:author="mb250482" w:date="2015-07-06T23:29:00Z">
        <w:r w:rsidR="00B66416">
          <w:rPr>
            <w:sz w:val="24"/>
          </w:rPr>
          <w:t>via VoIP.</w:t>
        </w:r>
      </w:ins>
    </w:p>
    <w:p w:rsidR="00230CD2" w:rsidRDefault="00B66416" w:rsidP="00230CD2">
      <w:pPr>
        <w:pStyle w:val="Estilocorpodoc"/>
        <w:ind w:firstLine="360"/>
        <w:rPr>
          <w:ins w:id="1297" w:author="mb250482" w:date="2015-07-06T22:56:00Z"/>
          <w:sz w:val="24"/>
        </w:rPr>
        <w:pPrChange w:id="1298" w:author="mb250482" w:date="2015-07-06T22:59:00Z">
          <w:pPr>
            <w:pStyle w:val="Estilocorpodoc"/>
          </w:pPr>
        </w:pPrChange>
      </w:pPr>
      <w:ins w:id="1299" w:author="mb250482" w:date="2015-07-06T23:27:00Z">
        <w:r>
          <w:rPr>
            <w:sz w:val="24"/>
          </w:rPr>
          <w:t xml:space="preserve">O recurso de número 2 </w:t>
        </w:r>
      </w:ins>
      <w:ins w:id="1300" w:author="mb250482" w:date="2015-07-06T22:52:00Z">
        <w:r w:rsidR="00807B33">
          <w:rPr>
            <w:sz w:val="24"/>
          </w:rPr>
          <w:t>é</w:t>
        </w:r>
      </w:ins>
      <w:ins w:id="1301" w:author="Marcos Junior" w:date="2015-06-17T18:48:00Z">
        <w:r w:rsidR="00023310">
          <w:rPr>
            <w:sz w:val="24"/>
          </w:rPr>
          <w:t xml:space="preserve"> </w:t>
        </w:r>
        <w:del w:id="1302" w:author="mb250482" w:date="2015-07-06T22:35:00Z">
          <w:r w:rsidR="00023310" w:rsidDel="004B5176">
            <w:rPr>
              <w:sz w:val="24"/>
            </w:rPr>
            <w:delText>será</w:delText>
          </w:r>
        </w:del>
      </w:ins>
      <w:ins w:id="1303" w:author="Marcos Junior" w:date="2015-06-17T18:47:00Z">
        <w:del w:id="1304" w:author="mb250482" w:date="2015-07-06T22:52:00Z">
          <w:r w:rsidR="008A324C" w:rsidDel="00807B33">
            <w:rPr>
              <w:sz w:val="24"/>
            </w:rPr>
            <w:delText xml:space="preserve"> </w:delText>
          </w:r>
        </w:del>
        <w:r w:rsidR="008A324C">
          <w:rPr>
            <w:sz w:val="24"/>
          </w:rPr>
          <w:t>responsável em executar</w:t>
        </w:r>
        <w:del w:id="1305" w:author="mb250482" w:date="2015-07-06T23:33:00Z">
          <w:r w:rsidR="008A324C" w:rsidDel="00B66416">
            <w:rPr>
              <w:sz w:val="24"/>
            </w:rPr>
            <w:delText xml:space="preserve"> </w:delText>
          </w:r>
        </w:del>
      </w:ins>
      <w:ins w:id="1306" w:author="mb250482" w:date="2015-07-06T23:33:00Z">
        <w:r>
          <w:rPr>
            <w:sz w:val="24"/>
          </w:rPr>
          <w:t xml:space="preserve"> </w:t>
        </w:r>
      </w:ins>
      <w:ins w:id="1307" w:author="Marcos Junior" w:date="2015-06-17T18:47:00Z">
        <w:del w:id="1308" w:author="mb250482" w:date="2015-07-06T23:32:00Z">
          <w:r w:rsidR="008A324C" w:rsidDel="00B66416">
            <w:rPr>
              <w:sz w:val="24"/>
            </w:rPr>
            <w:delText xml:space="preserve">o </w:delText>
          </w:r>
        </w:del>
      </w:ins>
      <w:ins w:id="1309" w:author="mb250482" w:date="2015-07-06T23:32:00Z">
        <w:r>
          <w:rPr>
            <w:sz w:val="24"/>
          </w:rPr>
          <w:t xml:space="preserve">o </w:t>
        </w:r>
      </w:ins>
      <w:ins w:id="1310" w:author="Marcos Junior" w:date="2015-06-17T18:47:00Z">
        <w:r w:rsidR="008A324C">
          <w:rPr>
            <w:sz w:val="24"/>
          </w:rPr>
          <w:t>sistema GSAN</w:t>
        </w:r>
      </w:ins>
      <w:ins w:id="1311" w:author="mb250482" w:date="2015-07-06T23:33:00Z">
        <w:r>
          <w:rPr>
            <w:sz w:val="24"/>
          </w:rPr>
          <w:t xml:space="preserve"> através do servidor de aplicação Jboss 4.1</w:t>
        </w:r>
      </w:ins>
      <w:ins w:id="1312" w:author="mb250482" w:date="2015-07-06T23:32:00Z">
        <w:r>
          <w:rPr>
            <w:sz w:val="24"/>
          </w:rPr>
          <w:t>,</w:t>
        </w:r>
      </w:ins>
      <w:ins w:id="1313" w:author="mb250482" w:date="2015-07-06T23:33:00Z">
        <w:r>
          <w:rPr>
            <w:sz w:val="24"/>
          </w:rPr>
          <w:t xml:space="preserve"> </w:t>
        </w:r>
      </w:ins>
      <w:ins w:id="1314" w:author="mb250482" w:date="2015-07-06T22:35:00Z">
        <w:r w:rsidR="004B5176">
          <w:rPr>
            <w:sz w:val="24"/>
          </w:rPr>
          <w:t xml:space="preserve"> juntamente com o </w:t>
        </w:r>
      </w:ins>
      <w:ins w:id="1315" w:author="mb250482" w:date="2015-07-06T23:30:00Z">
        <w:r>
          <w:rPr>
            <w:sz w:val="24"/>
          </w:rPr>
          <w:t>b</w:t>
        </w:r>
      </w:ins>
      <w:ins w:id="1316" w:author="mb250482" w:date="2015-07-06T22:36:00Z">
        <w:r w:rsidR="00230CD2">
          <w:rPr>
            <w:sz w:val="24"/>
          </w:rPr>
          <w:t xml:space="preserve">anco de </w:t>
        </w:r>
      </w:ins>
      <w:ins w:id="1317" w:author="mb250482" w:date="2015-07-06T23:30:00Z">
        <w:r>
          <w:rPr>
            <w:sz w:val="24"/>
          </w:rPr>
          <w:t>d</w:t>
        </w:r>
      </w:ins>
      <w:ins w:id="1318" w:author="mb250482" w:date="2015-07-06T22:36:00Z">
        <w:r w:rsidR="00230CD2">
          <w:rPr>
            <w:sz w:val="24"/>
          </w:rPr>
          <w:t>ados Postgres</w:t>
        </w:r>
      </w:ins>
      <w:ins w:id="1319" w:author="mb250482" w:date="2015-07-06T23:34:00Z">
        <w:r>
          <w:rPr>
            <w:sz w:val="24"/>
          </w:rPr>
          <w:t>.</w:t>
        </w:r>
      </w:ins>
    </w:p>
    <w:p w:rsidR="00230CD2" w:rsidRDefault="008A324C" w:rsidP="00230CD2">
      <w:pPr>
        <w:pStyle w:val="Estilocorpodoc"/>
        <w:ind w:firstLine="360"/>
        <w:rPr>
          <w:ins w:id="1320" w:author="mb250482" w:date="2015-07-06T23:35:00Z"/>
          <w:sz w:val="24"/>
        </w:rPr>
        <w:pPrChange w:id="1321" w:author="mb250482" w:date="2015-07-06T22:59:00Z">
          <w:pPr>
            <w:pStyle w:val="Estilocorpodoc"/>
          </w:pPr>
        </w:pPrChange>
      </w:pPr>
      <w:ins w:id="1322" w:author="Marcos Junior" w:date="2015-06-17T18:47:00Z">
        <w:del w:id="1323" w:author="mb250482" w:date="2015-07-06T22:35:00Z">
          <w:r w:rsidDel="004B5176">
            <w:rPr>
              <w:sz w:val="24"/>
            </w:rPr>
            <w:delText xml:space="preserve"> </w:delText>
          </w:r>
          <w:r w:rsidR="00023310" w:rsidDel="004B5176">
            <w:rPr>
              <w:sz w:val="24"/>
            </w:rPr>
            <w:delText xml:space="preserve">e </w:delText>
          </w:r>
        </w:del>
        <w:del w:id="1324" w:author="mb250482" w:date="2015-07-06T22:36:00Z">
          <w:r w:rsidR="00023310" w:rsidDel="004B5176">
            <w:rPr>
              <w:sz w:val="24"/>
            </w:rPr>
            <w:delText xml:space="preserve">deixar </w:delText>
          </w:r>
        </w:del>
        <w:del w:id="1325" w:author="mb250482" w:date="2015-07-06T22:40:00Z">
          <w:r w:rsidR="00023310" w:rsidDel="004B5176">
            <w:rPr>
              <w:sz w:val="24"/>
            </w:rPr>
            <w:delText xml:space="preserve">disponível </w:delText>
          </w:r>
        </w:del>
        <w:del w:id="1326" w:author="mb250482" w:date="2015-07-06T22:57:00Z">
          <w:r w:rsidR="00023310" w:rsidDel="00230CD2">
            <w:rPr>
              <w:sz w:val="24"/>
            </w:rPr>
            <w:delText xml:space="preserve">o sistema a solicitações </w:delText>
          </w:r>
        </w:del>
        <w:del w:id="1327" w:author="mb250482" w:date="2015-07-06T22:42:00Z">
          <w:r w:rsidR="00023310" w:rsidDel="004B5176">
            <w:rPr>
              <w:sz w:val="24"/>
            </w:rPr>
            <w:delText>externas</w:delText>
          </w:r>
        </w:del>
        <w:del w:id="1328" w:author="mb250482" w:date="2015-07-06T22:57:00Z">
          <w:r w:rsidR="00023310" w:rsidDel="00230CD2">
            <w:rPr>
              <w:sz w:val="24"/>
            </w:rPr>
            <w:delText>.</w:delText>
          </w:r>
        </w:del>
      </w:ins>
      <w:ins w:id="1329" w:author="Marcos Junior" w:date="2015-06-17T18:48:00Z">
        <w:del w:id="1330" w:author="mb250482" w:date="2015-07-06T22:45:00Z">
          <w:r w:rsidR="00023310" w:rsidDel="00807B33">
            <w:rPr>
              <w:sz w:val="24"/>
            </w:rPr>
            <w:delText xml:space="preserve"> </w:delText>
          </w:r>
        </w:del>
      </w:ins>
      <w:ins w:id="1331" w:author="mb250482" w:date="2015-07-06T22:56:00Z">
        <w:r w:rsidR="00230CD2">
          <w:rPr>
            <w:sz w:val="24"/>
          </w:rPr>
          <w:t xml:space="preserve">O recurso de número 3 </w:t>
        </w:r>
      </w:ins>
      <w:ins w:id="1332" w:author="mb250482" w:date="2015-07-06T22:57:00Z">
        <w:r w:rsidR="00230CD2">
          <w:rPr>
            <w:sz w:val="24"/>
          </w:rPr>
          <w:t xml:space="preserve">é responsável em </w:t>
        </w:r>
      </w:ins>
      <w:ins w:id="1333" w:author="mb250482" w:date="2015-07-06T22:58:00Z">
        <w:r w:rsidR="00230CD2">
          <w:rPr>
            <w:sz w:val="24"/>
          </w:rPr>
          <w:t>simul</w:t>
        </w:r>
      </w:ins>
      <w:ins w:id="1334" w:author="mb250482" w:date="2015-07-06T22:57:00Z">
        <w:r w:rsidR="00230CD2">
          <w:rPr>
            <w:sz w:val="24"/>
          </w:rPr>
          <w:t>a</w:t>
        </w:r>
      </w:ins>
      <w:ins w:id="1335" w:author="mb250482" w:date="2015-07-06T22:58:00Z">
        <w:r w:rsidR="00230CD2">
          <w:rPr>
            <w:sz w:val="24"/>
          </w:rPr>
          <w:t>r</w:t>
        </w:r>
      </w:ins>
      <w:ins w:id="1336" w:author="mb250482" w:date="2015-07-06T22:57:00Z">
        <w:r w:rsidR="00230CD2">
          <w:rPr>
            <w:sz w:val="24"/>
          </w:rPr>
          <w:t xml:space="preserve"> chamadas VoIP</w:t>
        </w:r>
      </w:ins>
      <w:ins w:id="1337" w:author="mb250482" w:date="2015-07-06T22:58:00Z">
        <w:r w:rsidR="002B21B8">
          <w:rPr>
            <w:sz w:val="24"/>
          </w:rPr>
          <w:t xml:space="preserve"> para </w:t>
        </w:r>
      </w:ins>
      <w:ins w:id="1338" w:author="mb250482" w:date="2015-07-06T23:36:00Z">
        <w:r w:rsidR="002B21B8">
          <w:rPr>
            <w:sz w:val="24"/>
          </w:rPr>
          <w:t xml:space="preserve">o </w:t>
        </w:r>
        <w:r w:rsidR="002B21B8" w:rsidRPr="002B21B8">
          <w:rPr>
            <w:i/>
            <w:sz w:val="24"/>
            <w:rPrChange w:id="1339" w:author="mb250482" w:date="2015-07-06T23:36:00Z">
              <w:rPr>
                <w:sz w:val="24"/>
              </w:rPr>
            </w:rPrChange>
          </w:rPr>
          <w:t>Call Center</w:t>
        </w:r>
        <w:r w:rsidR="002B21B8">
          <w:rPr>
            <w:sz w:val="24"/>
          </w:rPr>
          <w:t xml:space="preserve"> (Asterisk).</w:t>
        </w:r>
      </w:ins>
    </w:p>
    <w:p w:rsidR="00B66416" w:rsidRDefault="00B66416" w:rsidP="00230CD2">
      <w:pPr>
        <w:pStyle w:val="Estilocorpodoc"/>
        <w:ind w:firstLine="360"/>
        <w:rPr>
          <w:ins w:id="1340" w:author="mb250482" w:date="2015-07-06T23:41:00Z"/>
          <w:sz w:val="24"/>
        </w:rPr>
        <w:pPrChange w:id="1341" w:author="mb250482" w:date="2015-07-06T22:59:00Z">
          <w:pPr>
            <w:pStyle w:val="Estilocorpodoc"/>
          </w:pPr>
        </w:pPrChange>
      </w:pPr>
      <w:ins w:id="1342" w:author="mb250482" w:date="2015-07-06T23:35:00Z">
        <w:r>
          <w:rPr>
            <w:sz w:val="24"/>
          </w:rPr>
          <w:lastRenderedPageBreak/>
          <w:t>Ambos os recursos estão conectados a uma rede local distribuida por um switch D</w:t>
        </w:r>
      </w:ins>
      <w:ins w:id="1343" w:author="mb250482" w:date="2015-07-06T23:37:00Z">
        <w:r w:rsidR="002B21B8">
          <w:rPr>
            <w:sz w:val="24"/>
          </w:rPr>
          <w:t>Link</w:t>
        </w:r>
      </w:ins>
      <w:ins w:id="1344" w:author="mb250482" w:date="2015-07-06T23:35:00Z">
        <w:r>
          <w:rPr>
            <w:sz w:val="24"/>
          </w:rPr>
          <w:t xml:space="preserve"> 501, dessa forma cada recurso pode ser </w:t>
        </w:r>
      </w:ins>
      <w:ins w:id="1345" w:author="mb250482" w:date="2015-07-06T23:36:00Z">
        <w:r>
          <w:rPr>
            <w:sz w:val="24"/>
          </w:rPr>
          <w:t>acessível na rede local.</w:t>
        </w:r>
      </w:ins>
      <w:ins w:id="1346" w:author="mb250482" w:date="2015-07-06T23:38:00Z">
        <w:r w:rsidR="005034EE">
          <w:rPr>
            <w:sz w:val="24"/>
          </w:rPr>
          <w:t xml:space="preserve"> A rede local permite conex</w:t>
        </w:r>
      </w:ins>
      <w:ins w:id="1347" w:author="mb250482" w:date="2015-07-06T23:39:00Z">
        <w:r w:rsidR="005034EE">
          <w:rPr>
            <w:sz w:val="24"/>
          </w:rPr>
          <w:t xml:space="preserve">ões </w:t>
        </w:r>
      </w:ins>
      <w:ins w:id="1348" w:author="mb250482" w:date="2015-07-06T23:40:00Z">
        <w:r w:rsidR="005034EE">
          <w:rPr>
            <w:sz w:val="24"/>
          </w:rPr>
          <w:t xml:space="preserve">de </w:t>
        </w:r>
      </w:ins>
      <w:ins w:id="1349" w:author="mb250482" w:date="2015-07-06T23:39:00Z">
        <w:r w:rsidR="005034EE">
          <w:rPr>
            <w:sz w:val="24"/>
          </w:rPr>
          <w:t xml:space="preserve">até 300 </w:t>
        </w:r>
      </w:ins>
      <w:ins w:id="1350" w:author="mb250482" w:date="2015-07-06T23:40:00Z">
        <w:r w:rsidR="005034EE">
          <w:rPr>
            <w:sz w:val="24"/>
          </w:rPr>
          <w:t>Mb/s</w:t>
        </w:r>
      </w:ins>
      <w:ins w:id="1351" w:author="mb250482" w:date="2015-07-06T23:39:00Z">
        <w:r w:rsidR="005034EE">
          <w:rPr>
            <w:sz w:val="24"/>
          </w:rPr>
          <w:t xml:space="preserve"> conforme </w:t>
        </w:r>
      </w:ins>
      <w:ins w:id="1352" w:author="mb250482" w:date="2015-07-06T23:40:00Z">
        <w:r w:rsidR="005034EE">
          <w:rPr>
            <w:sz w:val="24"/>
          </w:rPr>
          <w:t>a especificação do Switch utilizado</w:t>
        </w:r>
      </w:ins>
      <w:ins w:id="1353" w:author="mb250482" w:date="2015-07-06T23:41:00Z">
        <w:r w:rsidR="005034EE">
          <w:rPr>
            <w:sz w:val="24"/>
          </w:rPr>
          <w:t>.</w:t>
        </w:r>
      </w:ins>
    </w:p>
    <w:p w:rsidR="005034EE" w:rsidRPr="00807B33" w:rsidRDefault="005034EE" w:rsidP="00230CD2">
      <w:pPr>
        <w:pStyle w:val="Estilocorpodoc"/>
        <w:ind w:firstLine="360"/>
        <w:rPr>
          <w:ins w:id="1354" w:author="mb250482" w:date="2015-07-06T22:45:00Z"/>
          <w:sz w:val="24"/>
          <w:rPrChange w:id="1355" w:author="mb250482" w:date="2015-07-06T22:48:00Z">
            <w:rPr>
              <w:ins w:id="1356" w:author="mb250482" w:date="2015-07-06T22:45:00Z"/>
              <w:sz w:val="24"/>
            </w:rPr>
          </w:rPrChange>
        </w:rPr>
        <w:pPrChange w:id="1357" w:author="mb250482" w:date="2015-07-06T22:59:00Z">
          <w:pPr>
            <w:pStyle w:val="Estilocorpodoc"/>
          </w:pPr>
        </w:pPrChange>
      </w:pPr>
      <w:bookmarkStart w:id="1358" w:name="_GoBack"/>
      <w:bookmarkEnd w:id="1358"/>
    </w:p>
    <w:p w:rsidR="00230CD2" w:rsidRDefault="00230CD2">
      <w:pPr>
        <w:pStyle w:val="Estilocorpodoc"/>
        <w:ind w:firstLine="0"/>
        <w:rPr>
          <w:ins w:id="1359" w:author="mb250482" w:date="2015-07-06T22:57:00Z"/>
          <w:sz w:val="24"/>
        </w:rPr>
        <w:pPrChange w:id="1360" w:author="Marcos Junior" w:date="2015-06-17T18:39:00Z">
          <w:pPr>
            <w:pStyle w:val="Estilocorpodoc"/>
          </w:pPr>
        </w:pPrChange>
      </w:pPr>
    </w:p>
    <w:p w:rsidR="008A324C" w:rsidDel="00230CD2" w:rsidRDefault="00023310">
      <w:pPr>
        <w:pStyle w:val="Estilocorpodoc"/>
        <w:ind w:firstLine="0"/>
        <w:rPr>
          <w:ins w:id="1361" w:author="Marcos Junior" w:date="2015-06-17T18:40:00Z"/>
          <w:del w:id="1362" w:author="mb250482" w:date="2015-07-06T22:55:00Z"/>
          <w:sz w:val="24"/>
        </w:rPr>
        <w:pPrChange w:id="1363" w:author="Marcos Junior" w:date="2015-06-17T18:39:00Z">
          <w:pPr>
            <w:pStyle w:val="Estilocorpodoc"/>
          </w:pPr>
        </w:pPrChange>
      </w:pPr>
      <w:ins w:id="1364" w:author="Marcos Junior" w:date="2015-06-17T18:48:00Z">
        <w:del w:id="1365" w:author="mb250482" w:date="2015-07-06T22:55:00Z">
          <w:r w:rsidDel="00230CD2">
            <w:rPr>
              <w:sz w:val="24"/>
            </w:rPr>
            <w:delText>Para execução do mesmo será necessário executar o passo proposto</w:delText>
          </w:r>
        </w:del>
      </w:ins>
    </w:p>
    <w:p w:rsidR="008A324C" w:rsidRDefault="008A324C">
      <w:pPr>
        <w:pStyle w:val="Estilocorpodoc"/>
        <w:ind w:firstLine="0"/>
        <w:rPr>
          <w:ins w:id="1366" w:author="Marcos Junior" w:date="2015-06-17T18:34:00Z"/>
          <w:sz w:val="24"/>
        </w:rPr>
        <w:pPrChange w:id="1367" w:author="Marcos Junior" w:date="2015-06-17T18:39:00Z">
          <w:pPr>
            <w:pStyle w:val="Estilocorpodoc"/>
          </w:pPr>
        </w:pPrChange>
      </w:pPr>
    </w:p>
    <w:p w:rsidR="00586623" w:rsidRPr="00A726ED" w:rsidRDefault="00586623" w:rsidP="00230CD2">
      <w:pPr>
        <w:pStyle w:val="Estilocorpodoc"/>
        <w:ind w:firstLine="708"/>
        <w:rPr>
          <w:ins w:id="1368" w:author="Marcos Junior" w:date="2015-06-17T18:31:00Z"/>
          <w:sz w:val="24"/>
        </w:rPr>
        <w:pPrChange w:id="1369" w:author="mb250482" w:date="2015-07-06T22:54:00Z">
          <w:pPr>
            <w:pStyle w:val="Estilocorpodoc"/>
          </w:pPr>
        </w:pPrChange>
      </w:pPr>
      <w:ins w:id="1370" w:author="Marcos Junior" w:date="2015-06-17T18:34:00Z">
        <w:del w:id="1371" w:author="mb250482" w:date="2015-07-06T22:54:00Z">
          <w:r w:rsidDel="00230CD2">
            <w:rPr>
              <w:sz w:val="24"/>
            </w:rPr>
            <w:delText xml:space="preserve">  </w:delText>
          </w:r>
        </w:del>
      </w:ins>
      <w:ins w:id="1372" w:author="Marcos Junior" w:date="2015-06-17T18:33:00Z">
        <w:del w:id="1373" w:author="mb250482" w:date="2015-07-06T22:54:00Z">
          <w:r w:rsidDel="00230CD2">
            <w:rPr>
              <w:sz w:val="24"/>
            </w:rPr>
            <w:delText xml:space="preserve"> será necessário </w:delText>
          </w:r>
        </w:del>
      </w:ins>
      <w:ins w:id="1374" w:author="Marcos Junior" w:date="2015-06-17T18:31:00Z">
        <w:r w:rsidRPr="00A726ED">
          <w:rPr>
            <w:sz w:val="24"/>
          </w:rPr>
          <w:t xml:space="preserve">De forma geral as companhias de saneamento atendem diariamente um acentuado volume de reclamações e solicitações de serviços a serem prestados, sejam para execução de serviços internos como serviços a serem prestados fora do ambiente da empresa, </w:t>
        </w:r>
        <w:r>
          <w:rPr>
            <w:sz w:val="24"/>
          </w:rPr>
          <w:t>que normalmente exige um maior tempo para solucionar o atendimento</w:t>
        </w:r>
        <w:r w:rsidRPr="00A726ED">
          <w:rPr>
            <w:sz w:val="24"/>
          </w:rPr>
          <w:t>.</w:t>
        </w:r>
      </w:ins>
    </w:p>
    <w:p w:rsidR="00B77204" w:rsidRDefault="00B77204" w:rsidP="000102B1">
      <w:pPr>
        <w:pStyle w:val="Heading1"/>
        <w:rPr>
          <w:ins w:id="1375" w:author="Marcos Junior" w:date="2015-06-17T18:30:00Z"/>
          <w:rFonts w:ascii="Arial" w:hAnsi="Arial" w:cs="Arial"/>
          <w:sz w:val="24"/>
          <w:szCs w:val="24"/>
        </w:rPr>
      </w:pPr>
    </w:p>
    <w:p w:rsidR="00586623" w:rsidRDefault="00586623" w:rsidP="000102B1">
      <w:pPr>
        <w:pStyle w:val="Heading1"/>
        <w:rPr>
          <w:rFonts w:ascii="Arial" w:hAnsi="Arial" w:cs="Arial"/>
          <w:sz w:val="24"/>
          <w:szCs w:val="24"/>
        </w:rPr>
      </w:pPr>
    </w:p>
    <w:p w:rsidR="000102B1" w:rsidRPr="000D29E1" w:rsidRDefault="000F1EE0" w:rsidP="000D29E1">
      <w:pPr>
        <w:pStyle w:val="Heading2"/>
        <w:rPr>
          <w:rFonts w:ascii="Arial" w:hAnsi="Arial" w:cs="Arial"/>
          <w:sz w:val="24"/>
          <w:szCs w:val="24"/>
        </w:rPr>
      </w:pPr>
      <w:bookmarkStart w:id="1376" w:name="_Toc421744033"/>
      <w:r w:rsidRPr="000D29E1">
        <w:rPr>
          <w:rFonts w:ascii="Arial" w:hAnsi="Arial" w:cs="Arial"/>
          <w:sz w:val="24"/>
          <w:szCs w:val="24"/>
        </w:rPr>
        <w:t>5</w:t>
      </w:r>
      <w:r w:rsidR="002123A3" w:rsidRPr="000D29E1">
        <w:rPr>
          <w:rFonts w:ascii="Arial" w:hAnsi="Arial" w:cs="Arial"/>
          <w:sz w:val="24"/>
          <w:szCs w:val="24"/>
        </w:rPr>
        <w:t>.</w:t>
      </w:r>
      <w:del w:id="1377" w:author="Marcos Junior" w:date="2015-06-17T18:30:00Z">
        <w:r w:rsidR="002123A3" w:rsidRPr="000D29E1" w:rsidDel="00586623">
          <w:rPr>
            <w:rFonts w:ascii="Arial" w:hAnsi="Arial" w:cs="Arial"/>
            <w:sz w:val="24"/>
            <w:szCs w:val="24"/>
          </w:rPr>
          <w:delText>1</w:delText>
        </w:r>
      </w:del>
      <w:ins w:id="1378" w:author="Marcos Junior" w:date="2015-06-17T18:30:00Z">
        <w:r w:rsidR="00586623">
          <w:rPr>
            <w:rFonts w:ascii="Arial" w:hAnsi="Arial" w:cs="Arial"/>
            <w:sz w:val="24"/>
            <w:szCs w:val="24"/>
          </w:rPr>
          <w:t>2</w:t>
        </w:r>
      </w:ins>
      <w:r w:rsidR="002123A3" w:rsidRPr="000D29E1">
        <w:rPr>
          <w:rFonts w:ascii="Arial" w:hAnsi="Arial" w:cs="Arial"/>
          <w:sz w:val="24"/>
          <w:szCs w:val="24"/>
        </w:rPr>
        <w:t xml:space="preserve"> ESTABELEC</w:t>
      </w:r>
      <w:r w:rsidR="00052397">
        <w:rPr>
          <w:rFonts w:ascii="Arial" w:hAnsi="Arial" w:cs="Arial"/>
          <w:sz w:val="24"/>
          <w:szCs w:val="24"/>
        </w:rPr>
        <w:t>ER</w:t>
      </w:r>
      <w:r w:rsidR="002123A3" w:rsidRPr="000D29E1">
        <w:rPr>
          <w:rFonts w:ascii="Arial" w:hAnsi="Arial" w:cs="Arial"/>
          <w:sz w:val="24"/>
          <w:szCs w:val="24"/>
        </w:rPr>
        <w:t xml:space="preserve"> MÉTRICAS</w:t>
      </w:r>
      <w:bookmarkEnd w:id="1376"/>
    </w:p>
    <w:p w:rsidR="002123A3" w:rsidRPr="000F1EE0" w:rsidRDefault="002123A3" w:rsidP="000102B1">
      <w:pPr>
        <w:pStyle w:val="Heading1"/>
        <w:rPr>
          <w:rFonts w:ascii="Arial" w:hAnsi="Arial" w:cs="Arial"/>
          <w:sz w:val="24"/>
          <w:szCs w:val="24"/>
        </w:rPr>
      </w:pPr>
    </w:p>
    <w:p w:rsidR="00630067" w:rsidRPr="00A726ED" w:rsidRDefault="008D5FE8" w:rsidP="00A726ED">
      <w:pPr>
        <w:pStyle w:val="Estilocorpodoc"/>
        <w:rPr>
          <w:sz w:val="24"/>
        </w:rPr>
      </w:pPr>
      <w:bookmarkStart w:id="1379" w:name="_Toc420975258"/>
      <w:r w:rsidRPr="00A726ED">
        <w:rPr>
          <w:sz w:val="24"/>
        </w:rPr>
        <w:t xml:space="preserve">De forma geral as companhias de saneamento atendem diariamente </w:t>
      </w:r>
      <w:r w:rsidR="00BF4DE5" w:rsidRPr="00A726ED">
        <w:rPr>
          <w:sz w:val="24"/>
        </w:rPr>
        <w:t xml:space="preserve">um acentuado </w:t>
      </w:r>
      <w:r w:rsidRPr="00A726ED">
        <w:rPr>
          <w:sz w:val="24"/>
        </w:rPr>
        <w:t xml:space="preserve">volume de reclamações e solicitações de serviços a serem </w:t>
      </w:r>
      <w:r w:rsidR="00BF4DE5" w:rsidRPr="00A726ED">
        <w:rPr>
          <w:sz w:val="24"/>
        </w:rPr>
        <w:t>prestados</w:t>
      </w:r>
      <w:bookmarkEnd w:id="1379"/>
      <w:r w:rsidR="002123A3" w:rsidRPr="00A726ED">
        <w:rPr>
          <w:sz w:val="24"/>
        </w:rPr>
        <w:t xml:space="preserve">, sejam para execução de serviços internos como serviços a serem prestados fora do ambiente da empresa, </w:t>
      </w:r>
      <w:del w:id="1380" w:author="mb250482" w:date="2015-06-17T00:03:00Z">
        <w:r w:rsidR="002123A3" w:rsidRPr="00A726ED" w:rsidDel="00C605C7">
          <w:rPr>
            <w:sz w:val="24"/>
          </w:rPr>
          <w:delText xml:space="preserve">possibilitando </w:delText>
        </w:r>
      </w:del>
      <w:ins w:id="1381" w:author="mb250482" w:date="2015-06-17T00:04:00Z">
        <w:r w:rsidR="00C605C7">
          <w:rPr>
            <w:sz w:val="24"/>
          </w:rPr>
          <w:t>que normalmente exige um maior tempo para solucionar o atendimento</w:t>
        </w:r>
      </w:ins>
      <w:del w:id="1382" w:author="mb250482" w:date="2015-06-17T00:04:00Z">
        <w:r w:rsidR="002123A3" w:rsidRPr="00A726ED" w:rsidDel="00C605C7">
          <w:rPr>
            <w:sz w:val="24"/>
          </w:rPr>
          <w:delText>uma resolução um pouco mais custosa</w:delText>
        </w:r>
      </w:del>
      <w:r w:rsidR="002123A3" w:rsidRPr="00A726ED">
        <w:rPr>
          <w:sz w:val="24"/>
        </w:rPr>
        <w:t>.</w:t>
      </w:r>
    </w:p>
    <w:p w:rsidR="00921528" w:rsidRPr="00A726ED" w:rsidRDefault="00364E7A" w:rsidP="00A726ED">
      <w:pPr>
        <w:pStyle w:val="Estilocorpodoc"/>
        <w:rPr>
          <w:sz w:val="24"/>
        </w:rPr>
      </w:pPr>
      <w:bookmarkStart w:id="1383" w:name="_Toc420975259"/>
      <w:r w:rsidRPr="00A726ED">
        <w:rPr>
          <w:sz w:val="24"/>
        </w:rPr>
        <w:t>Neste trabalho f</w:t>
      </w:r>
      <w:r w:rsidR="0080796A" w:rsidRPr="00A726ED">
        <w:rPr>
          <w:sz w:val="24"/>
        </w:rPr>
        <w:t>oi definida</w:t>
      </w:r>
      <w:r w:rsidR="00BF4DE5" w:rsidRPr="00A726ED">
        <w:rPr>
          <w:sz w:val="24"/>
        </w:rPr>
        <w:t xml:space="preserve"> </w:t>
      </w:r>
      <w:r w:rsidR="00E921B1" w:rsidRPr="00A726ED">
        <w:rPr>
          <w:sz w:val="24"/>
        </w:rPr>
        <w:t xml:space="preserve">a </w:t>
      </w:r>
      <w:r w:rsidR="002806B3" w:rsidRPr="00A726ED">
        <w:rPr>
          <w:sz w:val="24"/>
        </w:rPr>
        <w:t xml:space="preserve">média </w:t>
      </w:r>
      <w:r w:rsidR="00E921B1" w:rsidRPr="00A726ED">
        <w:rPr>
          <w:sz w:val="24"/>
        </w:rPr>
        <w:t xml:space="preserve">de atendimento </w:t>
      </w:r>
      <w:r w:rsidR="0080796A" w:rsidRPr="00A726ED">
        <w:rPr>
          <w:sz w:val="24"/>
        </w:rPr>
        <w:t>dos principais tipos de serviços</w:t>
      </w:r>
      <w:r w:rsidR="00BF4DE5" w:rsidRPr="00A726ED">
        <w:rPr>
          <w:sz w:val="24"/>
        </w:rPr>
        <w:t xml:space="preserve"> </w:t>
      </w:r>
      <w:r w:rsidR="00E921B1" w:rsidRPr="00A726ED">
        <w:rPr>
          <w:sz w:val="24"/>
        </w:rPr>
        <w:t xml:space="preserve">disponíveis no sistema GSAN específicos para o </w:t>
      </w:r>
      <w:r w:rsidR="002806B3" w:rsidRPr="00A726ED">
        <w:rPr>
          <w:sz w:val="24"/>
        </w:rPr>
        <w:t xml:space="preserve">módulo </w:t>
      </w:r>
      <w:r w:rsidR="00E921B1" w:rsidRPr="00A726ED">
        <w:rPr>
          <w:sz w:val="24"/>
        </w:rPr>
        <w:t xml:space="preserve">Atendimento ao Público </w:t>
      </w:r>
      <w:r w:rsidR="0022181B">
        <w:rPr>
          <w:sz w:val="24"/>
        </w:rPr>
        <w:t xml:space="preserve">que são registrados </w:t>
      </w:r>
      <w:r w:rsidR="00E921B1" w:rsidRPr="00A726ED">
        <w:rPr>
          <w:sz w:val="24"/>
        </w:rPr>
        <w:t>diariamente</w:t>
      </w:r>
      <w:r w:rsidR="00BF4DE5" w:rsidRPr="00A726ED">
        <w:rPr>
          <w:sz w:val="24"/>
        </w:rPr>
        <w:t xml:space="preserve">, com base em </w:t>
      </w:r>
      <w:r w:rsidR="0022181B">
        <w:rPr>
          <w:sz w:val="24"/>
        </w:rPr>
        <w:t>informações obtidas através d</w:t>
      </w:r>
      <w:r w:rsidR="00D40952">
        <w:rPr>
          <w:sz w:val="24"/>
        </w:rPr>
        <w:t>e</w:t>
      </w:r>
      <w:r w:rsidR="0022181B">
        <w:rPr>
          <w:sz w:val="24"/>
        </w:rPr>
        <w:t xml:space="preserve"> relatórios </w:t>
      </w:r>
      <w:r w:rsidR="00D40952">
        <w:rPr>
          <w:sz w:val="24"/>
        </w:rPr>
        <w:t xml:space="preserve">regulatórios e </w:t>
      </w:r>
      <w:del w:id="1384" w:author="mb250482" w:date="2015-06-17T00:05:00Z">
        <w:r w:rsidR="00D40952" w:rsidDel="005E2367">
          <w:rPr>
            <w:sz w:val="24"/>
          </w:rPr>
          <w:delText xml:space="preserve">conversas </w:delText>
        </w:r>
      </w:del>
      <w:ins w:id="1385" w:author="mb250482" w:date="2015-06-17T00:05:00Z">
        <w:r w:rsidR="005E2367">
          <w:rPr>
            <w:sz w:val="24"/>
          </w:rPr>
          <w:t xml:space="preserve">entrevistas </w:t>
        </w:r>
      </w:ins>
      <w:r w:rsidR="00D40952">
        <w:rPr>
          <w:sz w:val="24"/>
        </w:rPr>
        <w:t xml:space="preserve">com funcionários da </w:t>
      </w:r>
      <w:ins w:id="1386" w:author="mb250482" w:date="2015-06-17T00:05:00Z">
        <w:r w:rsidR="005E2367">
          <w:rPr>
            <w:sz w:val="24"/>
          </w:rPr>
          <w:t xml:space="preserve">Companhia de Sanaeamento </w:t>
        </w:r>
      </w:ins>
      <w:r w:rsidR="00D40952">
        <w:rPr>
          <w:sz w:val="24"/>
        </w:rPr>
        <w:t>Manaus Ambiental</w:t>
      </w:r>
      <w:r w:rsidR="0022181B">
        <w:rPr>
          <w:sz w:val="24"/>
        </w:rPr>
        <w:t xml:space="preserve">, </w:t>
      </w:r>
      <w:r w:rsidR="00BF4DE5" w:rsidRPr="00A726ED">
        <w:rPr>
          <w:sz w:val="24"/>
        </w:rPr>
        <w:t>acerca dos atendimentos prestados nas Centrais de Atendimentos das empresas de saneamento</w:t>
      </w:r>
      <w:del w:id="1387" w:author="mb250482" w:date="2015-06-17T00:06:00Z">
        <w:r w:rsidR="00BF4DE5" w:rsidRPr="00A726ED" w:rsidDel="005E2367">
          <w:rPr>
            <w:sz w:val="24"/>
          </w:rPr>
          <w:delText xml:space="preserve"> de forma geral</w:delText>
        </w:r>
      </w:del>
      <w:r w:rsidR="00BF4DE5" w:rsidRPr="00A726ED">
        <w:rPr>
          <w:sz w:val="24"/>
        </w:rPr>
        <w:t xml:space="preserve">, </w:t>
      </w:r>
      <w:ins w:id="1388" w:author="mb250482" w:date="2015-06-17T00:09:00Z">
        <w:r w:rsidR="005E2367">
          <w:rPr>
            <w:sz w:val="24"/>
          </w:rPr>
          <w:t>com base em</w:t>
        </w:r>
      </w:ins>
      <w:ins w:id="1389" w:author="mb250482" w:date="2015-06-17T00:06:00Z">
        <w:r w:rsidR="005E2367">
          <w:rPr>
            <w:sz w:val="24"/>
          </w:rPr>
          <w:t xml:space="preserve"> </w:t>
        </w:r>
      </w:ins>
      <w:ins w:id="1390" w:author="mb250482" w:date="2015-06-17T00:08:00Z">
        <w:r w:rsidR="005E2367">
          <w:rPr>
            <w:sz w:val="24"/>
          </w:rPr>
          <w:t>análise das reclamaç</w:t>
        </w:r>
      </w:ins>
      <w:ins w:id="1391" w:author="mb250482" w:date="2015-06-17T00:09:00Z">
        <w:r w:rsidR="005E2367">
          <w:rPr>
            <w:sz w:val="24"/>
          </w:rPr>
          <w:t xml:space="preserve">ões por </w:t>
        </w:r>
      </w:ins>
      <w:ins w:id="1392" w:author="mb250482" w:date="2015-06-17T00:06:00Z">
        <w:r w:rsidR="005E2367">
          <w:rPr>
            <w:sz w:val="24"/>
          </w:rPr>
          <w:t>tipos de serviço</w:t>
        </w:r>
      </w:ins>
      <w:ins w:id="1393" w:author="mb250482" w:date="2015-06-17T00:09:00Z">
        <w:r w:rsidR="005E2367">
          <w:rPr>
            <w:sz w:val="24"/>
          </w:rPr>
          <w:t>,</w:t>
        </w:r>
      </w:ins>
      <w:ins w:id="1394" w:author="mb250482" w:date="2015-06-17T00:06:00Z">
        <w:r w:rsidR="005E2367">
          <w:rPr>
            <w:sz w:val="24"/>
          </w:rPr>
          <w:t xml:space="preserve"> foi construido o</w:t>
        </w:r>
      </w:ins>
      <w:ins w:id="1395" w:author="mb250482" w:date="2015-06-17T00:08:00Z">
        <w:r w:rsidR="005E2367">
          <w:rPr>
            <w:sz w:val="24"/>
          </w:rPr>
          <w:t xml:space="preserve"> seguinte gráfico,</w:t>
        </w:r>
      </w:ins>
      <w:ins w:id="1396" w:author="mb250482" w:date="2015-06-17T00:06:00Z">
        <w:r w:rsidR="005E2367">
          <w:rPr>
            <w:sz w:val="24"/>
          </w:rPr>
          <w:t xml:space="preserve"> </w:t>
        </w:r>
      </w:ins>
      <w:r w:rsidRPr="00A726ED">
        <w:rPr>
          <w:sz w:val="24"/>
        </w:rPr>
        <w:t xml:space="preserve">conforme </w:t>
      </w:r>
      <w:r w:rsidR="0022181B" w:rsidRPr="00A726ED">
        <w:rPr>
          <w:sz w:val="24"/>
        </w:rPr>
        <w:t>demonstrado</w:t>
      </w:r>
      <w:r w:rsidRPr="00A726ED">
        <w:rPr>
          <w:sz w:val="24"/>
        </w:rPr>
        <w:t xml:space="preserve"> na figura </w:t>
      </w:r>
      <w:del w:id="1397" w:author="Marcos Junior" w:date="2015-06-12T11:24:00Z">
        <w:r w:rsidRPr="00A726ED" w:rsidDel="00096031">
          <w:rPr>
            <w:sz w:val="24"/>
          </w:rPr>
          <w:delText>25</w:delText>
        </w:r>
        <w:r w:rsidR="00BF4DE5" w:rsidRPr="00A726ED" w:rsidDel="00096031">
          <w:rPr>
            <w:sz w:val="24"/>
          </w:rPr>
          <w:delText xml:space="preserve"> </w:delText>
        </w:r>
      </w:del>
      <w:ins w:id="1398" w:author="Marcos Junior" w:date="2015-06-12T11:24:00Z">
        <w:r w:rsidR="00096031">
          <w:rPr>
            <w:sz w:val="24"/>
          </w:rPr>
          <w:t>21</w:t>
        </w:r>
        <w:r w:rsidR="00096031" w:rsidRPr="00A726ED">
          <w:rPr>
            <w:sz w:val="24"/>
          </w:rPr>
          <w:t xml:space="preserve"> </w:t>
        </w:r>
      </w:ins>
      <w:r w:rsidR="00E921B1" w:rsidRPr="00A726ED">
        <w:rPr>
          <w:sz w:val="24"/>
        </w:rPr>
        <w:t>abaixo:</w:t>
      </w:r>
      <w:bookmarkEnd w:id="1383"/>
    </w:p>
    <w:p w:rsidR="00921528" w:rsidRDefault="00921528" w:rsidP="00114D5B">
      <w:pPr>
        <w:pStyle w:val="Estilocorpodoc"/>
        <w:ind w:firstLine="708"/>
        <w:rPr>
          <w:noProof/>
          <w:lang w:eastAsia="pt-BR"/>
        </w:rPr>
      </w:pPr>
    </w:p>
    <w:p w:rsidR="00E579B6" w:rsidRPr="00E579B6" w:rsidRDefault="00816486" w:rsidP="00114D5B">
      <w:pPr>
        <w:pStyle w:val="Estilocorpodoc"/>
        <w:ind w:firstLine="708"/>
        <w:rPr>
          <w:b/>
          <w:noProof/>
          <w:lang w:eastAsia="pt-BR"/>
        </w:rPr>
      </w:pPr>
      <w:r>
        <w:rPr>
          <w:b/>
          <w:noProof/>
          <w:lang w:eastAsia="pt-BR"/>
        </w:rPr>
        <w:lastRenderedPageBreak/>
        <w:drawing>
          <wp:inline distT="0" distB="0" distL="0" distR="0">
            <wp:extent cx="5467350" cy="4162425"/>
            <wp:effectExtent l="0" t="0" r="0" b="9525"/>
            <wp:docPr id="3" name="Imagem 3" descr="grafico_qtd_regist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fico_qtd_registro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67350" cy="4162425"/>
                    </a:xfrm>
                    <a:prstGeom prst="rect">
                      <a:avLst/>
                    </a:prstGeom>
                    <a:noFill/>
                    <a:ln>
                      <a:noFill/>
                    </a:ln>
                  </pic:spPr>
                </pic:pic>
              </a:graphicData>
            </a:graphic>
          </wp:inline>
        </w:drawing>
      </w:r>
    </w:p>
    <w:p w:rsidR="008D5FE8" w:rsidRPr="0002694C" w:rsidRDefault="007C49A8" w:rsidP="003E299E">
      <w:pPr>
        <w:pStyle w:val="Caption"/>
        <w:jc w:val="center"/>
      </w:pPr>
      <w:bookmarkStart w:id="1399" w:name="_Toc420975260"/>
      <w:bookmarkStart w:id="1400" w:name="_Toc421735348"/>
      <w:r>
        <w:t xml:space="preserve">Figura </w:t>
      </w:r>
      <w:r w:rsidR="00656F0A">
        <w:fldChar w:fldCharType="begin"/>
      </w:r>
      <w:r w:rsidR="00567E87">
        <w:instrText xml:space="preserve"> SEQ Figura \* ARABIC </w:instrText>
      </w:r>
      <w:r w:rsidR="00656F0A">
        <w:fldChar w:fldCharType="separate"/>
      </w:r>
      <w:r w:rsidR="000F6A97">
        <w:rPr>
          <w:noProof/>
        </w:rPr>
        <w:t>21</w:t>
      </w:r>
      <w:r w:rsidR="00656F0A">
        <w:rPr>
          <w:noProof/>
        </w:rPr>
        <w:fldChar w:fldCharType="end"/>
      </w:r>
      <w:r>
        <w:t xml:space="preserve">: </w:t>
      </w:r>
      <w:bookmarkEnd w:id="1399"/>
      <w:r w:rsidR="003E299E">
        <w:t xml:space="preserve">Média de atendimentos diários em centrais de atendimento da companhias de saneamento </w:t>
      </w:r>
      <w:r w:rsidR="00DF3F89" w:rsidRPr="00DF3F89">
        <w:rPr>
          <w:bCs w:val="0"/>
        </w:rPr>
        <w:t xml:space="preserve"> </w:t>
      </w:r>
      <w:r w:rsidR="00DF3F89">
        <w:rPr>
          <w:bCs w:val="0"/>
        </w:rPr>
        <w:br/>
      </w:r>
      <w:r w:rsidR="00DF3F89" w:rsidRPr="00DF3F89">
        <w:rPr>
          <w:bCs w:val="0"/>
        </w:rPr>
        <w:t>Fonte: Autoria Própria</w:t>
      </w:r>
      <w:bookmarkEnd w:id="1400"/>
    </w:p>
    <w:p w:rsidR="00921528" w:rsidRDefault="00921528" w:rsidP="00114D5B">
      <w:pPr>
        <w:pStyle w:val="Estilocorpodoc"/>
        <w:ind w:firstLine="708"/>
        <w:rPr>
          <w:rStyle w:val="Heading2Char"/>
          <w:b w:val="0"/>
          <w:bCs w:val="0"/>
          <w:sz w:val="22"/>
          <w:szCs w:val="24"/>
        </w:rPr>
      </w:pPr>
    </w:p>
    <w:p w:rsidR="00E921B1" w:rsidRPr="00A726ED" w:rsidRDefault="00E921B1" w:rsidP="00A726ED">
      <w:pPr>
        <w:pStyle w:val="Estilocorpodoc"/>
        <w:rPr>
          <w:sz w:val="24"/>
        </w:rPr>
      </w:pPr>
      <w:bookmarkStart w:id="1401" w:name="_Toc420975261"/>
      <w:r w:rsidRPr="00A726ED">
        <w:rPr>
          <w:sz w:val="24"/>
        </w:rPr>
        <w:t xml:space="preserve">Com base na </w:t>
      </w:r>
      <w:r w:rsidR="00E74591" w:rsidRPr="00A726ED">
        <w:rPr>
          <w:sz w:val="24"/>
        </w:rPr>
        <w:t>média</w:t>
      </w:r>
      <w:r w:rsidRPr="00A726ED">
        <w:rPr>
          <w:sz w:val="24"/>
        </w:rPr>
        <w:t xml:space="preserve"> de atendimentos realizados por </w:t>
      </w:r>
      <w:r w:rsidR="00E74591" w:rsidRPr="00A726ED">
        <w:rPr>
          <w:sz w:val="24"/>
        </w:rPr>
        <w:t>tipos de s</w:t>
      </w:r>
      <w:r w:rsidRPr="00A726ED">
        <w:rPr>
          <w:sz w:val="24"/>
        </w:rPr>
        <w:t>erviços</w:t>
      </w:r>
      <w:r w:rsidR="00E74591" w:rsidRPr="00A726ED">
        <w:rPr>
          <w:sz w:val="24"/>
        </w:rPr>
        <w:t xml:space="preserve"> exposto acima</w:t>
      </w:r>
      <w:r w:rsidRPr="00A726ED">
        <w:rPr>
          <w:sz w:val="24"/>
        </w:rPr>
        <w:t xml:space="preserve">, </w:t>
      </w:r>
      <w:r w:rsidR="00E74591" w:rsidRPr="00A726ED">
        <w:rPr>
          <w:sz w:val="24"/>
        </w:rPr>
        <w:t>notamos que os serviços automatizados propostos neste trabalho representam o total de 27,28% dos atendimentos prestados diariamente no</w:t>
      </w:r>
      <w:r w:rsidR="00E1097C" w:rsidRPr="00A726ED">
        <w:rPr>
          <w:sz w:val="24"/>
        </w:rPr>
        <w:t>s</w:t>
      </w:r>
      <w:r w:rsidR="00E74591" w:rsidRPr="00A726ED">
        <w:rPr>
          <w:sz w:val="24"/>
        </w:rPr>
        <w:t xml:space="preserve"> </w:t>
      </w:r>
      <w:r w:rsidR="00E74591" w:rsidRPr="0022181B">
        <w:rPr>
          <w:i/>
          <w:sz w:val="24"/>
        </w:rPr>
        <w:t>Call Center</w:t>
      </w:r>
      <w:r w:rsidR="00E1097C" w:rsidRPr="0022181B">
        <w:rPr>
          <w:i/>
          <w:sz w:val="24"/>
        </w:rPr>
        <w:t>’s</w:t>
      </w:r>
      <w:r w:rsidR="00E74591" w:rsidRPr="00A726ED">
        <w:rPr>
          <w:sz w:val="24"/>
        </w:rPr>
        <w:t xml:space="preserve"> das companhias</w:t>
      </w:r>
      <w:r w:rsidR="00E1097C" w:rsidRPr="00A726ED">
        <w:rPr>
          <w:sz w:val="24"/>
        </w:rPr>
        <w:t xml:space="preserve"> de saneamento</w:t>
      </w:r>
      <w:r w:rsidR="00E74591" w:rsidRPr="00A726ED">
        <w:rPr>
          <w:sz w:val="24"/>
        </w:rPr>
        <w:t>, no entanto para que seja possível atender plenamente essa parcela dos atendimentos, foram propostos cenários</w:t>
      </w:r>
      <w:r w:rsidR="00E1097C" w:rsidRPr="00A726ED">
        <w:rPr>
          <w:sz w:val="24"/>
        </w:rPr>
        <w:t xml:space="preserve"> de teste</w:t>
      </w:r>
      <w:r w:rsidR="00E74591" w:rsidRPr="00A726ED">
        <w:rPr>
          <w:sz w:val="24"/>
        </w:rPr>
        <w:t xml:space="preserve"> para averiguar o quão</w:t>
      </w:r>
      <w:r w:rsidR="00B9697C" w:rsidRPr="00A726ED">
        <w:rPr>
          <w:sz w:val="24"/>
        </w:rPr>
        <w:t xml:space="preserve"> eficiente</w:t>
      </w:r>
      <w:r w:rsidR="00E74591" w:rsidRPr="00A726ED">
        <w:rPr>
          <w:sz w:val="24"/>
        </w:rPr>
        <w:t xml:space="preserve"> </w:t>
      </w:r>
      <w:r w:rsidR="00D40952" w:rsidRPr="00A726ED">
        <w:rPr>
          <w:sz w:val="24"/>
        </w:rPr>
        <w:t>à</w:t>
      </w:r>
      <w:r w:rsidR="00E74591" w:rsidRPr="00A726ED">
        <w:rPr>
          <w:sz w:val="24"/>
        </w:rPr>
        <w:t xml:space="preserve"> solução </w:t>
      </w:r>
      <w:r w:rsidR="00E1097C" w:rsidRPr="00A726ED">
        <w:rPr>
          <w:sz w:val="24"/>
        </w:rPr>
        <w:t xml:space="preserve">está </w:t>
      </w:r>
      <w:r w:rsidR="00E74591" w:rsidRPr="00A726ED">
        <w:rPr>
          <w:sz w:val="24"/>
        </w:rPr>
        <w:t xml:space="preserve">em solucionar os </w:t>
      </w:r>
      <w:del w:id="1402" w:author="mb250482" w:date="2015-06-17T00:10:00Z">
        <w:r w:rsidR="00E74591" w:rsidRPr="00A726ED" w:rsidDel="005E2367">
          <w:rPr>
            <w:sz w:val="24"/>
          </w:rPr>
          <w:delText>casos.</w:delText>
        </w:r>
      </w:del>
      <w:bookmarkEnd w:id="1401"/>
      <w:ins w:id="1403" w:author="mb250482" w:date="2015-06-17T00:10:00Z">
        <w:r w:rsidR="005E2367">
          <w:rPr>
            <w:sz w:val="24"/>
          </w:rPr>
          <w:t>cenários.</w:t>
        </w:r>
      </w:ins>
    </w:p>
    <w:p w:rsidR="002123A3" w:rsidRDefault="002123A3" w:rsidP="00B9697C">
      <w:pPr>
        <w:pStyle w:val="Estilocorpodoc"/>
        <w:ind w:firstLine="708"/>
        <w:rPr>
          <w:rStyle w:val="Heading2Char"/>
          <w:b w:val="0"/>
          <w:bCs w:val="0"/>
          <w:sz w:val="24"/>
          <w:szCs w:val="24"/>
        </w:rPr>
      </w:pPr>
      <w:bookmarkStart w:id="1404" w:name="_Toc420975262"/>
    </w:p>
    <w:p w:rsidR="002123A3" w:rsidRPr="000D29E1" w:rsidRDefault="002123A3" w:rsidP="000D29E1">
      <w:pPr>
        <w:pStyle w:val="Heading2"/>
        <w:rPr>
          <w:rFonts w:ascii="Arial" w:hAnsi="Arial" w:cs="Arial"/>
          <w:sz w:val="24"/>
          <w:szCs w:val="24"/>
        </w:rPr>
      </w:pPr>
      <w:bookmarkStart w:id="1405" w:name="_Toc421744034"/>
      <w:r w:rsidRPr="000D29E1">
        <w:rPr>
          <w:rFonts w:ascii="Arial" w:hAnsi="Arial" w:cs="Arial"/>
          <w:sz w:val="24"/>
          <w:szCs w:val="24"/>
        </w:rPr>
        <w:t>5.</w:t>
      </w:r>
      <w:ins w:id="1406" w:author="Marcos Junior" w:date="2015-06-17T18:30:00Z">
        <w:r w:rsidR="00586623">
          <w:rPr>
            <w:rFonts w:ascii="Arial" w:hAnsi="Arial" w:cs="Arial"/>
            <w:sz w:val="24"/>
            <w:szCs w:val="24"/>
          </w:rPr>
          <w:t>3</w:t>
        </w:r>
      </w:ins>
      <w:del w:id="1407" w:author="Marcos Junior" w:date="2015-06-17T18:30:00Z">
        <w:r w:rsidRPr="000D29E1" w:rsidDel="00586623">
          <w:rPr>
            <w:rFonts w:ascii="Arial" w:hAnsi="Arial" w:cs="Arial"/>
            <w:sz w:val="24"/>
            <w:szCs w:val="24"/>
          </w:rPr>
          <w:delText>2</w:delText>
        </w:r>
      </w:del>
      <w:r w:rsidRPr="000D29E1">
        <w:rPr>
          <w:rFonts w:ascii="Arial" w:hAnsi="Arial" w:cs="Arial"/>
          <w:sz w:val="24"/>
          <w:szCs w:val="24"/>
        </w:rPr>
        <w:t xml:space="preserve"> DESCRIÇÃO DOS POSSÍVEIS CENÁRIOS DE TESTES</w:t>
      </w:r>
      <w:bookmarkEnd w:id="1405"/>
    </w:p>
    <w:p w:rsidR="002123A3" w:rsidRDefault="002123A3" w:rsidP="00B9697C">
      <w:pPr>
        <w:pStyle w:val="Estilocorpodoc"/>
        <w:ind w:firstLine="708"/>
        <w:rPr>
          <w:rStyle w:val="Heading2Char"/>
          <w:b w:val="0"/>
          <w:bCs w:val="0"/>
          <w:sz w:val="24"/>
          <w:szCs w:val="24"/>
        </w:rPr>
      </w:pPr>
    </w:p>
    <w:p w:rsidR="00E1097C" w:rsidRPr="0006281F" w:rsidRDefault="00E1097C" w:rsidP="0006281F">
      <w:pPr>
        <w:pStyle w:val="Estilocorpodoc"/>
        <w:rPr>
          <w:sz w:val="24"/>
        </w:rPr>
      </w:pPr>
      <w:r w:rsidRPr="0006281F">
        <w:rPr>
          <w:sz w:val="24"/>
        </w:rPr>
        <w:t>Os cenários de testes representam as possíveis situações cadastrais ou comportamentais apresent</w:t>
      </w:r>
      <w:r w:rsidR="00D40952">
        <w:rPr>
          <w:sz w:val="24"/>
        </w:rPr>
        <w:t>adas pelo cliente ao longo do a</w:t>
      </w:r>
      <w:r w:rsidRPr="0006281F">
        <w:rPr>
          <w:sz w:val="24"/>
        </w:rPr>
        <w:t>te</w:t>
      </w:r>
      <w:r w:rsidR="00D40952">
        <w:rPr>
          <w:sz w:val="24"/>
        </w:rPr>
        <w:t>n</w:t>
      </w:r>
      <w:r w:rsidRPr="0006281F">
        <w:rPr>
          <w:sz w:val="24"/>
        </w:rPr>
        <w:t xml:space="preserve">dimento, onde cada cenário deve ser totalmente atendimento para que se tenha êxito no atendimento e posteriormente </w:t>
      </w:r>
      <w:r w:rsidR="005A4FC8" w:rsidRPr="0006281F">
        <w:rPr>
          <w:sz w:val="24"/>
        </w:rPr>
        <w:t>a</w:t>
      </w:r>
      <w:r w:rsidRPr="0006281F">
        <w:rPr>
          <w:sz w:val="24"/>
        </w:rPr>
        <w:t xml:space="preserve"> </w:t>
      </w:r>
      <w:r w:rsidR="005A4FC8" w:rsidRPr="0006281F">
        <w:rPr>
          <w:sz w:val="24"/>
        </w:rPr>
        <w:t>situação</w:t>
      </w:r>
      <w:r w:rsidRPr="0006281F">
        <w:rPr>
          <w:sz w:val="24"/>
        </w:rPr>
        <w:t xml:space="preserve"> de </w:t>
      </w:r>
      <w:r w:rsidR="000F474A" w:rsidRPr="0006281F">
        <w:rPr>
          <w:sz w:val="24"/>
        </w:rPr>
        <w:t xml:space="preserve">ATENDINDO, caso contrário será obtido </w:t>
      </w:r>
      <w:del w:id="1408" w:author="Marcos Junior" w:date="2015-06-12T12:28:00Z">
        <w:r w:rsidR="005A4FC8" w:rsidRPr="0006281F" w:rsidDel="005B463D">
          <w:rPr>
            <w:sz w:val="24"/>
          </w:rPr>
          <w:delText>a</w:delText>
        </w:r>
      </w:del>
      <w:ins w:id="1409" w:author="Marcos Junior" w:date="2015-06-12T12:28:00Z">
        <w:r w:rsidR="005B463D" w:rsidRPr="0006281F">
          <w:rPr>
            <w:sz w:val="24"/>
          </w:rPr>
          <w:t>à</w:t>
        </w:r>
      </w:ins>
      <w:r w:rsidR="005A4FC8" w:rsidRPr="0006281F">
        <w:rPr>
          <w:sz w:val="24"/>
        </w:rPr>
        <w:t xml:space="preserve"> situação </w:t>
      </w:r>
      <w:r w:rsidR="000F474A" w:rsidRPr="0006281F">
        <w:rPr>
          <w:sz w:val="24"/>
        </w:rPr>
        <w:t xml:space="preserve">de </w:t>
      </w:r>
      <w:r w:rsidR="000F474A" w:rsidRPr="0006281F">
        <w:rPr>
          <w:sz w:val="24"/>
        </w:rPr>
        <w:lastRenderedPageBreak/>
        <w:t xml:space="preserve">NÃO </w:t>
      </w:r>
      <w:r w:rsidR="005A4FC8" w:rsidRPr="0006281F">
        <w:rPr>
          <w:sz w:val="24"/>
        </w:rPr>
        <w:t>ATENDINDO, caso o atendimento não seja concluído com sucesso o cenário deve conter uma observação, descrevendo o motivo ao qual levou a tal situação.</w:t>
      </w:r>
      <w:bookmarkEnd w:id="1404"/>
    </w:p>
    <w:p w:rsidR="00E23954" w:rsidRPr="0006281F" w:rsidRDefault="005A4FC8" w:rsidP="0006281F">
      <w:pPr>
        <w:pStyle w:val="Estilocorpodoc"/>
        <w:ind w:firstLine="0"/>
        <w:rPr>
          <w:sz w:val="24"/>
        </w:rPr>
      </w:pPr>
      <w:bookmarkStart w:id="1410" w:name="_Toc420975263"/>
      <w:r w:rsidRPr="0006281F">
        <w:rPr>
          <w:sz w:val="24"/>
        </w:rPr>
        <w:t xml:space="preserve">Abaixo </w:t>
      </w:r>
      <w:del w:id="1411" w:author="Marcos Junior" w:date="2015-06-12T09:40:00Z">
        <w:r w:rsidRPr="0006281F" w:rsidDel="0014056C">
          <w:rPr>
            <w:sz w:val="24"/>
          </w:rPr>
          <w:delText>seram</w:delText>
        </w:r>
      </w:del>
      <w:ins w:id="1412" w:author="Marcos Junior" w:date="2015-06-12T09:40:00Z">
        <w:r w:rsidR="0014056C" w:rsidRPr="0006281F">
          <w:rPr>
            <w:sz w:val="24"/>
          </w:rPr>
          <w:t>serão</w:t>
        </w:r>
      </w:ins>
      <w:r w:rsidRPr="0006281F">
        <w:rPr>
          <w:sz w:val="24"/>
        </w:rPr>
        <w:t xml:space="preserve"> descritos os </w:t>
      </w:r>
      <w:r w:rsidR="00E1097C" w:rsidRPr="0006281F">
        <w:rPr>
          <w:sz w:val="24"/>
        </w:rPr>
        <w:t>Cen</w:t>
      </w:r>
      <w:r w:rsidRPr="0006281F">
        <w:rPr>
          <w:sz w:val="24"/>
        </w:rPr>
        <w:t xml:space="preserve">ários </w:t>
      </w:r>
      <w:r w:rsidR="00D32476" w:rsidRPr="0006281F">
        <w:rPr>
          <w:sz w:val="24"/>
        </w:rPr>
        <w:t>do</w:t>
      </w:r>
      <w:r w:rsidR="00E23954" w:rsidRPr="0006281F">
        <w:rPr>
          <w:sz w:val="24"/>
        </w:rPr>
        <w:t>s</w:t>
      </w:r>
      <w:r w:rsidR="00D32476" w:rsidRPr="0006281F">
        <w:rPr>
          <w:sz w:val="24"/>
        </w:rPr>
        <w:t xml:space="preserve"> </w:t>
      </w:r>
      <w:r w:rsidR="00816486" w:rsidRPr="0006281F">
        <w:rPr>
          <w:sz w:val="24"/>
        </w:rPr>
        <w:t>serviços propostos</w:t>
      </w:r>
      <w:r w:rsidR="00E1097C" w:rsidRPr="0006281F">
        <w:rPr>
          <w:sz w:val="24"/>
        </w:rPr>
        <w:t>:</w:t>
      </w:r>
      <w:bookmarkEnd w:id="1410"/>
    </w:p>
    <w:p w:rsidR="00E23954" w:rsidRDefault="00E23954" w:rsidP="00E921B1">
      <w:pPr>
        <w:pStyle w:val="Estilocorpodoc"/>
        <w:ind w:firstLine="0"/>
        <w:rPr>
          <w:rStyle w:val="Heading2Char"/>
          <w:b w:val="0"/>
          <w:bCs w:val="0"/>
          <w:sz w:val="24"/>
          <w:szCs w:val="24"/>
        </w:rPr>
      </w:pPr>
    </w:p>
    <w:p w:rsidR="0006281F" w:rsidRPr="00FC5F72" w:rsidRDefault="00FC5F72" w:rsidP="0006281F">
      <w:pPr>
        <w:pStyle w:val="Heading3"/>
        <w:rPr>
          <w:rFonts w:ascii="Arial" w:hAnsi="Arial" w:cs="Arial"/>
          <w:sz w:val="24"/>
          <w:szCs w:val="24"/>
        </w:rPr>
      </w:pPr>
      <w:bookmarkStart w:id="1413" w:name="_Toc421744035"/>
      <w:bookmarkStart w:id="1414" w:name="_Toc420975264"/>
      <w:r>
        <w:rPr>
          <w:rFonts w:ascii="Arial" w:hAnsi="Arial" w:cs="Arial"/>
          <w:sz w:val="24"/>
          <w:szCs w:val="24"/>
        </w:rPr>
        <w:t>5.</w:t>
      </w:r>
      <w:ins w:id="1415" w:author="Marcos Junior" w:date="2015-06-17T18:30:00Z">
        <w:r w:rsidR="00586623">
          <w:rPr>
            <w:rFonts w:ascii="Arial" w:hAnsi="Arial" w:cs="Arial"/>
            <w:sz w:val="24"/>
            <w:szCs w:val="24"/>
          </w:rPr>
          <w:t>3</w:t>
        </w:r>
      </w:ins>
      <w:del w:id="1416" w:author="Marcos Junior" w:date="2015-06-17T18:30:00Z">
        <w:r w:rsidDel="00586623">
          <w:rPr>
            <w:rFonts w:ascii="Arial" w:hAnsi="Arial" w:cs="Arial"/>
            <w:sz w:val="24"/>
            <w:szCs w:val="24"/>
          </w:rPr>
          <w:delText>2</w:delText>
        </w:r>
      </w:del>
      <w:r>
        <w:rPr>
          <w:rFonts w:ascii="Arial" w:hAnsi="Arial" w:cs="Arial"/>
          <w:sz w:val="24"/>
          <w:szCs w:val="24"/>
        </w:rPr>
        <w:t xml:space="preserve">.1 CENÁRIOS DE TESTE </w:t>
      </w:r>
      <w:r w:rsidR="0006281F" w:rsidRPr="0006281F">
        <w:rPr>
          <w:rFonts w:ascii="Arial" w:hAnsi="Arial" w:cs="Arial"/>
          <w:sz w:val="24"/>
          <w:szCs w:val="24"/>
        </w:rPr>
        <w:t xml:space="preserve">– </w:t>
      </w:r>
      <w:r>
        <w:rPr>
          <w:rFonts w:ascii="Arial" w:hAnsi="Arial" w:cs="Arial"/>
          <w:sz w:val="24"/>
          <w:szCs w:val="24"/>
        </w:rPr>
        <w:t>OBTER 2ª VIA DE CONTA</w:t>
      </w:r>
      <w:bookmarkEnd w:id="1413"/>
    </w:p>
    <w:bookmarkEnd w:id="1414"/>
    <w:p w:rsidR="00E23954" w:rsidRDefault="00E23954" w:rsidP="00E23954">
      <w:pPr>
        <w:pStyle w:val="Estilocorpodoc"/>
        <w:ind w:firstLine="0"/>
        <w:jc w:val="center"/>
        <w:rPr>
          <w:rStyle w:val="Heading2Char"/>
          <w:b w:val="0"/>
          <w:bCs w:val="0"/>
          <w:sz w:val="24"/>
          <w:szCs w:val="24"/>
        </w:rPr>
      </w:pPr>
    </w:p>
    <w:p w:rsidR="000F474A" w:rsidRPr="0006281F" w:rsidRDefault="000F474A" w:rsidP="0006281F">
      <w:pPr>
        <w:pStyle w:val="Estilocorpodoc"/>
        <w:ind w:firstLine="0"/>
        <w:rPr>
          <w:sz w:val="24"/>
        </w:rPr>
      </w:pPr>
      <w:bookmarkStart w:id="1417" w:name="_Toc420975265"/>
      <w:r w:rsidRPr="0006281F">
        <w:rPr>
          <w:b/>
          <w:sz w:val="24"/>
        </w:rPr>
        <w:t>CENÁRIO 1</w:t>
      </w:r>
      <w:r w:rsidRPr="0006281F">
        <w:rPr>
          <w:sz w:val="24"/>
        </w:rPr>
        <w:t xml:space="preserve">: </w:t>
      </w:r>
      <w:r w:rsidR="00E1097C" w:rsidRPr="0006281F">
        <w:rPr>
          <w:sz w:val="24"/>
        </w:rPr>
        <w:t>Cliente devidamente cadastrado</w:t>
      </w:r>
      <w:r w:rsidRPr="0006281F">
        <w:rPr>
          <w:sz w:val="24"/>
        </w:rPr>
        <w:t xml:space="preserve"> no Sistema</w:t>
      </w:r>
      <w:r w:rsidR="00E1097C" w:rsidRPr="0006281F">
        <w:rPr>
          <w:sz w:val="24"/>
        </w:rPr>
        <w:t xml:space="preserve">, </w:t>
      </w:r>
      <w:r w:rsidRPr="0006281F">
        <w:rPr>
          <w:sz w:val="24"/>
        </w:rPr>
        <w:t xml:space="preserve">atualmente </w:t>
      </w:r>
      <w:r w:rsidR="00E1097C" w:rsidRPr="0006281F">
        <w:rPr>
          <w:sz w:val="24"/>
        </w:rPr>
        <w:t xml:space="preserve">proprietário de um único imóvel que </w:t>
      </w:r>
      <w:r w:rsidRPr="0006281F">
        <w:rPr>
          <w:sz w:val="24"/>
        </w:rPr>
        <w:t xml:space="preserve">possui </w:t>
      </w:r>
      <w:r w:rsidR="00E1097C" w:rsidRPr="0006281F">
        <w:rPr>
          <w:sz w:val="24"/>
        </w:rPr>
        <w:t>ativo a Ligação de Água e Esgoto, com pendência de duas contas.</w:t>
      </w:r>
      <w:r w:rsidR="00592306" w:rsidRPr="0006281F">
        <w:rPr>
          <w:sz w:val="24"/>
        </w:rPr>
        <w:t xml:space="preserve"> O Cliente deseja obter as duas contas em aberto.</w:t>
      </w:r>
      <w:bookmarkEnd w:id="1417"/>
    </w:p>
    <w:p w:rsidR="000F474A" w:rsidRPr="0006281F" w:rsidRDefault="000F474A" w:rsidP="0006281F">
      <w:pPr>
        <w:pStyle w:val="Estilocorpodoc"/>
        <w:ind w:firstLine="0"/>
        <w:rPr>
          <w:sz w:val="24"/>
        </w:rPr>
      </w:pPr>
      <w:bookmarkStart w:id="1418" w:name="_Toc420975266"/>
      <w:r w:rsidRPr="0006281F">
        <w:rPr>
          <w:b/>
          <w:sz w:val="24"/>
        </w:rPr>
        <w:t>SITUAÇÃO</w:t>
      </w:r>
      <w:r w:rsidRPr="0006281F">
        <w:rPr>
          <w:sz w:val="24"/>
        </w:rPr>
        <w:t xml:space="preserve">: </w:t>
      </w:r>
      <w:r w:rsidRPr="00364BCF">
        <w:rPr>
          <w:b/>
          <w:color w:val="00CC00"/>
          <w:sz w:val="24"/>
        </w:rPr>
        <w:t>ATENDINDO</w:t>
      </w:r>
      <w:bookmarkEnd w:id="1418"/>
    </w:p>
    <w:p w:rsidR="005A4FC8" w:rsidRPr="0006281F" w:rsidRDefault="005A4FC8" w:rsidP="0006281F">
      <w:pPr>
        <w:pStyle w:val="Estilocorpodoc"/>
        <w:ind w:firstLine="0"/>
        <w:rPr>
          <w:sz w:val="24"/>
        </w:rPr>
      </w:pPr>
      <w:bookmarkStart w:id="1419" w:name="_Toc420975267"/>
      <w:r w:rsidRPr="0006281F">
        <w:rPr>
          <w:b/>
          <w:sz w:val="24"/>
        </w:rPr>
        <w:t>OBSERVAÇÃO</w:t>
      </w:r>
      <w:r w:rsidRPr="0006281F">
        <w:rPr>
          <w:sz w:val="24"/>
        </w:rPr>
        <w:t>: Não aplicável</w:t>
      </w:r>
      <w:bookmarkEnd w:id="1419"/>
    </w:p>
    <w:p w:rsidR="000F474A" w:rsidRPr="0006281F" w:rsidRDefault="000F474A" w:rsidP="0006281F">
      <w:pPr>
        <w:pStyle w:val="Estilocorpodoc"/>
        <w:rPr>
          <w:sz w:val="24"/>
        </w:rPr>
      </w:pPr>
    </w:p>
    <w:p w:rsidR="00E1097C" w:rsidRPr="0006281F" w:rsidRDefault="000F474A" w:rsidP="0006281F">
      <w:pPr>
        <w:pStyle w:val="Estilocorpodoc"/>
        <w:ind w:firstLine="0"/>
        <w:rPr>
          <w:sz w:val="24"/>
        </w:rPr>
      </w:pPr>
      <w:bookmarkStart w:id="1420" w:name="_Toc420975268"/>
      <w:r w:rsidRPr="0006281F">
        <w:rPr>
          <w:b/>
          <w:sz w:val="24"/>
        </w:rPr>
        <w:t>CENÁRIO 2</w:t>
      </w:r>
      <w:r w:rsidRPr="0006281F">
        <w:rPr>
          <w:sz w:val="24"/>
        </w:rPr>
        <w:t xml:space="preserve">: </w:t>
      </w:r>
      <w:r w:rsidR="005A4FC8" w:rsidRPr="0006281F">
        <w:rPr>
          <w:sz w:val="24"/>
        </w:rPr>
        <w:t>Cliente devidamente cadastrado no Sistema</w:t>
      </w:r>
      <w:r w:rsidR="00E1097C" w:rsidRPr="0006281F">
        <w:rPr>
          <w:sz w:val="24"/>
        </w:rPr>
        <w:t xml:space="preserve">, </w:t>
      </w:r>
      <w:r w:rsidR="005A4FC8" w:rsidRPr="0006281F">
        <w:rPr>
          <w:sz w:val="24"/>
        </w:rPr>
        <w:t>atualmente sendo</w:t>
      </w:r>
      <w:r w:rsidR="00E1097C" w:rsidRPr="0006281F">
        <w:rPr>
          <w:sz w:val="24"/>
        </w:rPr>
        <w:t xml:space="preserve"> usuário </w:t>
      </w:r>
      <w:r w:rsidRPr="0006281F">
        <w:rPr>
          <w:sz w:val="24"/>
        </w:rPr>
        <w:t>d</w:t>
      </w:r>
      <w:r w:rsidR="005A4FC8" w:rsidRPr="0006281F">
        <w:rPr>
          <w:sz w:val="24"/>
        </w:rPr>
        <w:t>e um</w:t>
      </w:r>
      <w:r w:rsidRPr="0006281F">
        <w:rPr>
          <w:sz w:val="24"/>
        </w:rPr>
        <w:t xml:space="preserve"> imóvel</w:t>
      </w:r>
      <w:r w:rsidR="005A4FC8" w:rsidRPr="0006281F">
        <w:rPr>
          <w:sz w:val="24"/>
        </w:rPr>
        <w:t xml:space="preserve"> que possui a Ligação de Água cortada por falta de pagamento, atualmente</w:t>
      </w:r>
      <w:r w:rsidRPr="0006281F">
        <w:rPr>
          <w:sz w:val="24"/>
        </w:rPr>
        <w:t xml:space="preserve"> </w:t>
      </w:r>
      <w:r w:rsidR="005A4FC8" w:rsidRPr="0006281F">
        <w:rPr>
          <w:sz w:val="24"/>
        </w:rPr>
        <w:t>com quatro</w:t>
      </w:r>
      <w:r w:rsidRPr="0006281F">
        <w:rPr>
          <w:sz w:val="24"/>
        </w:rPr>
        <w:t xml:space="preserve"> contas em aberto.</w:t>
      </w:r>
      <w:r w:rsidR="00592306" w:rsidRPr="0006281F">
        <w:rPr>
          <w:sz w:val="24"/>
        </w:rPr>
        <w:t xml:space="preserve"> O Cliente deseja obter as quatro contas em aberto.</w:t>
      </w:r>
      <w:bookmarkEnd w:id="1420"/>
    </w:p>
    <w:p w:rsidR="005A4FC8" w:rsidRPr="0006281F" w:rsidRDefault="005A4FC8" w:rsidP="0006281F">
      <w:pPr>
        <w:pStyle w:val="Estilocorpodoc"/>
        <w:ind w:firstLine="0"/>
        <w:rPr>
          <w:sz w:val="24"/>
        </w:rPr>
      </w:pPr>
      <w:bookmarkStart w:id="1421" w:name="_Toc420975269"/>
      <w:r w:rsidRPr="0006281F">
        <w:rPr>
          <w:b/>
          <w:sz w:val="24"/>
        </w:rPr>
        <w:t>SITUAÇÃO</w:t>
      </w:r>
      <w:r w:rsidRPr="0006281F">
        <w:rPr>
          <w:sz w:val="24"/>
        </w:rPr>
        <w:t xml:space="preserve">: </w:t>
      </w:r>
      <w:r w:rsidRPr="00364BCF">
        <w:rPr>
          <w:b/>
          <w:color w:val="00CC00"/>
          <w:sz w:val="24"/>
        </w:rPr>
        <w:t>ATENDINDO</w:t>
      </w:r>
      <w:bookmarkEnd w:id="1421"/>
    </w:p>
    <w:p w:rsidR="005A4FC8" w:rsidRPr="0006281F" w:rsidRDefault="005A4FC8" w:rsidP="0006281F">
      <w:pPr>
        <w:pStyle w:val="Estilocorpodoc"/>
        <w:ind w:firstLine="0"/>
        <w:rPr>
          <w:sz w:val="24"/>
        </w:rPr>
      </w:pPr>
      <w:bookmarkStart w:id="1422" w:name="_Toc420975270"/>
      <w:r w:rsidRPr="0006281F">
        <w:rPr>
          <w:b/>
          <w:sz w:val="24"/>
        </w:rPr>
        <w:t>OBSERVAÇÃO</w:t>
      </w:r>
      <w:r w:rsidRPr="0006281F">
        <w:rPr>
          <w:sz w:val="24"/>
        </w:rPr>
        <w:t>: Não aplicável</w:t>
      </w:r>
      <w:bookmarkEnd w:id="1422"/>
    </w:p>
    <w:p w:rsidR="000F474A" w:rsidRPr="0006281F" w:rsidRDefault="000F474A" w:rsidP="0006281F">
      <w:pPr>
        <w:pStyle w:val="Estilocorpodoc"/>
        <w:rPr>
          <w:sz w:val="24"/>
        </w:rPr>
      </w:pPr>
    </w:p>
    <w:p w:rsidR="000F474A" w:rsidRPr="0006281F" w:rsidRDefault="000F474A" w:rsidP="0006281F">
      <w:pPr>
        <w:pStyle w:val="Estilocorpodoc"/>
        <w:ind w:firstLine="0"/>
        <w:rPr>
          <w:sz w:val="24"/>
        </w:rPr>
      </w:pPr>
      <w:bookmarkStart w:id="1423" w:name="_Toc420975271"/>
      <w:r w:rsidRPr="0006281F">
        <w:rPr>
          <w:b/>
          <w:sz w:val="24"/>
        </w:rPr>
        <w:t>CENÁRIO</w:t>
      </w:r>
      <w:r w:rsidRPr="0006281F">
        <w:rPr>
          <w:sz w:val="24"/>
        </w:rPr>
        <w:t xml:space="preserve"> </w:t>
      </w:r>
      <w:r w:rsidR="007263E2" w:rsidRPr="0006281F">
        <w:rPr>
          <w:b/>
          <w:sz w:val="24"/>
        </w:rPr>
        <w:t>3</w:t>
      </w:r>
      <w:r w:rsidRPr="0006281F">
        <w:rPr>
          <w:sz w:val="24"/>
        </w:rPr>
        <w:t>: Cliente devidamente cadastrado</w:t>
      </w:r>
      <w:r w:rsidR="00D32476" w:rsidRPr="0006281F">
        <w:rPr>
          <w:sz w:val="24"/>
        </w:rPr>
        <w:t xml:space="preserve"> no Sistema</w:t>
      </w:r>
      <w:r w:rsidRPr="0006281F">
        <w:rPr>
          <w:sz w:val="24"/>
        </w:rPr>
        <w:t xml:space="preserve">, </w:t>
      </w:r>
      <w:r w:rsidR="00D32476" w:rsidRPr="0006281F">
        <w:rPr>
          <w:sz w:val="24"/>
        </w:rPr>
        <w:t xml:space="preserve">atualmente </w:t>
      </w:r>
      <w:r w:rsidRPr="0006281F">
        <w:rPr>
          <w:sz w:val="24"/>
        </w:rPr>
        <w:t xml:space="preserve">sendo responsável por </w:t>
      </w:r>
      <w:r w:rsidR="00D32476" w:rsidRPr="0006281F">
        <w:rPr>
          <w:sz w:val="24"/>
        </w:rPr>
        <w:t xml:space="preserve">três </w:t>
      </w:r>
      <w:r w:rsidRPr="0006281F">
        <w:rPr>
          <w:sz w:val="24"/>
        </w:rPr>
        <w:t>im</w:t>
      </w:r>
      <w:r w:rsidR="00D32476" w:rsidRPr="0006281F">
        <w:rPr>
          <w:sz w:val="24"/>
        </w:rPr>
        <w:t xml:space="preserve">óveis que possuem ativo a Ligação de Água e Esgoto, possuindo uma conta pendente para cada imóvel. O Cliente </w:t>
      </w:r>
      <w:r w:rsidR="00D40952" w:rsidRPr="0006281F">
        <w:rPr>
          <w:sz w:val="24"/>
        </w:rPr>
        <w:t>pretende</w:t>
      </w:r>
      <w:r w:rsidR="00D32476" w:rsidRPr="0006281F">
        <w:rPr>
          <w:sz w:val="24"/>
        </w:rPr>
        <w:t xml:space="preserve"> obter a conta pendente de somente um imóvel específico.</w:t>
      </w:r>
      <w:bookmarkEnd w:id="1423"/>
      <w:r w:rsidR="00D32476" w:rsidRPr="0006281F">
        <w:rPr>
          <w:sz w:val="24"/>
        </w:rPr>
        <w:t xml:space="preserve"> </w:t>
      </w:r>
    </w:p>
    <w:p w:rsidR="000F474A" w:rsidRPr="0006281F" w:rsidRDefault="000F474A" w:rsidP="0006281F">
      <w:pPr>
        <w:pStyle w:val="Estilocorpodoc"/>
        <w:ind w:firstLine="0"/>
        <w:rPr>
          <w:sz w:val="24"/>
        </w:rPr>
      </w:pPr>
      <w:bookmarkStart w:id="1424" w:name="_Toc420975272"/>
      <w:r w:rsidRPr="0006281F">
        <w:rPr>
          <w:b/>
          <w:sz w:val="24"/>
        </w:rPr>
        <w:t>SITUAÇÃO</w:t>
      </w:r>
      <w:r w:rsidRPr="0006281F">
        <w:rPr>
          <w:sz w:val="24"/>
        </w:rPr>
        <w:t>:</w:t>
      </w:r>
      <w:r w:rsidR="00D32476" w:rsidRPr="0006281F">
        <w:rPr>
          <w:sz w:val="24"/>
        </w:rPr>
        <w:t xml:space="preserve"> </w:t>
      </w:r>
      <w:r w:rsidR="00D32476" w:rsidRPr="00364BCF">
        <w:rPr>
          <w:b/>
          <w:color w:val="00CC00"/>
          <w:sz w:val="24"/>
        </w:rPr>
        <w:t>ATENDINDO</w:t>
      </w:r>
      <w:bookmarkEnd w:id="1424"/>
    </w:p>
    <w:p w:rsidR="005A4FC8" w:rsidRPr="0006281F" w:rsidRDefault="005A4FC8" w:rsidP="0006281F">
      <w:pPr>
        <w:pStyle w:val="Estilocorpodoc"/>
        <w:ind w:firstLine="0"/>
        <w:rPr>
          <w:sz w:val="24"/>
        </w:rPr>
      </w:pPr>
      <w:bookmarkStart w:id="1425" w:name="_Toc420975273"/>
      <w:r w:rsidRPr="0006281F">
        <w:rPr>
          <w:b/>
          <w:sz w:val="24"/>
        </w:rPr>
        <w:t>OBSERVAÇÃO</w:t>
      </w:r>
      <w:r w:rsidRPr="0006281F">
        <w:rPr>
          <w:sz w:val="24"/>
        </w:rPr>
        <w:t xml:space="preserve">: </w:t>
      </w:r>
      <w:r w:rsidR="00D32476" w:rsidRPr="0006281F">
        <w:rPr>
          <w:sz w:val="24"/>
        </w:rPr>
        <w:t>Não aplicável</w:t>
      </w:r>
      <w:bookmarkEnd w:id="1425"/>
    </w:p>
    <w:p w:rsidR="005A4FC8" w:rsidRPr="0006281F" w:rsidRDefault="005A4FC8" w:rsidP="0006281F">
      <w:pPr>
        <w:pStyle w:val="Estilocorpodoc"/>
        <w:rPr>
          <w:sz w:val="24"/>
        </w:rPr>
      </w:pPr>
    </w:p>
    <w:p w:rsidR="00D32476" w:rsidRPr="0006281F" w:rsidRDefault="00D32476" w:rsidP="0006281F">
      <w:pPr>
        <w:pStyle w:val="Estilocorpodoc"/>
        <w:ind w:firstLine="0"/>
        <w:rPr>
          <w:sz w:val="24"/>
        </w:rPr>
      </w:pPr>
      <w:bookmarkStart w:id="1426" w:name="_Toc420975274"/>
      <w:r w:rsidRPr="0006281F">
        <w:rPr>
          <w:b/>
          <w:sz w:val="24"/>
        </w:rPr>
        <w:t xml:space="preserve">CENÁRIO </w:t>
      </w:r>
      <w:r w:rsidR="007263E2" w:rsidRPr="0006281F">
        <w:rPr>
          <w:b/>
          <w:sz w:val="24"/>
        </w:rPr>
        <w:t>4</w:t>
      </w:r>
      <w:r w:rsidRPr="0006281F">
        <w:rPr>
          <w:sz w:val="24"/>
        </w:rPr>
        <w:t xml:space="preserve">: Cliente </w:t>
      </w:r>
      <w:r w:rsidR="007263E2" w:rsidRPr="0006281F">
        <w:rPr>
          <w:sz w:val="24"/>
        </w:rPr>
        <w:t xml:space="preserve">sem e-mail </w:t>
      </w:r>
      <w:r w:rsidRPr="0006281F">
        <w:rPr>
          <w:sz w:val="24"/>
        </w:rPr>
        <w:t xml:space="preserve">cadastrado no Sistema, atualmente sendo responsável por </w:t>
      </w:r>
      <w:r w:rsidR="001D5F2B" w:rsidRPr="0006281F">
        <w:rPr>
          <w:sz w:val="24"/>
        </w:rPr>
        <w:t>dois</w:t>
      </w:r>
      <w:r w:rsidRPr="0006281F">
        <w:rPr>
          <w:sz w:val="24"/>
        </w:rPr>
        <w:t xml:space="preserve"> imóveis que possuem ativo a Ligação de Água e Esgoto, possuindo </w:t>
      </w:r>
      <w:r w:rsidR="00816486" w:rsidRPr="0006281F">
        <w:rPr>
          <w:sz w:val="24"/>
        </w:rPr>
        <w:t>duas contas</w:t>
      </w:r>
      <w:r w:rsidRPr="0006281F">
        <w:rPr>
          <w:sz w:val="24"/>
        </w:rPr>
        <w:t xml:space="preserve"> pendente para cada imóvel.  O cliente pretende obter todas a contas em aberto dos </w:t>
      </w:r>
      <w:r w:rsidR="001D5F2B" w:rsidRPr="0006281F">
        <w:rPr>
          <w:sz w:val="24"/>
        </w:rPr>
        <w:t>dois</w:t>
      </w:r>
      <w:r w:rsidRPr="0006281F">
        <w:rPr>
          <w:sz w:val="24"/>
        </w:rPr>
        <w:t xml:space="preserve"> imóveis.</w:t>
      </w:r>
      <w:bookmarkEnd w:id="1426"/>
      <w:r w:rsidRPr="0006281F">
        <w:rPr>
          <w:sz w:val="24"/>
        </w:rPr>
        <w:t xml:space="preserve"> </w:t>
      </w:r>
    </w:p>
    <w:p w:rsidR="00D32476" w:rsidRPr="0006281F" w:rsidRDefault="00D32476" w:rsidP="0006281F">
      <w:pPr>
        <w:pStyle w:val="Estilocorpodoc"/>
        <w:ind w:firstLine="0"/>
        <w:rPr>
          <w:sz w:val="24"/>
        </w:rPr>
      </w:pPr>
      <w:bookmarkStart w:id="1427" w:name="_Toc420975275"/>
      <w:r w:rsidRPr="0006281F">
        <w:rPr>
          <w:b/>
          <w:sz w:val="24"/>
        </w:rPr>
        <w:t>SITUAÇÃO</w:t>
      </w:r>
      <w:r w:rsidRPr="0006281F">
        <w:rPr>
          <w:sz w:val="24"/>
        </w:rPr>
        <w:t xml:space="preserve">: </w:t>
      </w:r>
      <w:r w:rsidRPr="00364BCF">
        <w:rPr>
          <w:b/>
          <w:color w:val="FF0000"/>
          <w:sz w:val="24"/>
        </w:rPr>
        <w:t>NÃO ATENDINDO</w:t>
      </w:r>
      <w:bookmarkEnd w:id="1427"/>
    </w:p>
    <w:p w:rsidR="00D32476" w:rsidRPr="0006281F" w:rsidRDefault="00D32476" w:rsidP="0006281F">
      <w:pPr>
        <w:pStyle w:val="Estilocorpodoc"/>
        <w:ind w:firstLine="0"/>
        <w:rPr>
          <w:sz w:val="24"/>
        </w:rPr>
      </w:pPr>
      <w:bookmarkStart w:id="1428" w:name="_Toc420975276"/>
      <w:r w:rsidRPr="0006281F">
        <w:rPr>
          <w:b/>
          <w:sz w:val="24"/>
        </w:rPr>
        <w:t>OBSERVAÇÃO</w:t>
      </w:r>
      <w:r w:rsidRPr="0006281F">
        <w:rPr>
          <w:sz w:val="24"/>
        </w:rPr>
        <w:t xml:space="preserve">: </w:t>
      </w:r>
      <w:r w:rsidR="007263E2" w:rsidRPr="0006281F">
        <w:rPr>
          <w:sz w:val="24"/>
        </w:rPr>
        <w:t xml:space="preserve">Devido a falta do e-mail no cadastro do cliente não será possível enviar as contas pendentes ao mesmo, e também a </w:t>
      </w:r>
      <w:r w:rsidRPr="0006281F">
        <w:rPr>
          <w:sz w:val="24"/>
        </w:rPr>
        <w:t xml:space="preserve">solução inicialmente está </w:t>
      </w:r>
      <w:r w:rsidRPr="0006281F">
        <w:rPr>
          <w:sz w:val="24"/>
        </w:rPr>
        <w:lastRenderedPageBreak/>
        <w:t>tratando dos débitos de um imóvel</w:t>
      </w:r>
      <w:r w:rsidR="00F77345" w:rsidRPr="0006281F">
        <w:rPr>
          <w:sz w:val="24"/>
        </w:rPr>
        <w:t xml:space="preserve"> por vez</w:t>
      </w:r>
      <w:r w:rsidR="001D5F2B" w:rsidRPr="0006281F">
        <w:rPr>
          <w:sz w:val="24"/>
        </w:rPr>
        <w:t xml:space="preserve">, </w:t>
      </w:r>
      <w:r w:rsidR="00CB0D0B" w:rsidRPr="0006281F">
        <w:rPr>
          <w:sz w:val="24"/>
        </w:rPr>
        <w:t>sendo necessário redirecionar a ligação para o atendente concluir o atendimento</w:t>
      </w:r>
      <w:r w:rsidR="00865F2F" w:rsidRPr="0006281F">
        <w:rPr>
          <w:sz w:val="24"/>
        </w:rPr>
        <w:t>, ou repetir a operação.</w:t>
      </w:r>
      <w:bookmarkEnd w:id="1428"/>
    </w:p>
    <w:p w:rsidR="000F474A" w:rsidRDefault="000F474A" w:rsidP="000F474A">
      <w:pPr>
        <w:pStyle w:val="Estilocorpodoc"/>
        <w:ind w:firstLine="0"/>
        <w:rPr>
          <w:rStyle w:val="Heading2Char"/>
          <w:b w:val="0"/>
          <w:bCs w:val="0"/>
          <w:sz w:val="24"/>
          <w:szCs w:val="24"/>
        </w:rPr>
      </w:pPr>
    </w:p>
    <w:p w:rsidR="0006281F" w:rsidRPr="0006281F" w:rsidRDefault="0006281F" w:rsidP="0006281F">
      <w:pPr>
        <w:pStyle w:val="Heading3"/>
        <w:rPr>
          <w:rFonts w:ascii="Arial" w:hAnsi="Arial" w:cs="Arial"/>
          <w:sz w:val="24"/>
          <w:szCs w:val="24"/>
        </w:rPr>
      </w:pPr>
      <w:bookmarkStart w:id="1429" w:name="_Toc421744036"/>
      <w:bookmarkStart w:id="1430" w:name="_Toc420975277"/>
      <w:r w:rsidRPr="0006281F">
        <w:rPr>
          <w:rFonts w:ascii="Arial" w:hAnsi="Arial" w:cs="Arial"/>
          <w:sz w:val="24"/>
          <w:szCs w:val="24"/>
        </w:rPr>
        <w:t>5.</w:t>
      </w:r>
      <w:ins w:id="1431" w:author="Marcos Junior" w:date="2015-06-17T18:30:00Z">
        <w:r w:rsidR="00586623">
          <w:rPr>
            <w:rFonts w:ascii="Arial" w:hAnsi="Arial" w:cs="Arial"/>
            <w:sz w:val="24"/>
            <w:szCs w:val="24"/>
          </w:rPr>
          <w:t>3</w:t>
        </w:r>
      </w:ins>
      <w:del w:id="1432" w:author="Marcos Junior" w:date="2015-06-17T18:30:00Z">
        <w:r w:rsidRPr="0006281F" w:rsidDel="00586623">
          <w:rPr>
            <w:rFonts w:ascii="Arial" w:hAnsi="Arial" w:cs="Arial"/>
            <w:sz w:val="24"/>
            <w:szCs w:val="24"/>
          </w:rPr>
          <w:delText>2</w:delText>
        </w:r>
      </w:del>
      <w:r w:rsidRPr="0006281F">
        <w:rPr>
          <w:rFonts w:ascii="Arial" w:hAnsi="Arial" w:cs="Arial"/>
          <w:sz w:val="24"/>
          <w:szCs w:val="24"/>
        </w:rPr>
        <w:t>.</w:t>
      </w:r>
      <w:r>
        <w:rPr>
          <w:rFonts w:ascii="Arial" w:hAnsi="Arial" w:cs="Arial"/>
          <w:sz w:val="24"/>
          <w:szCs w:val="24"/>
        </w:rPr>
        <w:t>2</w:t>
      </w:r>
      <w:r w:rsidRPr="0006281F">
        <w:rPr>
          <w:rFonts w:ascii="Arial" w:hAnsi="Arial" w:cs="Arial"/>
          <w:sz w:val="24"/>
          <w:szCs w:val="24"/>
        </w:rPr>
        <w:t xml:space="preserve"> CENÁRIOS D</w:t>
      </w:r>
      <w:r w:rsidR="00FC5F72">
        <w:rPr>
          <w:rFonts w:ascii="Arial" w:hAnsi="Arial" w:cs="Arial"/>
          <w:sz w:val="24"/>
          <w:szCs w:val="24"/>
        </w:rPr>
        <w:t>E</w:t>
      </w:r>
      <w:r w:rsidRPr="0006281F">
        <w:rPr>
          <w:rFonts w:ascii="Arial" w:hAnsi="Arial" w:cs="Arial"/>
          <w:sz w:val="24"/>
          <w:szCs w:val="24"/>
        </w:rPr>
        <w:t xml:space="preserve"> </w:t>
      </w:r>
      <w:r w:rsidR="00FC5F72">
        <w:rPr>
          <w:rFonts w:ascii="Arial" w:hAnsi="Arial" w:cs="Arial"/>
          <w:sz w:val="24"/>
          <w:szCs w:val="24"/>
        </w:rPr>
        <w:t xml:space="preserve">TESTE </w:t>
      </w:r>
      <w:r w:rsidRPr="0006281F">
        <w:rPr>
          <w:rFonts w:ascii="Arial" w:hAnsi="Arial" w:cs="Arial"/>
          <w:sz w:val="24"/>
          <w:szCs w:val="24"/>
        </w:rPr>
        <w:t>–</w:t>
      </w:r>
      <w:r>
        <w:rPr>
          <w:rFonts w:ascii="Arial" w:hAnsi="Arial" w:cs="Arial"/>
          <w:sz w:val="24"/>
          <w:szCs w:val="24"/>
        </w:rPr>
        <w:t xml:space="preserve"> </w:t>
      </w:r>
      <w:r w:rsidR="00FC5F72">
        <w:rPr>
          <w:rFonts w:ascii="Arial" w:hAnsi="Arial" w:cs="Arial"/>
          <w:sz w:val="24"/>
          <w:szCs w:val="24"/>
        </w:rPr>
        <w:t>INFORMAR FALTA DE ÁGUA</w:t>
      </w:r>
      <w:bookmarkEnd w:id="1429"/>
    </w:p>
    <w:p w:rsidR="005A4FC8" w:rsidRDefault="0006281F" w:rsidP="0006281F">
      <w:pPr>
        <w:pStyle w:val="Estilocorpodoc"/>
        <w:ind w:firstLine="0"/>
        <w:jc w:val="center"/>
        <w:rPr>
          <w:rStyle w:val="Heading2Char"/>
          <w:bCs w:val="0"/>
          <w:sz w:val="24"/>
          <w:szCs w:val="24"/>
        </w:rPr>
      </w:pPr>
      <w:r>
        <w:rPr>
          <w:rStyle w:val="Heading2Char"/>
          <w:bCs w:val="0"/>
          <w:sz w:val="24"/>
          <w:szCs w:val="24"/>
        </w:rPr>
        <w:t xml:space="preserve"> </w:t>
      </w:r>
      <w:bookmarkEnd w:id="1430"/>
    </w:p>
    <w:p w:rsidR="00E23954" w:rsidRPr="00FC5F72" w:rsidRDefault="00E23954" w:rsidP="0006281F">
      <w:pPr>
        <w:pStyle w:val="Estilocorpodoc"/>
        <w:ind w:firstLine="0"/>
        <w:rPr>
          <w:sz w:val="24"/>
        </w:rPr>
      </w:pPr>
      <w:bookmarkStart w:id="1433" w:name="_Toc420975278"/>
      <w:r w:rsidRPr="00FC5F72">
        <w:rPr>
          <w:b/>
          <w:sz w:val="24"/>
        </w:rPr>
        <w:t>CENÁRIO 1</w:t>
      </w:r>
      <w:r w:rsidRPr="00FC5F72">
        <w:rPr>
          <w:sz w:val="24"/>
        </w:rPr>
        <w:t>: Cliente devidamente cadastrado no Sistema, atualmente proprietário de um único imóvel que possui ativo a Ligação de Água e Esgoto, com pendência de duas contas, com problemas no abastecimento de água.</w:t>
      </w:r>
      <w:r w:rsidR="00592306" w:rsidRPr="00FC5F72">
        <w:rPr>
          <w:sz w:val="24"/>
        </w:rPr>
        <w:t xml:space="preserve"> O Cliente pretende informar a falta de água para o único imóvel.</w:t>
      </w:r>
      <w:bookmarkEnd w:id="1433"/>
    </w:p>
    <w:p w:rsidR="00E23954" w:rsidRPr="00FC5F72" w:rsidRDefault="00E23954" w:rsidP="0006281F">
      <w:pPr>
        <w:pStyle w:val="Estilocorpodoc"/>
        <w:ind w:firstLine="0"/>
        <w:rPr>
          <w:sz w:val="24"/>
        </w:rPr>
      </w:pPr>
      <w:bookmarkStart w:id="1434" w:name="_Toc420975279"/>
      <w:r w:rsidRPr="00FC5F72">
        <w:rPr>
          <w:b/>
          <w:sz w:val="24"/>
        </w:rPr>
        <w:t>SITUAÇÃO</w:t>
      </w:r>
      <w:r w:rsidRPr="00FC5F72">
        <w:rPr>
          <w:sz w:val="24"/>
        </w:rPr>
        <w:t xml:space="preserve">: </w:t>
      </w:r>
      <w:r w:rsidRPr="00FC5F72">
        <w:rPr>
          <w:b/>
          <w:color w:val="00CC00"/>
          <w:sz w:val="24"/>
        </w:rPr>
        <w:t>ATENDINDO</w:t>
      </w:r>
      <w:bookmarkEnd w:id="1434"/>
    </w:p>
    <w:p w:rsidR="00E23954" w:rsidRPr="00FC5F72" w:rsidRDefault="00E23954" w:rsidP="0006281F">
      <w:pPr>
        <w:pStyle w:val="Estilocorpodoc"/>
        <w:ind w:firstLine="0"/>
        <w:rPr>
          <w:sz w:val="24"/>
        </w:rPr>
      </w:pPr>
      <w:bookmarkStart w:id="1435" w:name="_Toc420975280"/>
      <w:r w:rsidRPr="00FC5F72">
        <w:rPr>
          <w:b/>
          <w:sz w:val="24"/>
        </w:rPr>
        <w:t>OBSERVAÇÃO</w:t>
      </w:r>
      <w:r w:rsidRPr="00FC5F72">
        <w:rPr>
          <w:sz w:val="24"/>
        </w:rPr>
        <w:t>: Não aplicável</w:t>
      </w:r>
      <w:bookmarkEnd w:id="1435"/>
    </w:p>
    <w:p w:rsidR="00E23954" w:rsidRPr="00FC5F72" w:rsidRDefault="00E23954" w:rsidP="0006281F">
      <w:pPr>
        <w:pStyle w:val="Estilocorpodoc"/>
        <w:rPr>
          <w:sz w:val="24"/>
        </w:rPr>
      </w:pPr>
    </w:p>
    <w:p w:rsidR="00E23954" w:rsidRPr="00FC5F72" w:rsidRDefault="00E23954" w:rsidP="0006281F">
      <w:pPr>
        <w:pStyle w:val="Estilocorpodoc"/>
        <w:ind w:firstLine="0"/>
        <w:rPr>
          <w:sz w:val="24"/>
        </w:rPr>
      </w:pPr>
      <w:bookmarkStart w:id="1436" w:name="_Toc420975281"/>
      <w:r w:rsidRPr="00FC5F72">
        <w:rPr>
          <w:b/>
          <w:sz w:val="24"/>
        </w:rPr>
        <w:t>CENÁRIO 2</w:t>
      </w:r>
      <w:r w:rsidRPr="00FC5F72">
        <w:rPr>
          <w:sz w:val="24"/>
        </w:rPr>
        <w:t xml:space="preserve">: </w:t>
      </w:r>
      <w:r w:rsidR="00E45005" w:rsidRPr="00FC5F72">
        <w:rPr>
          <w:sz w:val="24"/>
        </w:rPr>
        <w:t>Cliente sem e-mail cadastrado no Sistema</w:t>
      </w:r>
      <w:r w:rsidRPr="00FC5F72">
        <w:rPr>
          <w:sz w:val="24"/>
        </w:rPr>
        <w:t xml:space="preserve">, atualmente </w:t>
      </w:r>
      <w:r w:rsidR="00E45005" w:rsidRPr="00FC5F72">
        <w:rPr>
          <w:sz w:val="24"/>
        </w:rPr>
        <w:t>usuário</w:t>
      </w:r>
      <w:r w:rsidRPr="00FC5F72">
        <w:rPr>
          <w:sz w:val="24"/>
        </w:rPr>
        <w:t xml:space="preserve"> de um único imóvel que possui ativo a Ligação de Água, </w:t>
      </w:r>
      <w:r w:rsidR="00E45005" w:rsidRPr="00FC5F72">
        <w:rPr>
          <w:sz w:val="24"/>
        </w:rPr>
        <w:t xml:space="preserve">com situação de </w:t>
      </w:r>
      <w:r w:rsidR="00D40952" w:rsidRPr="00FC5F72">
        <w:rPr>
          <w:sz w:val="24"/>
        </w:rPr>
        <w:t>adimplência</w:t>
      </w:r>
      <w:r w:rsidRPr="00FC5F72">
        <w:rPr>
          <w:sz w:val="24"/>
        </w:rPr>
        <w:t>, com problemas no abastecimento de água.</w:t>
      </w:r>
      <w:r w:rsidR="00592306" w:rsidRPr="00FC5F72">
        <w:rPr>
          <w:sz w:val="24"/>
        </w:rPr>
        <w:t xml:space="preserve"> O Cliente pretende informar a falta de água para o único imóvel.</w:t>
      </w:r>
      <w:bookmarkEnd w:id="1436"/>
    </w:p>
    <w:p w:rsidR="00E23954" w:rsidRPr="00FC5F72" w:rsidRDefault="00E23954" w:rsidP="0006281F">
      <w:pPr>
        <w:pStyle w:val="Estilocorpodoc"/>
        <w:ind w:firstLine="0"/>
        <w:rPr>
          <w:sz w:val="24"/>
        </w:rPr>
      </w:pPr>
      <w:bookmarkStart w:id="1437" w:name="_Toc420975282"/>
      <w:r w:rsidRPr="00FC5F72">
        <w:rPr>
          <w:b/>
          <w:sz w:val="24"/>
        </w:rPr>
        <w:t>SITUAÇÃO</w:t>
      </w:r>
      <w:r w:rsidRPr="00FC5F72">
        <w:rPr>
          <w:sz w:val="24"/>
        </w:rPr>
        <w:t xml:space="preserve">: </w:t>
      </w:r>
      <w:r w:rsidRPr="00FC5F72">
        <w:rPr>
          <w:b/>
          <w:color w:val="00CC00"/>
          <w:sz w:val="24"/>
        </w:rPr>
        <w:t>ATENDINDO</w:t>
      </w:r>
      <w:bookmarkEnd w:id="1437"/>
    </w:p>
    <w:p w:rsidR="00E23954" w:rsidRPr="00FC5F72" w:rsidRDefault="00E23954" w:rsidP="0006281F">
      <w:pPr>
        <w:pStyle w:val="Estilocorpodoc"/>
        <w:ind w:firstLine="0"/>
        <w:rPr>
          <w:sz w:val="24"/>
        </w:rPr>
      </w:pPr>
      <w:bookmarkStart w:id="1438" w:name="_Toc420975283"/>
      <w:r w:rsidRPr="00FC5F72">
        <w:rPr>
          <w:b/>
          <w:sz w:val="24"/>
        </w:rPr>
        <w:t>OBSERVAÇÃO</w:t>
      </w:r>
      <w:r w:rsidRPr="00FC5F72">
        <w:rPr>
          <w:sz w:val="24"/>
        </w:rPr>
        <w:t>: Não aplicável</w:t>
      </w:r>
      <w:bookmarkEnd w:id="1438"/>
    </w:p>
    <w:p w:rsidR="00E23954" w:rsidRPr="00FC5F72" w:rsidRDefault="00E23954" w:rsidP="0006281F">
      <w:pPr>
        <w:pStyle w:val="Estilocorpodoc"/>
        <w:rPr>
          <w:sz w:val="24"/>
        </w:rPr>
      </w:pPr>
    </w:p>
    <w:p w:rsidR="00E45005" w:rsidRPr="00FC5F72" w:rsidRDefault="00E45005" w:rsidP="0006281F">
      <w:pPr>
        <w:pStyle w:val="Estilocorpodoc"/>
        <w:ind w:firstLine="0"/>
        <w:rPr>
          <w:sz w:val="24"/>
        </w:rPr>
      </w:pPr>
      <w:bookmarkStart w:id="1439" w:name="_Toc420975284"/>
      <w:r w:rsidRPr="00FC5F72">
        <w:rPr>
          <w:b/>
          <w:sz w:val="24"/>
        </w:rPr>
        <w:t>CENÁRIO</w:t>
      </w:r>
      <w:r w:rsidRPr="00FC5F72">
        <w:rPr>
          <w:sz w:val="24"/>
        </w:rPr>
        <w:t xml:space="preserve"> </w:t>
      </w:r>
      <w:r w:rsidRPr="00FC5F72">
        <w:rPr>
          <w:b/>
          <w:sz w:val="24"/>
        </w:rPr>
        <w:t>3</w:t>
      </w:r>
      <w:r w:rsidRPr="00FC5F72">
        <w:rPr>
          <w:sz w:val="24"/>
        </w:rPr>
        <w:t>: Cliente devidamente cadastrado no Sistema, atualmente responsável por três imóveis que possuem ativo a Ligação de Água, com uma conta pendente para cada imóvel. O Cliente deseja informar problemas no abastecimento de água para um imóvel específico ao qual o mesmo é responsável.</w:t>
      </w:r>
      <w:bookmarkEnd w:id="1439"/>
    </w:p>
    <w:p w:rsidR="00E45005" w:rsidRPr="00FC5F72" w:rsidRDefault="00E45005" w:rsidP="0006281F">
      <w:pPr>
        <w:pStyle w:val="Estilocorpodoc"/>
        <w:ind w:firstLine="0"/>
        <w:rPr>
          <w:sz w:val="24"/>
        </w:rPr>
      </w:pPr>
      <w:bookmarkStart w:id="1440" w:name="_Toc420975285"/>
      <w:r w:rsidRPr="00FC5F72">
        <w:rPr>
          <w:b/>
          <w:sz w:val="24"/>
        </w:rPr>
        <w:t>SITUAÇÃO</w:t>
      </w:r>
      <w:r w:rsidRPr="00FC5F72">
        <w:rPr>
          <w:sz w:val="24"/>
        </w:rPr>
        <w:t xml:space="preserve">: </w:t>
      </w:r>
      <w:r w:rsidRPr="00FC5F72">
        <w:rPr>
          <w:b/>
          <w:color w:val="00CC00"/>
          <w:sz w:val="24"/>
        </w:rPr>
        <w:t>ATENDINDO</w:t>
      </w:r>
      <w:bookmarkEnd w:id="1440"/>
    </w:p>
    <w:p w:rsidR="00E45005" w:rsidRPr="00FC5F72" w:rsidRDefault="00E45005" w:rsidP="0006281F">
      <w:pPr>
        <w:pStyle w:val="Estilocorpodoc"/>
        <w:ind w:firstLine="0"/>
        <w:rPr>
          <w:sz w:val="24"/>
        </w:rPr>
      </w:pPr>
      <w:bookmarkStart w:id="1441" w:name="_Toc420975286"/>
      <w:r w:rsidRPr="00FC5F72">
        <w:rPr>
          <w:b/>
          <w:sz w:val="24"/>
        </w:rPr>
        <w:t>OBSERVAÇÃO</w:t>
      </w:r>
      <w:r w:rsidRPr="00FC5F72">
        <w:rPr>
          <w:sz w:val="24"/>
        </w:rPr>
        <w:t>: Não aplicável</w:t>
      </w:r>
      <w:bookmarkEnd w:id="1441"/>
    </w:p>
    <w:p w:rsidR="00E45005" w:rsidRPr="00FC5F72" w:rsidRDefault="00E45005" w:rsidP="0006281F">
      <w:pPr>
        <w:pStyle w:val="Estilocorpodoc"/>
        <w:rPr>
          <w:sz w:val="24"/>
        </w:rPr>
      </w:pPr>
    </w:p>
    <w:p w:rsidR="00CB0D0B" w:rsidRPr="00FC5F72" w:rsidRDefault="00CB0D0B" w:rsidP="0006281F">
      <w:pPr>
        <w:pStyle w:val="Estilocorpodoc"/>
        <w:ind w:firstLine="0"/>
        <w:rPr>
          <w:sz w:val="24"/>
        </w:rPr>
      </w:pPr>
      <w:bookmarkStart w:id="1442" w:name="_Toc420975287"/>
      <w:r w:rsidRPr="00FC5F72">
        <w:rPr>
          <w:b/>
          <w:sz w:val="24"/>
        </w:rPr>
        <w:t>CENÁRIO</w:t>
      </w:r>
      <w:r w:rsidRPr="00FC5F72">
        <w:rPr>
          <w:sz w:val="24"/>
        </w:rPr>
        <w:t xml:space="preserve"> </w:t>
      </w:r>
      <w:r w:rsidRPr="00FC5F72">
        <w:rPr>
          <w:b/>
          <w:sz w:val="24"/>
        </w:rPr>
        <w:t>4</w:t>
      </w:r>
      <w:r w:rsidRPr="00FC5F72">
        <w:rPr>
          <w:sz w:val="24"/>
        </w:rPr>
        <w:t>: Cliente devidamente cadastrado no Sistema, atualmente responsável por dois imóveis</w:t>
      </w:r>
      <w:r w:rsidR="00865F2F" w:rsidRPr="00FC5F72">
        <w:rPr>
          <w:sz w:val="24"/>
        </w:rPr>
        <w:t xml:space="preserve"> em locais diferentes</w:t>
      </w:r>
      <w:r w:rsidRPr="00FC5F72">
        <w:rPr>
          <w:sz w:val="24"/>
        </w:rPr>
        <w:t xml:space="preserve">, que possuem a Ligação de Água ativa, em recente situação de adimplência. </w:t>
      </w:r>
      <w:r w:rsidR="00865F2F" w:rsidRPr="00FC5F72">
        <w:rPr>
          <w:sz w:val="24"/>
        </w:rPr>
        <w:t xml:space="preserve">O Cliente deseja informar problemas no abastecimento de água para os </w:t>
      </w:r>
      <w:r w:rsidR="00816486" w:rsidRPr="00FC5F72">
        <w:rPr>
          <w:sz w:val="24"/>
        </w:rPr>
        <w:t>dois imóveis</w:t>
      </w:r>
      <w:r w:rsidR="00865F2F" w:rsidRPr="00FC5F72">
        <w:rPr>
          <w:sz w:val="24"/>
        </w:rPr>
        <w:t xml:space="preserve"> ao qual o mesmo é responsável.</w:t>
      </w:r>
      <w:bookmarkEnd w:id="1442"/>
    </w:p>
    <w:p w:rsidR="00CB0D0B" w:rsidRPr="00FC5F72" w:rsidRDefault="00CB0D0B" w:rsidP="0006281F">
      <w:pPr>
        <w:pStyle w:val="Estilocorpodoc"/>
        <w:ind w:firstLine="0"/>
        <w:rPr>
          <w:sz w:val="24"/>
        </w:rPr>
      </w:pPr>
      <w:bookmarkStart w:id="1443" w:name="_Toc420975288"/>
      <w:r w:rsidRPr="00FC5F72">
        <w:rPr>
          <w:b/>
          <w:sz w:val="24"/>
        </w:rPr>
        <w:t>SITUAÇÃO</w:t>
      </w:r>
      <w:r w:rsidRPr="00FC5F72">
        <w:rPr>
          <w:sz w:val="24"/>
        </w:rPr>
        <w:t xml:space="preserve">: </w:t>
      </w:r>
      <w:r w:rsidRPr="00FC5F72">
        <w:rPr>
          <w:b/>
          <w:color w:val="FF0000"/>
          <w:sz w:val="24"/>
        </w:rPr>
        <w:t>NÃO ATENDINDO</w:t>
      </w:r>
      <w:bookmarkEnd w:id="1443"/>
    </w:p>
    <w:p w:rsidR="00CB0D0B" w:rsidRPr="00FC5F72" w:rsidRDefault="00CB0D0B" w:rsidP="0006281F">
      <w:pPr>
        <w:pStyle w:val="Estilocorpodoc"/>
        <w:ind w:firstLine="0"/>
        <w:rPr>
          <w:rStyle w:val="Heading2Char"/>
          <w:bCs w:val="0"/>
          <w:sz w:val="24"/>
          <w:szCs w:val="24"/>
        </w:rPr>
      </w:pPr>
      <w:bookmarkStart w:id="1444" w:name="_Toc420975289"/>
      <w:r w:rsidRPr="00FC5F72">
        <w:rPr>
          <w:b/>
          <w:sz w:val="24"/>
        </w:rPr>
        <w:lastRenderedPageBreak/>
        <w:t>OBSERVAÇÃO</w:t>
      </w:r>
      <w:r w:rsidRPr="00FC5F72">
        <w:rPr>
          <w:sz w:val="24"/>
        </w:rPr>
        <w:t xml:space="preserve">: A solução inicialmente </w:t>
      </w:r>
      <w:r w:rsidR="00865F2F" w:rsidRPr="00FC5F72">
        <w:rPr>
          <w:sz w:val="24"/>
        </w:rPr>
        <w:t xml:space="preserve">para Informar Falta de Água </w:t>
      </w:r>
      <w:r w:rsidRPr="00FC5F72">
        <w:rPr>
          <w:sz w:val="24"/>
        </w:rPr>
        <w:t>est</w:t>
      </w:r>
      <w:r w:rsidR="00865F2F" w:rsidRPr="00FC5F72">
        <w:rPr>
          <w:sz w:val="24"/>
        </w:rPr>
        <w:t>á tratando</w:t>
      </w:r>
      <w:r w:rsidRPr="00FC5F72">
        <w:rPr>
          <w:sz w:val="24"/>
        </w:rPr>
        <w:t xml:space="preserve"> </w:t>
      </w:r>
      <w:r w:rsidR="00865F2F" w:rsidRPr="00FC5F72">
        <w:rPr>
          <w:sz w:val="24"/>
        </w:rPr>
        <w:t xml:space="preserve">apenas </w:t>
      </w:r>
      <w:r w:rsidRPr="00FC5F72">
        <w:rPr>
          <w:sz w:val="24"/>
        </w:rPr>
        <w:t>um imóvel por vez, sendo necessário redirecionar a ligação para o atendente concluir o atendimento</w:t>
      </w:r>
      <w:r w:rsidR="00865F2F" w:rsidRPr="00FC5F72">
        <w:rPr>
          <w:sz w:val="24"/>
        </w:rPr>
        <w:t>, ou repetir a operação</w:t>
      </w:r>
      <w:r w:rsidR="00865F2F" w:rsidRPr="00FC5F72">
        <w:rPr>
          <w:rStyle w:val="Heading2Char"/>
          <w:b w:val="0"/>
          <w:bCs w:val="0"/>
          <w:i/>
          <w:sz w:val="24"/>
          <w:szCs w:val="24"/>
        </w:rPr>
        <w:t>.</w:t>
      </w:r>
      <w:bookmarkEnd w:id="1444"/>
    </w:p>
    <w:p w:rsidR="00E23954" w:rsidRDefault="00E23954" w:rsidP="000F474A">
      <w:pPr>
        <w:pStyle w:val="Estilocorpodoc"/>
        <w:ind w:firstLine="0"/>
        <w:rPr>
          <w:rStyle w:val="Heading2Char"/>
          <w:bCs w:val="0"/>
          <w:sz w:val="24"/>
          <w:szCs w:val="24"/>
        </w:rPr>
      </w:pPr>
    </w:p>
    <w:p w:rsidR="0006281F" w:rsidRPr="0006281F" w:rsidRDefault="0006281F" w:rsidP="0006281F">
      <w:pPr>
        <w:pStyle w:val="Heading3"/>
        <w:rPr>
          <w:rFonts w:ascii="Arial" w:hAnsi="Arial" w:cs="Arial"/>
          <w:sz w:val="24"/>
          <w:szCs w:val="24"/>
        </w:rPr>
      </w:pPr>
      <w:bookmarkStart w:id="1445" w:name="_Toc421744037"/>
      <w:bookmarkStart w:id="1446" w:name="_Toc420975290"/>
      <w:r w:rsidRPr="0006281F">
        <w:rPr>
          <w:rFonts w:ascii="Arial" w:hAnsi="Arial" w:cs="Arial"/>
          <w:sz w:val="24"/>
          <w:szCs w:val="24"/>
        </w:rPr>
        <w:t>5.</w:t>
      </w:r>
      <w:del w:id="1447" w:author="Marcos Junior" w:date="2015-06-17T18:30:00Z">
        <w:r w:rsidRPr="0006281F" w:rsidDel="00586623">
          <w:rPr>
            <w:rFonts w:ascii="Arial" w:hAnsi="Arial" w:cs="Arial"/>
            <w:sz w:val="24"/>
            <w:szCs w:val="24"/>
          </w:rPr>
          <w:delText>2</w:delText>
        </w:r>
      </w:del>
      <w:ins w:id="1448" w:author="Marcos Junior" w:date="2015-06-17T18:30:00Z">
        <w:r w:rsidR="00586623">
          <w:rPr>
            <w:rFonts w:ascii="Arial" w:hAnsi="Arial" w:cs="Arial"/>
            <w:sz w:val="24"/>
            <w:szCs w:val="24"/>
          </w:rPr>
          <w:t>3</w:t>
        </w:r>
      </w:ins>
      <w:r w:rsidRPr="0006281F">
        <w:rPr>
          <w:rFonts w:ascii="Arial" w:hAnsi="Arial" w:cs="Arial"/>
          <w:sz w:val="24"/>
          <w:szCs w:val="24"/>
        </w:rPr>
        <w:t>.</w:t>
      </w:r>
      <w:r>
        <w:rPr>
          <w:rFonts w:ascii="Arial" w:hAnsi="Arial" w:cs="Arial"/>
          <w:sz w:val="24"/>
          <w:szCs w:val="24"/>
        </w:rPr>
        <w:t>3</w:t>
      </w:r>
      <w:r w:rsidRPr="0006281F">
        <w:rPr>
          <w:rFonts w:ascii="Arial" w:hAnsi="Arial" w:cs="Arial"/>
          <w:sz w:val="24"/>
          <w:szCs w:val="24"/>
        </w:rPr>
        <w:t xml:space="preserve"> CENÁRIOS D</w:t>
      </w:r>
      <w:r w:rsidR="000F6A97">
        <w:rPr>
          <w:rFonts w:ascii="Arial" w:hAnsi="Arial" w:cs="Arial"/>
          <w:sz w:val="24"/>
          <w:szCs w:val="24"/>
        </w:rPr>
        <w:t>E</w:t>
      </w:r>
      <w:r w:rsidRPr="0006281F">
        <w:rPr>
          <w:rFonts w:ascii="Arial" w:hAnsi="Arial" w:cs="Arial"/>
          <w:sz w:val="24"/>
          <w:szCs w:val="24"/>
        </w:rPr>
        <w:t xml:space="preserve"> </w:t>
      </w:r>
      <w:r w:rsidR="000F6A97">
        <w:rPr>
          <w:rFonts w:ascii="Arial" w:hAnsi="Arial" w:cs="Arial"/>
          <w:sz w:val="24"/>
          <w:szCs w:val="24"/>
        </w:rPr>
        <w:t xml:space="preserve">TESTE </w:t>
      </w:r>
      <w:r w:rsidRPr="0006281F">
        <w:rPr>
          <w:rFonts w:ascii="Arial" w:hAnsi="Arial" w:cs="Arial"/>
          <w:sz w:val="24"/>
          <w:szCs w:val="24"/>
        </w:rPr>
        <w:t xml:space="preserve">– </w:t>
      </w:r>
      <w:r w:rsidR="00FC5F72">
        <w:rPr>
          <w:rFonts w:ascii="Arial" w:hAnsi="Arial" w:cs="Arial"/>
          <w:sz w:val="24"/>
          <w:szCs w:val="24"/>
        </w:rPr>
        <w:t>SOLICITAR REST. LIGAÇÃO</w:t>
      </w:r>
      <w:bookmarkEnd w:id="1445"/>
    </w:p>
    <w:p w:rsidR="00E45005" w:rsidRDefault="0006281F" w:rsidP="0006281F">
      <w:pPr>
        <w:pStyle w:val="Estilocorpodoc"/>
        <w:ind w:firstLine="0"/>
        <w:jc w:val="center"/>
        <w:rPr>
          <w:rStyle w:val="Heading2Char"/>
          <w:bCs w:val="0"/>
          <w:sz w:val="24"/>
          <w:szCs w:val="24"/>
        </w:rPr>
      </w:pPr>
      <w:r>
        <w:rPr>
          <w:rStyle w:val="Heading2Char"/>
          <w:bCs w:val="0"/>
          <w:sz w:val="24"/>
          <w:szCs w:val="24"/>
        </w:rPr>
        <w:t xml:space="preserve"> </w:t>
      </w:r>
      <w:bookmarkEnd w:id="1446"/>
    </w:p>
    <w:p w:rsidR="00592306" w:rsidRPr="00FC5F72" w:rsidRDefault="00E45005" w:rsidP="00364BCF">
      <w:pPr>
        <w:pStyle w:val="Estilocorpodoc"/>
        <w:ind w:firstLine="0"/>
        <w:rPr>
          <w:sz w:val="24"/>
        </w:rPr>
      </w:pPr>
      <w:bookmarkStart w:id="1449" w:name="_Toc420975291"/>
      <w:r w:rsidRPr="00FC5F72">
        <w:rPr>
          <w:b/>
          <w:sz w:val="24"/>
        </w:rPr>
        <w:t>CENÁRIO 1</w:t>
      </w:r>
      <w:r w:rsidRPr="00FC5F72">
        <w:rPr>
          <w:sz w:val="24"/>
        </w:rPr>
        <w:t xml:space="preserve">: Cliente devidamente cadastrado no Sistema, atualmente proprietário de um único imóvel que </w:t>
      </w:r>
      <w:r w:rsidR="00CB0D0B" w:rsidRPr="00FC5F72">
        <w:rPr>
          <w:sz w:val="24"/>
        </w:rPr>
        <w:t xml:space="preserve">possui </w:t>
      </w:r>
      <w:r w:rsidRPr="00FC5F72">
        <w:rPr>
          <w:sz w:val="24"/>
        </w:rPr>
        <w:t>a Ligação de Água</w:t>
      </w:r>
      <w:r w:rsidR="00CB0D0B" w:rsidRPr="00FC5F72">
        <w:rPr>
          <w:sz w:val="24"/>
        </w:rPr>
        <w:t xml:space="preserve"> interrompida por corte</w:t>
      </w:r>
      <w:r w:rsidRPr="00FC5F72">
        <w:rPr>
          <w:sz w:val="24"/>
        </w:rPr>
        <w:t xml:space="preserve">, </w:t>
      </w:r>
      <w:r w:rsidR="00592306" w:rsidRPr="00FC5F72">
        <w:rPr>
          <w:sz w:val="24"/>
        </w:rPr>
        <w:t>em situação recente de adimplência.</w:t>
      </w:r>
      <w:r w:rsidRPr="00FC5F72">
        <w:rPr>
          <w:sz w:val="24"/>
        </w:rPr>
        <w:t xml:space="preserve"> </w:t>
      </w:r>
      <w:r w:rsidR="00592306" w:rsidRPr="00FC5F72">
        <w:rPr>
          <w:sz w:val="24"/>
        </w:rPr>
        <w:t>O Cliente deseja solicitar restabelecimento da ligação para o imóvel.</w:t>
      </w:r>
      <w:bookmarkEnd w:id="1449"/>
    </w:p>
    <w:p w:rsidR="00E45005" w:rsidRPr="00FC5F72" w:rsidRDefault="00E45005" w:rsidP="00364BCF">
      <w:pPr>
        <w:pStyle w:val="Estilocorpodoc"/>
        <w:ind w:firstLine="0"/>
        <w:rPr>
          <w:sz w:val="24"/>
        </w:rPr>
      </w:pPr>
      <w:bookmarkStart w:id="1450" w:name="_Toc420975292"/>
      <w:r w:rsidRPr="00FC5F72">
        <w:rPr>
          <w:b/>
          <w:sz w:val="24"/>
        </w:rPr>
        <w:t>SITUAÇÃO</w:t>
      </w:r>
      <w:r w:rsidRPr="00FC5F72">
        <w:rPr>
          <w:sz w:val="24"/>
        </w:rPr>
        <w:t xml:space="preserve">: </w:t>
      </w:r>
      <w:r w:rsidRPr="00FC5F72">
        <w:rPr>
          <w:b/>
          <w:color w:val="00CC00"/>
          <w:sz w:val="24"/>
        </w:rPr>
        <w:t>ATENDINDO</w:t>
      </w:r>
      <w:bookmarkEnd w:id="1450"/>
    </w:p>
    <w:p w:rsidR="00E45005" w:rsidRPr="00FC5F72" w:rsidRDefault="00E45005" w:rsidP="00364BCF">
      <w:pPr>
        <w:pStyle w:val="Estilocorpodoc"/>
        <w:ind w:firstLine="0"/>
        <w:rPr>
          <w:sz w:val="24"/>
        </w:rPr>
      </w:pPr>
      <w:bookmarkStart w:id="1451" w:name="_Toc420975293"/>
      <w:r w:rsidRPr="00FC5F72">
        <w:rPr>
          <w:b/>
          <w:sz w:val="24"/>
        </w:rPr>
        <w:t>OBSERVAÇÃO</w:t>
      </w:r>
      <w:r w:rsidRPr="00FC5F72">
        <w:rPr>
          <w:sz w:val="24"/>
        </w:rPr>
        <w:t>: Não aplicável</w:t>
      </w:r>
      <w:bookmarkEnd w:id="1451"/>
    </w:p>
    <w:p w:rsidR="00E1097C" w:rsidRPr="00FC5F72" w:rsidRDefault="00E1097C" w:rsidP="00364BCF">
      <w:pPr>
        <w:pStyle w:val="Estilocorpodoc"/>
        <w:rPr>
          <w:sz w:val="24"/>
        </w:rPr>
      </w:pPr>
    </w:p>
    <w:p w:rsidR="00592306" w:rsidRPr="00FC5F72" w:rsidRDefault="00592306" w:rsidP="00364BCF">
      <w:pPr>
        <w:pStyle w:val="Estilocorpodoc"/>
        <w:ind w:firstLine="0"/>
        <w:rPr>
          <w:sz w:val="24"/>
        </w:rPr>
      </w:pPr>
      <w:bookmarkStart w:id="1452" w:name="_Toc420975294"/>
      <w:r w:rsidRPr="00FC5F72">
        <w:rPr>
          <w:b/>
          <w:sz w:val="24"/>
        </w:rPr>
        <w:t>CENÁRIO</w:t>
      </w:r>
      <w:r w:rsidRPr="00FC5F72">
        <w:rPr>
          <w:sz w:val="24"/>
        </w:rPr>
        <w:t xml:space="preserve"> </w:t>
      </w:r>
      <w:r w:rsidRPr="00FC5F72">
        <w:rPr>
          <w:b/>
          <w:sz w:val="24"/>
        </w:rPr>
        <w:t>2</w:t>
      </w:r>
      <w:r w:rsidRPr="00FC5F72">
        <w:rPr>
          <w:sz w:val="24"/>
        </w:rPr>
        <w:t xml:space="preserve">: Cliente devidamente cadastrado no Sistema, atualmente usuário de um único imóvel que </w:t>
      </w:r>
      <w:r w:rsidR="00CB0D0B" w:rsidRPr="00FC5F72">
        <w:rPr>
          <w:sz w:val="24"/>
        </w:rPr>
        <w:t xml:space="preserve">possui </w:t>
      </w:r>
      <w:r w:rsidRPr="00FC5F72">
        <w:rPr>
          <w:sz w:val="24"/>
        </w:rPr>
        <w:t>a Ligação de Água</w:t>
      </w:r>
      <w:r w:rsidR="00CB0D0B" w:rsidRPr="00FC5F72">
        <w:rPr>
          <w:sz w:val="24"/>
        </w:rPr>
        <w:t xml:space="preserve"> interrompida por corte</w:t>
      </w:r>
      <w:r w:rsidRPr="00FC5F72">
        <w:rPr>
          <w:sz w:val="24"/>
        </w:rPr>
        <w:t>, em situação recente de adimplência. O Cliente deseja solicitar restabelecimento da ligação para o imóvel.</w:t>
      </w:r>
      <w:bookmarkEnd w:id="1452"/>
    </w:p>
    <w:p w:rsidR="00592306" w:rsidRPr="00FC5F72" w:rsidRDefault="00592306" w:rsidP="00364BCF">
      <w:pPr>
        <w:pStyle w:val="Estilocorpodoc"/>
        <w:ind w:firstLine="0"/>
        <w:rPr>
          <w:sz w:val="24"/>
        </w:rPr>
      </w:pPr>
      <w:bookmarkStart w:id="1453" w:name="_Toc420975295"/>
      <w:r w:rsidRPr="00FC5F72">
        <w:rPr>
          <w:b/>
          <w:sz w:val="24"/>
        </w:rPr>
        <w:t>SITUAÇÃO</w:t>
      </w:r>
      <w:r w:rsidRPr="00FC5F72">
        <w:rPr>
          <w:sz w:val="24"/>
        </w:rPr>
        <w:t xml:space="preserve">: </w:t>
      </w:r>
      <w:r w:rsidRPr="00FC5F72">
        <w:rPr>
          <w:b/>
          <w:color w:val="00CC00"/>
          <w:sz w:val="24"/>
        </w:rPr>
        <w:t>ATENDINDO</w:t>
      </w:r>
      <w:bookmarkEnd w:id="1453"/>
    </w:p>
    <w:p w:rsidR="00592306" w:rsidRPr="00FC5F72" w:rsidRDefault="00592306" w:rsidP="00364BCF">
      <w:pPr>
        <w:pStyle w:val="Estilocorpodoc"/>
        <w:ind w:firstLine="0"/>
        <w:rPr>
          <w:sz w:val="24"/>
        </w:rPr>
      </w:pPr>
      <w:bookmarkStart w:id="1454" w:name="_Toc420975296"/>
      <w:r w:rsidRPr="00FC5F72">
        <w:rPr>
          <w:b/>
          <w:sz w:val="24"/>
        </w:rPr>
        <w:t>OBSERVAÇÃO</w:t>
      </w:r>
      <w:r w:rsidRPr="00FC5F72">
        <w:rPr>
          <w:sz w:val="24"/>
        </w:rPr>
        <w:t>: Não aplicável</w:t>
      </w:r>
      <w:bookmarkEnd w:id="1454"/>
    </w:p>
    <w:p w:rsidR="00592306" w:rsidRPr="00FC5F72" w:rsidRDefault="00592306" w:rsidP="00364BCF">
      <w:pPr>
        <w:pStyle w:val="Estilocorpodoc"/>
        <w:rPr>
          <w:sz w:val="24"/>
        </w:rPr>
      </w:pPr>
    </w:p>
    <w:p w:rsidR="00592306" w:rsidRPr="00FC5F72" w:rsidRDefault="00592306" w:rsidP="00364BCF">
      <w:pPr>
        <w:pStyle w:val="Estilocorpodoc"/>
        <w:ind w:firstLine="0"/>
        <w:rPr>
          <w:sz w:val="24"/>
        </w:rPr>
      </w:pPr>
      <w:bookmarkStart w:id="1455" w:name="_Toc420975297"/>
      <w:r w:rsidRPr="00FC5F72">
        <w:rPr>
          <w:b/>
          <w:sz w:val="24"/>
        </w:rPr>
        <w:t>CENÁRIO</w:t>
      </w:r>
      <w:r w:rsidRPr="00FC5F72">
        <w:rPr>
          <w:sz w:val="24"/>
        </w:rPr>
        <w:t xml:space="preserve"> </w:t>
      </w:r>
      <w:r w:rsidR="00CB0D0B" w:rsidRPr="00FC5F72">
        <w:rPr>
          <w:b/>
          <w:sz w:val="24"/>
        </w:rPr>
        <w:t>3</w:t>
      </w:r>
      <w:r w:rsidRPr="00FC5F72">
        <w:rPr>
          <w:sz w:val="24"/>
        </w:rPr>
        <w:t xml:space="preserve">: Cliente devidamente cadastrado no Sistema, atualmente responsável por dois imóveis, que </w:t>
      </w:r>
      <w:r w:rsidR="00CB0D0B" w:rsidRPr="00FC5F72">
        <w:rPr>
          <w:sz w:val="24"/>
        </w:rPr>
        <w:t xml:space="preserve">possuem a </w:t>
      </w:r>
      <w:r w:rsidRPr="00FC5F72">
        <w:rPr>
          <w:sz w:val="24"/>
        </w:rPr>
        <w:t>Ligação de Água</w:t>
      </w:r>
      <w:r w:rsidR="00CB0D0B" w:rsidRPr="00FC5F72">
        <w:rPr>
          <w:sz w:val="24"/>
        </w:rPr>
        <w:t xml:space="preserve"> interrompida por corte</w:t>
      </w:r>
      <w:r w:rsidRPr="00FC5F72">
        <w:rPr>
          <w:sz w:val="24"/>
        </w:rPr>
        <w:t xml:space="preserve">, devido a falta de pagamento das </w:t>
      </w:r>
      <w:r w:rsidR="00CB0D0B" w:rsidRPr="00FC5F72">
        <w:rPr>
          <w:sz w:val="24"/>
        </w:rPr>
        <w:t xml:space="preserve">dez </w:t>
      </w:r>
      <w:r w:rsidRPr="00FC5F72">
        <w:rPr>
          <w:sz w:val="24"/>
        </w:rPr>
        <w:t>contas</w:t>
      </w:r>
      <w:r w:rsidR="00CB0D0B" w:rsidRPr="00FC5F72">
        <w:rPr>
          <w:sz w:val="24"/>
        </w:rPr>
        <w:t xml:space="preserve"> em aberto para ambos</w:t>
      </w:r>
      <w:r w:rsidRPr="00FC5F72">
        <w:rPr>
          <w:sz w:val="24"/>
        </w:rPr>
        <w:t>. O Cliente deseja solicitar restabelecimento da ligação para o</w:t>
      </w:r>
      <w:r w:rsidR="00CB0D0B" w:rsidRPr="00FC5F72">
        <w:rPr>
          <w:sz w:val="24"/>
        </w:rPr>
        <w:t>s</w:t>
      </w:r>
      <w:r w:rsidRPr="00FC5F72">
        <w:rPr>
          <w:sz w:val="24"/>
        </w:rPr>
        <w:t xml:space="preserve"> im</w:t>
      </w:r>
      <w:r w:rsidR="00CB0D0B" w:rsidRPr="00FC5F72">
        <w:rPr>
          <w:sz w:val="24"/>
        </w:rPr>
        <w:t>óveis após realizar a negociação das faturas</w:t>
      </w:r>
      <w:r w:rsidRPr="00FC5F72">
        <w:rPr>
          <w:sz w:val="24"/>
        </w:rPr>
        <w:t>.</w:t>
      </w:r>
      <w:bookmarkEnd w:id="1455"/>
    </w:p>
    <w:p w:rsidR="00592306" w:rsidRPr="00FC5F72" w:rsidRDefault="00592306" w:rsidP="00364BCF">
      <w:pPr>
        <w:pStyle w:val="Estilocorpodoc"/>
        <w:ind w:firstLine="0"/>
        <w:rPr>
          <w:sz w:val="24"/>
        </w:rPr>
      </w:pPr>
      <w:bookmarkStart w:id="1456" w:name="_Toc420975298"/>
      <w:r w:rsidRPr="00FC5F72">
        <w:rPr>
          <w:b/>
          <w:sz w:val="24"/>
        </w:rPr>
        <w:t>SITUAÇÃO</w:t>
      </w:r>
      <w:r w:rsidRPr="00FC5F72">
        <w:rPr>
          <w:sz w:val="24"/>
        </w:rPr>
        <w:t xml:space="preserve">: </w:t>
      </w:r>
      <w:r w:rsidR="00CB0D0B" w:rsidRPr="00FC5F72">
        <w:rPr>
          <w:b/>
          <w:color w:val="FF0000"/>
          <w:sz w:val="24"/>
        </w:rPr>
        <w:t>NÃO ATENDINDO</w:t>
      </w:r>
      <w:bookmarkEnd w:id="1456"/>
    </w:p>
    <w:p w:rsidR="00E45005" w:rsidRPr="00FC5F72" w:rsidRDefault="00592306" w:rsidP="00364BCF">
      <w:pPr>
        <w:pStyle w:val="Estilocorpodoc"/>
        <w:ind w:firstLine="0"/>
        <w:rPr>
          <w:sz w:val="24"/>
        </w:rPr>
      </w:pPr>
      <w:bookmarkStart w:id="1457" w:name="_Toc420975299"/>
      <w:r w:rsidRPr="00FC5F72">
        <w:rPr>
          <w:b/>
          <w:sz w:val="24"/>
        </w:rPr>
        <w:t>OBSERVAÇÃO</w:t>
      </w:r>
      <w:r w:rsidRPr="00FC5F72">
        <w:rPr>
          <w:sz w:val="24"/>
        </w:rPr>
        <w:t xml:space="preserve">: </w:t>
      </w:r>
      <w:r w:rsidR="00CB0D0B" w:rsidRPr="00FC5F72">
        <w:rPr>
          <w:sz w:val="24"/>
        </w:rPr>
        <w:t>A solução inicialmente está tratando o restabelecimento da ligação de apenas um imóvel por vez, sendo necessário redirecionar a ligação para o atendente concluir o atendimento</w:t>
      </w:r>
      <w:r w:rsidR="00865F2F" w:rsidRPr="00FC5F72">
        <w:rPr>
          <w:sz w:val="24"/>
        </w:rPr>
        <w:t>, ou repetir a operação.</w:t>
      </w:r>
      <w:bookmarkEnd w:id="1457"/>
    </w:p>
    <w:p w:rsidR="00364BCF" w:rsidRDefault="00364BCF" w:rsidP="00364BCF">
      <w:pPr>
        <w:pStyle w:val="Estilocorpodoc"/>
        <w:ind w:firstLine="0"/>
        <w:rPr>
          <w:sz w:val="24"/>
        </w:rPr>
      </w:pPr>
      <w:bookmarkStart w:id="1458" w:name="_Toc420975300"/>
    </w:p>
    <w:p w:rsidR="00FC5F72" w:rsidRDefault="00FC5F72" w:rsidP="00364BCF">
      <w:pPr>
        <w:pStyle w:val="Estilocorpodoc"/>
        <w:ind w:firstLine="0"/>
        <w:rPr>
          <w:sz w:val="24"/>
        </w:rPr>
      </w:pPr>
    </w:p>
    <w:p w:rsidR="00FC5F72" w:rsidRDefault="00FC5F72" w:rsidP="00364BCF">
      <w:pPr>
        <w:pStyle w:val="Estilocorpodoc"/>
        <w:ind w:firstLine="0"/>
        <w:rPr>
          <w:sz w:val="24"/>
        </w:rPr>
      </w:pPr>
    </w:p>
    <w:p w:rsidR="00FC5F72" w:rsidRPr="00FC5F72" w:rsidRDefault="00FC5F72" w:rsidP="00364BCF">
      <w:pPr>
        <w:pStyle w:val="Estilocorpodoc"/>
        <w:ind w:firstLine="0"/>
        <w:rPr>
          <w:sz w:val="24"/>
        </w:rPr>
      </w:pPr>
    </w:p>
    <w:p w:rsidR="00CB0D0B" w:rsidRPr="00FC5F72" w:rsidRDefault="00CB0D0B" w:rsidP="00364BCF">
      <w:pPr>
        <w:pStyle w:val="Estilocorpodoc"/>
        <w:ind w:firstLine="0"/>
        <w:rPr>
          <w:sz w:val="24"/>
        </w:rPr>
      </w:pPr>
      <w:r w:rsidRPr="00FC5F72">
        <w:rPr>
          <w:b/>
          <w:sz w:val="24"/>
        </w:rPr>
        <w:lastRenderedPageBreak/>
        <w:t>CENÁRIO 4</w:t>
      </w:r>
      <w:r w:rsidRPr="00FC5F72">
        <w:rPr>
          <w:sz w:val="24"/>
        </w:rPr>
        <w:t>: Cliente com cadastrado incompleto no Sistema, atualmente proprietário de um único imóvel que possui a Ligação de Água interro</w:t>
      </w:r>
      <w:r w:rsidR="00D40952">
        <w:rPr>
          <w:sz w:val="24"/>
        </w:rPr>
        <w:t>mpi</w:t>
      </w:r>
      <w:r w:rsidRPr="00FC5F72">
        <w:rPr>
          <w:sz w:val="24"/>
        </w:rPr>
        <w:t>da por corte, em situação recente de adimplência. O Cliente deseja solicitar restabelecimento da ligação para o imóvel.</w:t>
      </w:r>
      <w:bookmarkEnd w:id="1458"/>
    </w:p>
    <w:p w:rsidR="00CB0D0B" w:rsidRPr="00FC5F72" w:rsidRDefault="00CB0D0B" w:rsidP="00364BCF">
      <w:pPr>
        <w:pStyle w:val="Estilocorpodoc"/>
        <w:ind w:firstLine="0"/>
        <w:rPr>
          <w:sz w:val="24"/>
        </w:rPr>
      </w:pPr>
      <w:bookmarkStart w:id="1459" w:name="_Toc420975301"/>
      <w:r w:rsidRPr="00FC5F72">
        <w:rPr>
          <w:b/>
          <w:sz w:val="24"/>
        </w:rPr>
        <w:t>SITUAÇÃO</w:t>
      </w:r>
      <w:r w:rsidRPr="00FC5F72">
        <w:rPr>
          <w:sz w:val="24"/>
        </w:rPr>
        <w:t xml:space="preserve">: </w:t>
      </w:r>
      <w:r w:rsidRPr="00FC5F72">
        <w:rPr>
          <w:b/>
          <w:color w:val="00CC00"/>
          <w:sz w:val="24"/>
        </w:rPr>
        <w:t>ATENDINDO</w:t>
      </w:r>
      <w:bookmarkEnd w:id="1459"/>
    </w:p>
    <w:p w:rsidR="00CB0D0B" w:rsidRPr="00FC5F72" w:rsidRDefault="00CB0D0B" w:rsidP="00364BCF">
      <w:pPr>
        <w:pStyle w:val="Estilocorpodoc"/>
        <w:ind w:firstLine="0"/>
        <w:rPr>
          <w:sz w:val="24"/>
        </w:rPr>
      </w:pPr>
      <w:bookmarkStart w:id="1460" w:name="_Toc420975302"/>
      <w:r w:rsidRPr="00FC5F72">
        <w:rPr>
          <w:b/>
          <w:sz w:val="24"/>
        </w:rPr>
        <w:t>OBSERVAÇÃO</w:t>
      </w:r>
      <w:r w:rsidRPr="00FC5F72">
        <w:rPr>
          <w:sz w:val="24"/>
        </w:rPr>
        <w:t>: Não aplicável</w:t>
      </w:r>
      <w:bookmarkEnd w:id="1460"/>
    </w:p>
    <w:p w:rsidR="00D14496" w:rsidRPr="00FC5F72" w:rsidRDefault="00D14496" w:rsidP="00E921B1">
      <w:pPr>
        <w:pStyle w:val="Estilocorpodoc"/>
        <w:ind w:firstLine="0"/>
        <w:rPr>
          <w:rStyle w:val="Heading2Char"/>
          <w:b w:val="0"/>
          <w:bCs w:val="0"/>
          <w:sz w:val="24"/>
          <w:szCs w:val="24"/>
        </w:rPr>
      </w:pPr>
    </w:p>
    <w:p w:rsidR="002123A3" w:rsidRDefault="002123A3" w:rsidP="00E921B1">
      <w:pPr>
        <w:pStyle w:val="Estilocorpodoc"/>
        <w:ind w:firstLine="0"/>
        <w:rPr>
          <w:rStyle w:val="Heading2Char"/>
          <w:b w:val="0"/>
          <w:bCs w:val="0"/>
          <w:sz w:val="24"/>
          <w:szCs w:val="24"/>
        </w:rPr>
      </w:pPr>
    </w:p>
    <w:p w:rsidR="002123A3" w:rsidRPr="000D29E1" w:rsidRDefault="002123A3" w:rsidP="000D29E1">
      <w:pPr>
        <w:pStyle w:val="Heading2"/>
        <w:rPr>
          <w:rFonts w:ascii="Arial" w:hAnsi="Arial" w:cs="Arial"/>
          <w:sz w:val="24"/>
          <w:szCs w:val="24"/>
        </w:rPr>
      </w:pPr>
      <w:bookmarkStart w:id="1461" w:name="_Toc421744038"/>
      <w:r w:rsidRPr="000D29E1">
        <w:rPr>
          <w:rFonts w:ascii="Arial" w:hAnsi="Arial" w:cs="Arial"/>
          <w:sz w:val="24"/>
          <w:szCs w:val="24"/>
        </w:rPr>
        <w:t>5.</w:t>
      </w:r>
      <w:ins w:id="1462" w:author="Marcos Junior" w:date="2015-06-17T18:30:00Z">
        <w:r w:rsidR="00586623">
          <w:rPr>
            <w:rFonts w:ascii="Arial" w:hAnsi="Arial" w:cs="Arial"/>
            <w:sz w:val="24"/>
            <w:szCs w:val="24"/>
          </w:rPr>
          <w:t>4</w:t>
        </w:r>
      </w:ins>
      <w:del w:id="1463" w:author="Marcos Junior" w:date="2015-06-17T18:30:00Z">
        <w:r w:rsidRPr="000D29E1" w:rsidDel="00586623">
          <w:rPr>
            <w:rFonts w:ascii="Arial" w:hAnsi="Arial" w:cs="Arial"/>
            <w:sz w:val="24"/>
            <w:szCs w:val="24"/>
          </w:rPr>
          <w:delText>3</w:delText>
        </w:r>
      </w:del>
      <w:r w:rsidRPr="000D29E1">
        <w:rPr>
          <w:rFonts w:ascii="Arial" w:hAnsi="Arial" w:cs="Arial"/>
          <w:sz w:val="24"/>
          <w:szCs w:val="24"/>
        </w:rPr>
        <w:t xml:space="preserve"> VERIFICAÇÃO DOS RESULTADOS OBTIDOS</w:t>
      </w:r>
      <w:bookmarkEnd w:id="1461"/>
    </w:p>
    <w:p w:rsidR="002123A3" w:rsidRPr="00B9697C" w:rsidRDefault="002123A3" w:rsidP="00E921B1">
      <w:pPr>
        <w:pStyle w:val="Estilocorpodoc"/>
        <w:ind w:firstLine="0"/>
        <w:rPr>
          <w:rStyle w:val="Heading2Char"/>
          <w:b w:val="0"/>
          <w:bCs w:val="0"/>
          <w:sz w:val="24"/>
          <w:szCs w:val="24"/>
        </w:rPr>
      </w:pPr>
    </w:p>
    <w:p w:rsidR="003E6C5C" w:rsidRPr="00E10ECA" w:rsidRDefault="00E53454" w:rsidP="00E10ECA">
      <w:pPr>
        <w:pStyle w:val="Estilocorpodoc"/>
        <w:rPr>
          <w:sz w:val="24"/>
        </w:rPr>
      </w:pPr>
      <w:bookmarkStart w:id="1464" w:name="_Toc420975303"/>
      <w:r w:rsidRPr="00E10ECA">
        <w:rPr>
          <w:sz w:val="24"/>
        </w:rPr>
        <w:t xml:space="preserve">Após a apuração dos cenários descritos acima, </w:t>
      </w:r>
      <w:r w:rsidR="00DC4F8F" w:rsidRPr="00E10ECA">
        <w:rPr>
          <w:sz w:val="24"/>
        </w:rPr>
        <w:t>chegamos ao</w:t>
      </w:r>
      <w:r w:rsidRPr="00E10ECA">
        <w:rPr>
          <w:sz w:val="24"/>
        </w:rPr>
        <w:t>s</w:t>
      </w:r>
      <w:r w:rsidR="00DC4F8F" w:rsidRPr="00E10ECA">
        <w:rPr>
          <w:sz w:val="24"/>
        </w:rPr>
        <w:t xml:space="preserve"> seguinte</w:t>
      </w:r>
      <w:r w:rsidRPr="00E10ECA">
        <w:rPr>
          <w:sz w:val="24"/>
        </w:rPr>
        <w:t>s</w:t>
      </w:r>
      <w:r w:rsidR="00DC4F8F" w:rsidRPr="00E10ECA">
        <w:rPr>
          <w:sz w:val="24"/>
        </w:rPr>
        <w:t xml:space="preserve"> resultado</w:t>
      </w:r>
      <w:r w:rsidRPr="00E10ECA">
        <w:rPr>
          <w:sz w:val="24"/>
        </w:rPr>
        <w:t>s</w:t>
      </w:r>
      <w:r w:rsidR="003E6C5C" w:rsidRPr="00E10ECA">
        <w:rPr>
          <w:sz w:val="24"/>
        </w:rPr>
        <w:t xml:space="preserve"> por serviço:</w:t>
      </w:r>
      <w:bookmarkEnd w:id="1464"/>
    </w:p>
    <w:p w:rsidR="00D14496" w:rsidRDefault="00D14496" w:rsidP="00E53454">
      <w:pPr>
        <w:pStyle w:val="Estilocorpodoc"/>
        <w:ind w:firstLine="0"/>
        <w:rPr>
          <w:rStyle w:val="Heading2Char"/>
          <w:b w:val="0"/>
          <w:bCs w:val="0"/>
          <w:sz w:val="22"/>
          <w:szCs w:val="24"/>
        </w:rPr>
      </w:pPr>
    </w:p>
    <w:tbl>
      <w:tblPr>
        <w:tblW w:w="4520" w:type="dxa"/>
        <w:jc w:val="center"/>
        <w:tblInd w:w="55" w:type="dxa"/>
        <w:tblCellMar>
          <w:left w:w="70" w:type="dxa"/>
          <w:right w:w="70" w:type="dxa"/>
        </w:tblCellMar>
        <w:tblLook w:val="04A0" w:firstRow="1" w:lastRow="0" w:firstColumn="1" w:lastColumn="0" w:noHBand="0" w:noVBand="1"/>
      </w:tblPr>
      <w:tblGrid>
        <w:gridCol w:w="1325"/>
        <w:gridCol w:w="2233"/>
        <w:gridCol w:w="962"/>
      </w:tblGrid>
      <w:tr w:rsidR="003E6C5C" w:rsidRPr="003E6C5C" w:rsidTr="002B5304">
        <w:trPr>
          <w:trHeight w:val="300"/>
          <w:jc w:val="center"/>
        </w:trPr>
        <w:tc>
          <w:tcPr>
            <w:tcW w:w="452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6C5C" w:rsidRPr="003E6C5C" w:rsidRDefault="003E6C5C" w:rsidP="003E6C5C">
            <w:pPr>
              <w:spacing w:after="0" w:line="240" w:lineRule="auto"/>
              <w:jc w:val="center"/>
              <w:rPr>
                <w:rFonts w:eastAsia="Times New Roman"/>
                <w:b/>
                <w:bCs/>
                <w:color w:val="000000"/>
                <w:sz w:val="24"/>
                <w:lang w:eastAsia="pt-BR"/>
              </w:rPr>
            </w:pPr>
            <w:r w:rsidRPr="003E6C5C">
              <w:rPr>
                <w:rFonts w:eastAsia="Times New Roman"/>
                <w:b/>
                <w:bCs/>
                <w:color w:val="000000"/>
                <w:sz w:val="24"/>
                <w:lang w:eastAsia="pt-BR"/>
              </w:rPr>
              <w:t>2ª Via de Conta</w:t>
            </w:r>
          </w:p>
        </w:tc>
      </w:tr>
      <w:tr w:rsidR="003E6C5C" w:rsidRPr="003E6C5C" w:rsidTr="002B5304">
        <w:trPr>
          <w:trHeight w:val="300"/>
          <w:jc w:val="center"/>
        </w:trPr>
        <w:tc>
          <w:tcPr>
            <w:tcW w:w="1325" w:type="dxa"/>
            <w:tcBorders>
              <w:top w:val="nil"/>
              <w:left w:val="single" w:sz="4" w:space="0" w:color="auto"/>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b/>
                <w:bCs/>
                <w:color w:val="000000"/>
                <w:sz w:val="24"/>
                <w:lang w:eastAsia="pt-BR"/>
              </w:rPr>
            </w:pPr>
            <w:r w:rsidRPr="003E6C5C">
              <w:rPr>
                <w:rFonts w:eastAsia="Times New Roman"/>
                <w:b/>
                <w:bCs/>
                <w:color w:val="000000"/>
                <w:sz w:val="24"/>
                <w:lang w:eastAsia="pt-BR"/>
              </w:rPr>
              <w:t>CENÁRIOS</w:t>
            </w:r>
          </w:p>
        </w:tc>
        <w:tc>
          <w:tcPr>
            <w:tcW w:w="2233"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b/>
                <w:bCs/>
                <w:color w:val="000000"/>
                <w:sz w:val="24"/>
                <w:lang w:eastAsia="pt-BR"/>
              </w:rPr>
            </w:pPr>
            <w:r w:rsidRPr="003E6C5C">
              <w:rPr>
                <w:rFonts w:eastAsia="Times New Roman"/>
                <w:b/>
                <w:bCs/>
                <w:color w:val="000000"/>
                <w:sz w:val="24"/>
                <w:lang w:eastAsia="pt-BR"/>
              </w:rPr>
              <w:t>SITUAÇÃO</w:t>
            </w:r>
          </w:p>
        </w:tc>
        <w:tc>
          <w:tcPr>
            <w:tcW w:w="962"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b/>
                <w:bCs/>
                <w:i/>
                <w:iCs/>
                <w:color w:val="000000"/>
                <w:sz w:val="24"/>
                <w:lang w:eastAsia="pt-BR"/>
              </w:rPr>
            </w:pPr>
            <w:r w:rsidRPr="003E6C5C">
              <w:rPr>
                <w:rFonts w:eastAsia="Times New Roman"/>
                <w:b/>
                <w:bCs/>
                <w:i/>
                <w:iCs/>
                <w:color w:val="000000"/>
                <w:sz w:val="24"/>
                <w:lang w:eastAsia="pt-BR"/>
              </w:rPr>
              <w:t>%</w:t>
            </w:r>
          </w:p>
        </w:tc>
      </w:tr>
      <w:tr w:rsidR="003E6C5C" w:rsidRPr="003E6C5C" w:rsidTr="002B5304">
        <w:trPr>
          <w:trHeight w:val="300"/>
          <w:jc w:val="center"/>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3E6C5C" w:rsidRPr="003E6C5C" w:rsidRDefault="003E6C5C" w:rsidP="003E6C5C">
            <w:pPr>
              <w:spacing w:after="0" w:line="240" w:lineRule="auto"/>
              <w:rPr>
                <w:rFonts w:eastAsia="Times New Roman"/>
                <w:color w:val="000000"/>
                <w:sz w:val="24"/>
                <w:lang w:eastAsia="pt-BR"/>
              </w:rPr>
            </w:pPr>
            <w:r w:rsidRPr="003E6C5C">
              <w:rPr>
                <w:rFonts w:eastAsia="Times New Roman"/>
                <w:color w:val="000000"/>
                <w:sz w:val="24"/>
                <w:lang w:eastAsia="pt-BR"/>
              </w:rPr>
              <w:t>Cenário 1</w:t>
            </w:r>
          </w:p>
        </w:tc>
        <w:tc>
          <w:tcPr>
            <w:tcW w:w="2233"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b/>
                <w:bCs/>
                <w:color w:val="00B050"/>
                <w:sz w:val="24"/>
                <w:lang w:eastAsia="pt-BR"/>
              </w:rPr>
            </w:pPr>
            <w:r w:rsidRPr="003E6C5C">
              <w:rPr>
                <w:rFonts w:eastAsia="Times New Roman"/>
                <w:b/>
                <w:bCs/>
                <w:color w:val="00B050"/>
                <w:sz w:val="24"/>
                <w:lang w:eastAsia="pt-BR"/>
              </w:rPr>
              <w:t>ATENDINDO</w:t>
            </w:r>
          </w:p>
        </w:tc>
        <w:tc>
          <w:tcPr>
            <w:tcW w:w="962"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color w:val="000000"/>
                <w:sz w:val="24"/>
                <w:lang w:eastAsia="pt-BR"/>
              </w:rPr>
            </w:pPr>
            <w:r w:rsidRPr="003E6C5C">
              <w:rPr>
                <w:rFonts w:eastAsia="Times New Roman"/>
                <w:color w:val="000000"/>
                <w:sz w:val="24"/>
                <w:lang w:eastAsia="pt-BR"/>
              </w:rPr>
              <w:t>(+) 25%</w:t>
            </w:r>
          </w:p>
        </w:tc>
      </w:tr>
      <w:tr w:rsidR="003E6C5C" w:rsidRPr="003E6C5C" w:rsidTr="002B5304">
        <w:trPr>
          <w:trHeight w:val="300"/>
          <w:jc w:val="center"/>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3E6C5C" w:rsidRPr="003E6C5C" w:rsidRDefault="003E6C5C" w:rsidP="003E6C5C">
            <w:pPr>
              <w:spacing w:after="0" w:line="240" w:lineRule="auto"/>
              <w:rPr>
                <w:rFonts w:eastAsia="Times New Roman"/>
                <w:color w:val="000000"/>
                <w:sz w:val="24"/>
                <w:lang w:eastAsia="pt-BR"/>
              </w:rPr>
            </w:pPr>
            <w:r w:rsidRPr="003E6C5C">
              <w:rPr>
                <w:rFonts w:eastAsia="Times New Roman"/>
                <w:color w:val="000000"/>
                <w:sz w:val="24"/>
                <w:lang w:eastAsia="pt-BR"/>
              </w:rPr>
              <w:t>Cenário 2</w:t>
            </w:r>
          </w:p>
        </w:tc>
        <w:tc>
          <w:tcPr>
            <w:tcW w:w="2233"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b/>
                <w:bCs/>
                <w:color w:val="00B050"/>
                <w:sz w:val="24"/>
                <w:lang w:eastAsia="pt-BR"/>
              </w:rPr>
            </w:pPr>
            <w:r w:rsidRPr="003E6C5C">
              <w:rPr>
                <w:rFonts w:eastAsia="Times New Roman"/>
                <w:b/>
                <w:bCs/>
                <w:color w:val="00B050"/>
                <w:sz w:val="24"/>
                <w:lang w:eastAsia="pt-BR"/>
              </w:rPr>
              <w:t>ATENDINDO</w:t>
            </w:r>
          </w:p>
        </w:tc>
        <w:tc>
          <w:tcPr>
            <w:tcW w:w="962"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color w:val="000000"/>
                <w:sz w:val="24"/>
                <w:lang w:eastAsia="pt-BR"/>
              </w:rPr>
            </w:pPr>
            <w:r w:rsidRPr="003E6C5C">
              <w:rPr>
                <w:rFonts w:eastAsia="Times New Roman"/>
                <w:color w:val="000000"/>
                <w:sz w:val="24"/>
                <w:lang w:eastAsia="pt-BR"/>
              </w:rPr>
              <w:t>(+) 25%</w:t>
            </w:r>
          </w:p>
        </w:tc>
      </w:tr>
      <w:tr w:rsidR="003E6C5C" w:rsidRPr="003E6C5C" w:rsidTr="002B5304">
        <w:trPr>
          <w:trHeight w:val="300"/>
          <w:jc w:val="center"/>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3E6C5C" w:rsidRPr="003E6C5C" w:rsidRDefault="003E6C5C" w:rsidP="003E6C5C">
            <w:pPr>
              <w:spacing w:after="0" w:line="240" w:lineRule="auto"/>
              <w:rPr>
                <w:rFonts w:eastAsia="Times New Roman"/>
                <w:color w:val="000000"/>
                <w:sz w:val="24"/>
                <w:lang w:eastAsia="pt-BR"/>
              </w:rPr>
            </w:pPr>
            <w:r w:rsidRPr="003E6C5C">
              <w:rPr>
                <w:rFonts w:eastAsia="Times New Roman"/>
                <w:color w:val="000000"/>
                <w:sz w:val="24"/>
                <w:lang w:eastAsia="pt-BR"/>
              </w:rPr>
              <w:t>Cenário 3</w:t>
            </w:r>
          </w:p>
        </w:tc>
        <w:tc>
          <w:tcPr>
            <w:tcW w:w="2233"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b/>
                <w:bCs/>
                <w:color w:val="00B050"/>
                <w:sz w:val="24"/>
                <w:lang w:eastAsia="pt-BR"/>
              </w:rPr>
            </w:pPr>
            <w:r w:rsidRPr="003E6C5C">
              <w:rPr>
                <w:rFonts w:eastAsia="Times New Roman"/>
                <w:b/>
                <w:bCs/>
                <w:color w:val="00B050"/>
                <w:sz w:val="24"/>
                <w:lang w:eastAsia="pt-BR"/>
              </w:rPr>
              <w:t>ATENDINDO</w:t>
            </w:r>
          </w:p>
        </w:tc>
        <w:tc>
          <w:tcPr>
            <w:tcW w:w="962"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color w:val="000000"/>
                <w:sz w:val="24"/>
                <w:lang w:eastAsia="pt-BR"/>
              </w:rPr>
            </w:pPr>
            <w:r w:rsidRPr="003E6C5C">
              <w:rPr>
                <w:rFonts w:eastAsia="Times New Roman"/>
                <w:color w:val="000000"/>
                <w:sz w:val="24"/>
                <w:lang w:eastAsia="pt-BR"/>
              </w:rPr>
              <w:t>(+) 25%</w:t>
            </w:r>
          </w:p>
        </w:tc>
      </w:tr>
      <w:tr w:rsidR="003E6C5C" w:rsidRPr="003E6C5C" w:rsidTr="002B5304">
        <w:trPr>
          <w:trHeight w:val="300"/>
          <w:jc w:val="center"/>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3E6C5C" w:rsidRPr="003E6C5C" w:rsidRDefault="003E6C5C" w:rsidP="003E6C5C">
            <w:pPr>
              <w:spacing w:after="0" w:line="240" w:lineRule="auto"/>
              <w:rPr>
                <w:rFonts w:eastAsia="Times New Roman"/>
                <w:color w:val="000000"/>
                <w:sz w:val="24"/>
                <w:lang w:eastAsia="pt-BR"/>
              </w:rPr>
            </w:pPr>
            <w:r w:rsidRPr="003E6C5C">
              <w:rPr>
                <w:rFonts w:eastAsia="Times New Roman"/>
                <w:color w:val="000000"/>
                <w:sz w:val="24"/>
                <w:lang w:eastAsia="pt-BR"/>
              </w:rPr>
              <w:t>Cenário 4</w:t>
            </w:r>
          </w:p>
        </w:tc>
        <w:tc>
          <w:tcPr>
            <w:tcW w:w="2233"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b/>
                <w:bCs/>
                <w:color w:val="FF0000"/>
                <w:sz w:val="24"/>
                <w:lang w:eastAsia="pt-BR"/>
              </w:rPr>
            </w:pPr>
            <w:r w:rsidRPr="003E6C5C">
              <w:rPr>
                <w:rFonts w:eastAsia="Times New Roman"/>
                <w:b/>
                <w:bCs/>
                <w:color w:val="FF0000"/>
                <w:sz w:val="24"/>
                <w:lang w:eastAsia="pt-BR"/>
              </w:rPr>
              <w:t>NÃO ATENDINDO</w:t>
            </w:r>
          </w:p>
        </w:tc>
        <w:tc>
          <w:tcPr>
            <w:tcW w:w="962"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color w:val="000000"/>
                <w:sz w:val="24"/>
                <w:lang w:eastAsia="pt-BR"/>
              </w:rPr>
            </w:pPr>
            <w:r w:rsidRPr="003E6C5C">
              <w:rPr>
                <w:rFonts w:eastAsia="Times New Roman"/>
                <w:color w:val="000000"/>
                <w:sz w:val="24"/>
                <w:lang w:eastAsia="pt-BR"/>
              </w:rPr>
              <w:t>(-) 25%</w:t>
            </w:r>
          </w:p>
        </w:tc>
      </w:tr>
      <w:tr w:rsidR="003E6C5C" w:rsidRPr="003E6C5C" w:rsidTr="002B5304">
        <w:trPr>
          <w:trHeight w:val="300"/>
          <w:jc w:val="center"/>
        </w:trPr>
        <w:tc>
          <w:tcPr>
            <w:tcW w:w="3558"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E6C5C" w:rsidRPr="003E6C5C" w:rsidRDefault="003E6C5C" w:rsidP="003E6C5C">
            <w:pPr>
              <w:spacing w:after="0" w:line="240" w:lineRule="auto"/>
              <w:jc w:val="center"/>
              <w:rPr>
                <w:rFonts w:eastAsia="Times New Roman"/>
                <w:sz w:val="24"/>
                <w:lang w:eastAsia="pt-BR"/>
              </w:rPr>
            </w:pPr>
            <w:r w:rsidRPr="003E6C5C">
              <w:rPr>
                <w:rFonts w:eastAsia="Times New Roman"/>
                <w:sz w:val="24"/>
                <w:lang w:eastAsia="pt-BR"/>
              </w:rPr>
              <w:t>TOTAL</w:t>
            </w:r>
          </w:p>
        </w:tc>
        <w:tc>
          <w:tcPr>
            <w:tcW w:w="962"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b/>
                <w:bCs/>
                <w:color w:val="000000"/>
                <w:sz w:val="24"/>
                <w:lang w:eastAsia="pt-BR"/>
              </w:rPr>
            </w:pPr>
            <w:r w:rsidRPr="003E6C5C">
              <w:rPr>
                <w:rFonts w:eastAsia="Times New Roman"/>
                <w:b/>
                <w:bCs/>
                <w:color w:val="000000"/>
                <w:sz w:val="24"/>
                <w:lang w:eastAsia="pt-BR"/>
              </w:rPr>
              <w:t>75%</w:t>
            </w:r>
          </w:p>
        </w:tc>
      </w:tr>
    </w:tbl>
    <w:p w:rsidR="007965D2" w:rsidRDefault="00C963DB" w:rsidP="002B5304">
      <w:pPr>
        <w:pStyle w:val="Caption"/>
        <w:jc w:val="center"/>
        <w:rPr>
          <w:rStyle w:val="Heading2Char"/>
          <w:sz w:val="24"/>
          <w:szCs w:val="24"/>
        </w:rPr>
      </w:pPr>
      <w:bookmarkStart w:id="1465" w:name="_Toc421735538"/>
      <w:r>
        <w:t xml:space="preserve">Tabela </w:t>
      </w:r>
      <w:r w:rsidR="00656F0A">
        <w:fldChar w:fldCharType="begin"/>
      </w:r>
      <w:r w:rsidR="00567E87">
        <w:instrText xml:space="preserve"> SEQ Tabela \* ARABIC </w:instrText>
      </w:r>
      <w:r w:rsidR="00656F0A">
        <w:fldChar w:fldCharType="separate"/>
      </w:r>
      <w:ins w:id="1466" w:author="mb250482" w:date="2015-07-06T23:26:00Z">
        <w:r w:rsidR="00B66416">
          <w:rPr>
            <w:noProof/>
          </w:rPr>
          <w:t>5</w:t>
        </w:r>
      </w:ins>
      <w:del w:id="1467" w:author="mb250482" w:date="2015-07-06T23:26:00Z">
        <w:r w:rsidR="000F6A97" w:rsidDel="00B66416">
          <w:rPr>
            <w:noProof/>
          </w:rPr>
          <w:delText>4</w:delText>
        </w:r>
      </w:del>
      <w:r w:rsidR="00656F0A">
        <w:rPr>
          <w:noProof/>
        </w:rPr>
        <w:fldChar w:fldCharType="end"/>
      </w:r>
      <w:r>
        <w:t>: Avaliação do serviço 2ª via de Conta</w:t>
      </w:r>
      <w:r w:rsidR="00DF3F89" w:rsidRPr="00DF3F89">
        <w:rPr>
          <w:bCs w:val="0"/>
        </w:rPr>
        <w:t xml:space="preserve"> </w:t>
      </w:r>
      <w:r w:rsidR="00DF3F89">
        <w:rPr>
          <w:bCs w:val="0"/>
        </w:rPr>
        <w:br/>
      </w:r>
      <w:r w:rsidR="00DF3F89" w:rsidRPr="00DF3F89">
        <w:rPr>
          <w:bCs w:val="0"/>
        </w:rPr>
        <w:t>Fonte: Autoria Própria</w:t>
      </w:r>
      <w:bookmarkEnd w:id="1465"/>
    </w:p>
    <w:p w:rsidR="00066820" w:rsidRDefault="00066820" w:rsidP="00E10ECA">
      <w:pPr>
        <w:pStyle w:val="Estilocorpodoc"/>
        <w:rPr>
          <w:sz w:val="24"/>
        </w:rPr>
      </w:pPr>
      <w:bookmarkStart w:id="1468" w:name="_Toc420975304"/>
      <w:r w:rsidRPr="00E10ECA">
        <w:rPr>
          <w:sz w:val="24"/>
        </w:rPr>
        <w:t xml:space="preserve">O </w:t>
      </w:r>
      <w:r w:rsidR="002B5304">
        <w:rPr>
          <w:sz w:val="24"/>
        </w:rPr>
        <w:t>s</w:t>
      </w:r>
      <w:r w:rsidRPr="00E10ECA">
        <w:rPr>
          <w:sz w:val="24"/>
        </w:rPr>
        <w:t>erviço de obter 2ª via de conta obteve o percentual de 75% de sucesso nos cenários de testes aplicados.</w:t>
      </w:r>
      <w:bookmarkEnd w:id="1468"/>
    </w:p>
    <w:p w:rsidR="002B5304" w:rsidRPr="00E10ECA" w:rsidRDefault="002B5304" w:rsidP="00E10ECA">
      <w:pPr>
        <w:pStyle w:val="Estilocorpodoc"/>
        <w:rPr>
          <w:sz w:val="24"/>
        </w:rPr>
      </w:pPr>
    </w:p>
    <w:tbl>
      <w:tblPr>
        <w:tblW w:w="4520" w:type="dxa"/>
        <w:jc w:val="center"/>
        <w:tblInd w:w="55" w:type="dxa"/>
        <w:tblCellMar>
          <w:left w:w="70" w:type="dxa"/>
          <w:right w:w="70" w:type="dxa"/>
        </w:tblCellMar>
        <w:tblLook w:val="04A0" w:firstRow="1" w:lastRow="0" w:firstColumn="1" w:lastColumn="0" w:noHBand="0" w:noVBand="1"/>
      </w:tblPr>
      <w:tblGrid>
        <w:gridCol w:w="1325"/>
        <w:gridCol w:w="2233"/>
        <w:gridCol w:w="962"/>
      </w:tblGrid>
      <w:tr w:rsidR="003E6C5C" w:rsidRPr="003E6C5C" w:rsidTr="002B5304">
        <w:trPr>
          <w:trHeight w:val="300"/>
          <w:jc w:val="center"/>
        </w:trPr>
        <w:tc>
          <w:tcPr>
            <w:tcW w:w="452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6C5C" w:rsidRPr="003E6C5C" w:rsidRDefault="003E6C5C" w:rsidP="003E6C5C">
            <w:pPr>
              <w:spacing w:after="0" w:line="240" w:lineRule="auto"/>
              <w:jc w:val="center"/>
              <w:rPr>
                <w:rFonts w:eastAsia="Times New Roman"/>
                <w:b/>
                <w:bCs/>
                <w:color w:val="000000"/>
                <w:sz w:val="24"/>
                <w:lang w:eastAsia="pt-BR"/>
              </w:rPr>
            </w:pPr>
            <w:r w:rsidRPr="003E6C5C">
              <w:rPr>
                <w:rFonts w:eastAsia="Times New Roman"/>
                <w:b/>
                <w:bCs/>
                <w:color w:val="000000"/>
                <w:sz w:val="24"/>
                <w:lang w:eastAsia="pt-BR"/>
              </w:rPr>
              <w:t>Informar Falta de Água</w:t>
            </w:r>
          </w:p>
        </w:tc>
      </w:tr>
      <w:tr w:rsidR="003E6C5C" w:rsidRPr="003E6C5C" w:rsidTr="002B5304">
        <w:trPr>
          <w:trHeight w:val="300"/>
          <w:jc w:val="center"/>
        </w:trPr>
        <w:tc>
          <w:tcPr>
            <w:tcW w:w="1325" w:type="dxa"/>
            <w:tcBorders>
              <w:top w:val="nil"/>
              <w:left w:val="single" w:sz="4" w:space="0" w:color="auto"/>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b/>
                <w:bCs/>
                <w:color w:val="000000"/>
                <w:sz w:val="24"/>
                <w:lang w:eastAsia="pt-BR"/>
              </w:rPr>
            </w:pPr>
            <w:r w:rsidRPr="003E6C5C">
              <w:rPr>
                <w:rFonts w:eastAsia="Times New Roman"/>
                <w:b/>
                <w:bCs/>
                <w:color w:val="000000"/>
                <w:sz w:val="24"/>
                <w:lang w:eastAsia="pt-BR"/>
              </w:rPr>
              <w:t>CENÁRIOS</w:t>
            </w:r>
          </w:p>
        </w:tc>
        <w:tc>
          <w:tcPr>
            <w:tcW w:w="2233"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b/>
                <w:bCs/>
                <w:color w:val="000000"/>
                <w:sz w:val="24"/>
                <w:lang w:eastAsia="pt-BR"/>
              </w:rPr>
            </w:pPr>
            <w:r w:rsidRPr="003E6C5C">
              <w:rPr>
                <w:rFonts w:eastAsia="Times New Roman"/>
                <w:b/>
                <w:bCs/>
                <w:color w:val="000000"/>
                <w:sz w:val="24"/>
                <w:lang w:eastAsia="pt-BR"/>
              </w:rPr>
              <w:t>SITUAÇÃO</w:t>
            </w:r>
          </w:p>
        </w:tc>
        <w:tc>
          <w:tcPr>
            <w:tcW w:w="962"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b/>
                <w:bCs/>
                <w:i/>
                <w:iCs/>
                <w:color w:val="000000"/>
                <w:sz w:val="24"/>
                <w:lang w:eastAsia="pt-BR"/>
              </w:rPr>
            </w:pPr>
            <w:r w:rsidRPr="003E6C5C">
              <w:rPr>
                <w:rFonts w:eastAsia="Times New Roman"/>
                <w:b/>
                <w:bCs/>
                <w:i/>
                <w:iCs/>
                <w:color w:val="000000"/>
                <w:sz w:val="24"/>
                <w:lang w:eastAsia="pt-BR"/>
              </w:rPr>
              <w:t>%</w:t>
            </w:r>
          </w:p>
        </w:tc>
      </w:tr>
      <w:tr w:rsidR="003E6C5C" w:rsidRPr="003E6C5C" w:rsidTr="002B5304">
        <w:trPr>
          <w:trHeight w:val="300"/>
          <w:jc w:val="center"/>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3E6C5C" w:rsidRPr="003E6C5C" w:rsidRDefault="003E6C5C" w:rsidP="003E6C5C">
            <w:pPr>
              <w:spacing w:after="0" w:line="240" w:lineRule="auto"/>
              <w:rPr>
                <w:rFonts w:eastAsia="Times New Roman"/>
                <w:color w:val="000000"/>
                <w:sz w:val="24"/>
                <w:lang w:eastAsia="pt-BR"/>
              </w:rPr>
            </w:pPr>
            <w:r w:rsidRPr="003E6C5C">
              <w:rPr>
                <w:rFonts w:eastAsia="Times New Roman"/>
                <w:color w:val="000000"/>
                <w:sz w:val="24"/>
                <w:lang w:eastAsia="pt-BR"/>
              </w:rPr>
              <w:t>Cenário 1</w:t>
            </w:r>
          </w:p>
        </w:tc>
        <w:tc>
          <w:tcPr>
            <w:tcW w:w="2233"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b/>
                <w:bCs/>
                <w:color w:val="00B050"/>
                <w:sz w:val="24"/>
                <w:lang w:eastAsia="pt-BR"/>
              </w:rPr>
            </w:pPr>
            <w:r w:rsidRPr="003E6C5C">
              <w:rPr>
                <w:rFonts w:eastAsia="Times New Roman"/>
                <w:b/>
                <w:bCs/>
                <w:color w:val="00B050"/>
                <w:sz w:val="24"/>
                <w:lang w:eastAsia="pt-BR"/>
              </w:rPr>
              <w:t>ATENDINDO</w:t>
            </w:r>
          </w:p>
        </w:tc>
        <w:tc>
          <w:tcPr>
            <w:tcW w:w="962"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color w:val="000000"/>
                <w:sz w:val="24"/>
                <w:lang w:eastAsia="pt-BR"/>
              </w:rPr>
            </w:pPr>
            <w:r w:rsidRPr="003E6C5C">
              <w:rPr>
                <w:rFonts w:eastAsia="Times New Roman"/>
                <w:color w:val="000000"/>
                <w:sz w:val="24"/>
                <w:lang w:eastAsia="pt-BR"/>
              </w:rPr>
              <w:t>(+) 25%</w:t>
            </w:r>
          </w:p>
        </w:tc>
      </w:tr>
      <w:tr w:rsidR="003E6C5C" w:rsidRPr="003E6C5C" w:rsidTr="002B5304">
        <w:trPr>
          <w:trHeight w:val="300"/>
          <w:jc w:val="center"/>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3E6C5C" w:rsidRPr="003E6C5C" w:rsidRDefault="003E6C5C" w:rsidP="003E6C5C">
            <w:pPr>
              <w:spacing w:after="0" w:line="240" w:lineRule="auto"/>
              <w:rPr>
                <w:rFonts w:eastAsia="Times New Roman"/>
                <w:color w:val="000000"/>
                <w:sz w:val="24"/>
                <w:lang w:eastAsia="pt-BR"/>
              </w:rPr>
            </w:pPr>
            <w:r w:rsidRPr="003E6C5C">
              <w:rPr>
                <w:rFonts w:eastAsia="Times New Roman"/>
                <w:color w:val="000000"/>
                <w:sz w:val="24"/>
                <w:lang w:eastAsia="pt-BR"/>
              </w:rPr>
              <w:t>Cenário 2</w:t>
            </w:r>
          </w:p>
        </w:tc>
        <w:tc>
          <w:tcPr>
            <w:tcW w:w="2233"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b/>
                <w:bCs/>
                <w:color w:val="00B050"/>
                <w:sz w:val="24"/>
                <w:lang w:eastAsia="pt-BR"/>
              </w:rPr>
            </w:pPr>
            <w:r w:rsidRPr="003E6C5C">
              <w:rPr>
                <w:rFonts w:eastAsia="Times New Roman"/>
                <w:b/>
                <w:bCs/>
                <w:color w:val="00B050"/>
                <w:sz w:val="24"/>
                <w:lang w:eastAsia="pt-BR"/>
              </w:rPr>
              <w:t>ATENDINDO</w:t>
            </w:r>
          </w:p>
        </w:tc>
        <w:tc>
          <w:tcPr>
            <w:tcW w:w="962"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color w:val="000000"/>
                <w:sz w:val="24"/>
                <w:lang w:eastAsia="pt-BR"/>
              </w:rPr>
            </w:pPr>
            <w:r w:rsidRPr="003E6C5C">
              <w:rPr>
                <w:rFonts w:eastAsia="Times New Roman"/>
                <w:color w:val="000000"/>
                <w:sz w:val="24"/>
                <w:lang w:eastAsia="pt-BR"/>
              </w:rPr>
              <w:t>(+) 25%</w:t>
            </w:r>
          </w:p>
        </w:tc>
      </w:tr>
      <w:tr w:rsidR="003E6C5C" w:rsidRPr="003E6C5C" w:rsidTr="002B5304">
        <w:trPr>
          <w:trHeight w:val="300"/>
          <w:jc w:val="center"/>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3E6C5C" w:rsidRPr="003E6C5C" w:rsidRDefault="003E6C5C" w:rsidP="003E6C5C">
            <w:pPr>
              <w:spacing w:after="0" w:line="240" w:lineRule="auto"/>
              <w:rPr>
                <w:rFonts w:eastAsia="Times New Roman"/>
                <w:color w:val="000000"/>
                <w:sz w:val="24"/>
                <w:lang w:eastAsia="pt-BR"/>
              </w:rPr>
            </w:pPr>
            <w:r w:rsidRPr="003E6C5C">
              <w:rPr>
                <w:rFonts w:eastAsia="Times New Roman"/>
                <w:color w:val="000000"/>
                <w:sz w:val="24"/>
                <w:lang w:eastAsia="pt-BR"/>
              </w:rPr>
              <w:t>Cenário 3</w:t>
            </w:r>
          </w:p>
        </w:tc>
        <w:tc>
          <w:tcPr>
            <w:tcW w:w="2233"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b/>
                <w:bCs/>
                <w:color w:val="00B050"/>
                <w:sz w:val="24"/>
                <w:lang w:eastAsia="pt-BR"/>
              </w:rPr>
            </w:pPr>
            <w:r w:rsidRPr="003E6C5C">
              <w:rPr>
                <w:rFonts w:eastAsia="Times New Roman"/>
                <w:b/>
                <w:bCs/>
                <w:color w:val="00B050"/>
                <w:sz w:val="24"/>
                <w:lang w:eastAsia="pt-BR"/>
              </w:rPr>
              <w:t>ATENDINDO</w:t>
            </w:r>
          </w:p>
        </w:tc>
        <w:tc>
          <w:tcPr>
            <w:tcW w:w="962"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color w:val="000000"/>
                <w:sz w:val="24"/>
                <w:lang w:eastAsia="pt-BR"/>
              </w:rPr>
            </w:pPr>
            <w:r w:rsidRPr="003E6C5C">
              <w:rPr>
                <w:rFonts w:eastAsia="Times New Roman"/>
                <w:color w:val="000000"/>
                <w:sz w:val="24"/>
                <w:lang w:eastAsia="pt-BR"/>
              </w:rPr>
              <w:t>(+) 25%</w:t>
            </w:r>
          </w:p>
        </w:tc>
      </w:tr>
      <w:tr w:rsidR="003E6C5C" w:rsidRPr="003E6C5C" w:rsidTr="002B5304">
        <w:trPr>
          <w:trHeight w:val="300"/>
          <w:jc w:val="center"/>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3E6C5C" w:rsidRPr="003E6C5C" w:rsidRDefault="003E6C5C" w:rsidP="003E6C5C">
            <w:pPr>
              <w:spacing w:after="0" w:line="240" w:lineRule="auto"/>
              <w:rPr>
                <w:rFonts w:eastAsia="Times New Roman"/>
                <w:color w:val="000000"/>
                <w:sz w:val="24"/>
                <w:lang w:eastAsia="pt-BR"/>
              </w:rPr>
            </w:pPr>
            <w:r w:rsidRPr="003E6C5C">
              <w:rPr>
                <w:rFonts w:eastAsia="Times New Roman"/>
                <w:color w:val="000000"/>
                <w:sz w:val="24"/>
                <w:lang w:eastAsia="pt-BR"/>
              </w:rPr>
              <w:t>Cenário 4</w:t>
            </w:r>
          </w:p>
        </w:tc>
        <w:tc>
          <w:tcPr>
            <w:tcW w:w="2233"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b/>
                <w:bCs/>
                <w:color w:val="FF0000"/>
                <w:sz w:val="24"/>
                <w:lang w:eastAsia="pt-BR"/>
              </w:rPr>
            </w:pPr>
            <w:r w:rsidRPr="003E6C5C">
              <w:rPr>
                <w:rFonts w:eastAsia="Times New Roman"/>
                <w:b/>
                <w:bCs/>
                <w:color w:val="FF0000"/>
                <w:sz w:val="24"/>
                <w:lang w:eastAsia="pt-BR"/>
              </w:rPr>
              <w:t>NÃO ATENDINDO</w:t>
            </w:r>
          </w:p>
        </w:tc>
        <w:tc>
          <w:tcPr>
            <w:tcW w:w="962"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color w:val="000000"/>
                <w:sz w:val="24"/>
                <w:lang w:eastAsia="pt-BR"/>
              </w:rPr>
            </w:pPr>
            <w:r w:rsidRPr="003E6C5C">
              <w:rPr>
                <w:rFonts w:eastAsia="Times New Roman"/>
                <w:color w:val="000000"/>
                <w:sz w:val="24"/>
                <w:lang w:eastAsia="pt-BR"/>
              </w:rPr>
              <w:t>(-) 25%</w:t>
            </w:r>
          </w:p>
        </w:tc>
      </w:tr>
      <w:tr w:rsidR="003E6C5C" w:rsidRPr="003E6C5C" w:rsidTr="002B5304">
        <w:trPr>
          <w:trHeight w:val="300"/>
          <w:jc w:val="center"/>
        </w:trPr>
        <w:tc>
          <w:tcPr>
            <w:tcW w:w="3558"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E6C5C" w:rsidRPr="003E6C5C" w:rsidRDefault="003E6C5C" w:rsidP="003E6C5C">
            <w:pPr>
              <w:spacing w:after="0" w:line="240" w:lineRule="auto"/>
              <w:jc w:val="center"/>
              <w:rPr>
                <w:rFonts w:eastAsia="Times New Roman"/>
                <w:sz w:val="24"/>
                <w:lang w:eastAsia="pt-BR"/>
              </w:rPr>
            </w:pPr>
            <w:r w:rsidRPr="003E6C5C">
              <w:rPr>
                <w:rFonts w:eastAsia="Times New Roman"/>
                <w:sz w:val="24"/>
                <w:lang w:eastAsia="pt-BR"/>
              </w:rPr>
              <w:t>TOTAL</w:t>
            </w:r>
          </w:p>
        </w:tc>
        <w:tc>
          <w:tcPr>
            <w:tcW w:w="962"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b/>
                <w:bCs/>
                <w:color w:val="000000"/>
                <w:sz w:val="24"/>
                <w:lang w:eastAsia="pt-BR"/>
              </w:rPr>
            </w:pPr>
            <w:r w:rsidRPr="003E6C5C">
              <w:rPr>
                <w:rFonts w:eastAsia="Times New Roman"/>
                <w:b/>
                <w:bCs/>
                <w:color w:val="000000"/>
                <w:sz w:val="24"/>
                <w:lang w:eastAsia="pt-BR"/>
              </w:rPr>
              <w:t>75%</w:t>
            </w:r>
          </w:p>
        </w:tc>
      </w:tr>
    </w:tbl>
    <w:p w:rsidR="007965D2" w:rsidRDefault="00C963DB" w:rsidP="002B5304">
      <w:pPr>
        <w:pStyle w:val="Caption"/>
        <w:jc w:val="center"/>
        <w:rPr>
          <w:rStyle w:val="Heading2Char"/>
          <w:sz w:val="24"/>
          <w:szCs w:val="24"/>
        </w:rPr>
      </w:pPr>
      <w:bookmarkStart w:id="1469" w:name="_Toc421735539"/>
      <w:r>
        <w:t xml:space="preserve">Tabela </w:t>
      </w:r>
      <w:r w:rsidR="00656F0A">
        <w:fldChar w:fldCharType="begin"/>
      </w:r>
      <w:r w:rsidR="00567E87">
        <w:instrText xml:space="preserve"> SEQ Tabela \* ARABIC </w:instrText>
      </w:r>
      <w:r w:rsidR="00656F0A">
        <w:fldChar w:fldCharType="separate"/>
      </w:r>
      <w:ins w:id="1470" w:author="mb250482" w:date="2015-07-06T23:26:00Z">
        <w:r w:rsidR="00B66416">
          <w:rPr>
            <w:noProof/>
          </w:rPr>
          <w:t>6</w:t>
        </w:r>
      </w:ins>
      <w:del w:id="1471" w:author="mb250482" w:date="2015-07-06T23:26:00Z">
        <w:r w:rsidR="000F6A97" w:rsidDel="00B66416">
          <w:rPr>
            <w:noProof/>
          </w:rPr>
          <w:delText>5</w:delText>
        </w:r>
      </w:del>
      <w:r w:rsidR="00656F0A">
        <w:rPr>
          <w:noProof/>
        </w:rPr>
        <w:fldChar w:fldCharType="end"/>
      </w:r>
      <w:r>
        <w:t>: Avaliação do serviço Informar Falta de Água</w:t>
      </w:r>
      <w:r w:rsidR="00DF3F89" w:rsidRPr="00DF3F89">
        <w:rPr>
          <w:bCs w:val="0"/>
        </w:rPr>
        <w:t xml:space="preserve"> </w:t>
      </w:r>
      <w:r w:rsidR="00DF3F89">
        <w:rPr>
          <w:bCs w:val="0"/>
        </w:rPr>
        <w:br/>
      </w:r>
      <w:r w:rsidR="00DF3F89" w:rsidRPr="00DF3F89">
        <w:rPr>
          <w:bCs w:val="0"/>
        </w:rPr>
        <w:t>Fonte: Autoria Própria</w:t>
      </w:r>
      <w:bookmarkEnd w:id="1469"/>
    </w:p>
    <w:p w:rsidR="00DD274F" w:rsidRPr="00E10ECA" w:rsidRDefault="002B5304" w:rsidP="00E10ECA">
      <w:pPr>
        <w:pStyle w:val="Estilocorpodoc"/>
        <w:rPr>
          <w:sz w:val="24"/>
        </w:rPr>
      </w:pPr>
      <w:bookmarkStart w:id="1472" w:name="_Toc420975305"/>
      <w:r>
        <w:rPr>
          <w:sz w:val="24"/>
        </w:rPr>
        <w:t>O serviço</w:t>
      </w:r>
      <w:r w:rsidR="00066820" w:rsidRPr="00E10ECA">
        <w:rPr>
          <w:sz w:val="24"/>
        </w:rPr>
        <w:t xml:space="preserve"> de Informar Falta de Água obteve o percentual de 75% de sucesso nos cenários de testes aplicados</w:t>
      </w:r>
      <w:bookmarkEnd w:id="1472"/>
      <w:r w:rsidR="0002694C" w:rsidRPr="00E10ECA">
        <w:rPr>
          <w:sz w:val="24"/>
        </w:rPr>
        <w:t>.</w:t>
      </w:r>
    </w:p>
    <w:p w:rsidR="00066820" w:rsidRDefault="00066820" w:rsidP="00E53454">
      <w:pPr>
        <w:pStyle w:val="Estilocorpodoc"/>
        <w:ind w:firstLine="0"/>
        <w:rPr>
          <w:rStyle w:val="Heading2Char"/>
          <w:b w:val="0"/>
          <w:bCs w:val="0"/>
          <w:sz w:val="22"/>
          <w:szCs w:val="24"/>
        </w:rPr>
      </w:pPr>
    </w:p>
    <w:p w:rsidR="00FC5F72" w:rsidRDefault="00FC5F72" w:rsidP="00E53454">
      <w:pPr>
        <w:pStyle w:val="Estilocorpodoc"/>
        <w:ind w:firstLine="0"/>
        <w:rPr>
          <w:rStyle w:val="Heading2Char"/>
          <w:b w:val="0"/>
          <w:bCs w:val="0"/>
          <w:sz w:val="22"/>
          <w:szCs w:val="24"/>
        </w:rPr>
      </w:pPr>
    </w:p>
    <w:tbl>
      <w:tblPr>
        <w:tblW w:w="4520" w:type="dxa"/>
        <w:jc w:val="center"/>
        <w:tblInd w:w="55" w:type="dxa"/>
        <w:tblCellMar>
          <w:left w:w="70" w:type="dxa"/>
          <w:right w:w="70" w:type="dxa"/>
        </w:tblCellMar>
        <w:tblLook w:val="04A0" w:firstRow="1" w:lastRow="0" w:firstColumn="1" w:lastColumn="0" w:noHBand="0" w:noVBand="1"/>
      </w:tblPr>
      <w:tblGrid>
        <w:gridCol w:w="1325"/>
        <w:gridCol w:w="2233"/>
        <w:gridCol w:w="962"/>
      </w:tblGrid>
      <w:tr w:rsidR="003E6C5C" w:rsidRPr="003E6C5C" w:rsidTr="002B5304">
        <w:trPr>
          <w:trHeight w:val="300"/>
          <w:jc w:val="center"/>
        </w:trPr>
        <w:tc>
          <w:tcPr>
            <w:tcW w:w="452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E6C5C" w:rsidRPr="003E6C5C" w:rsidRDefault="003E6C5C" w:rsidP="003E6C5C">
            <w:pPr>
              <w:spacing w:after="0" w:line="240" w:lineRule="auto"/>
              <w:jc w:val="center"/>
              <w:rPr>
                <w:rFonts w:eastAsia="Times New Roman"/>
                <w:b/>
                <w:bCs/>
                <w:color w:val="000000"/>
                <w:lang w:eastAsia="pt-BR"/>
              </w:rPr>
            </w:pPr>
            <w:r w:rsidRPr="003E6C5C">
              <w:rPr>
                <w:rFonts w:eastAsia="Times New Roman"/>
                <w:b/>
                <w:bCs/>
                <w:color w:val="000000"/>
                <w:sz w:val="24"/>
                <w:lang w:eastAsia="pt-BR"/>
              </w:rPr>
              <w:t>Solicitar Restabelecimento da Ligação</w:t>
            </w:r>
          </w:p>
        </w:tc>
      </w:tr>
      <w:tr w:rsidR="003E6C5C" w:rsidRPr="003E6C5C" w:rsidTr="002B5304">
        <w:trPr>
          <w:trHeight w:val="300"/>
          <w:jc w:val="center"/>
        </w:trPr>
        <w:tc>
          <w:tcPr>
            <w:tcW w:w="1325" w:type="dxa"/>
            <w:tcBorders>
              <w:top w:val="nil"/>
              <w:left w:val="single" w:sz="4" w:space="0" w:color="auto"/>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b/>
                <w:bCs/>
                <w:color w:val="000000"/>
                <w:sz w:val="24"/>
                <w:lang w:eastAsia="pt-BR"/>
              </w:rPr>
            </w:pPr>
            <w:r w:rsidRPr="003E6C5C">
              <w:rPr>
                <w:rFonts w:eastAsia="Times New Roman"/>
                <w:b/>
                <w:bCs/>
                <w:color w:val="000000"/>
                <w:sz w:val="24"/>
                <w:lang w:eastAsia="pt-BR"/>
              </w:rPr>
              <w:t>CENÁRIOS</w:t>
            </w:r>
          </w:p>
        </w:tc>
        <w:tc>
          <w:tcPr>
            <w:tcW w:w="2233"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b/>
                <w:bCs/>
                <w:color w:val="000000"/>
                <w:sz w:val="24"/>
                <w:lang w:eastAsia="pt-BR"/>
              </w:rPr>
            </w:pPr>
            <w:r w:rsidRPr="003E6C5C">
              <w:rPr>
                <w:rFonts w:eastAsia="Times New Roman"/>
                <w:b/>
                <w:bCs/>
                <w:color w:val="000000"/>
                <w:sz w:val="24"/>
                <w:lang w:eastAsia="pt-BR"/>
              </w:rPr>
              <w:t>SITUAÇÃO</w:t>
            </w:r>
          </w:p>
        </w:tc>
        <w:tc>
          <w:tcPr>
            <w:tcW w:w="962"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b/>
                <w:bCs/>
                <w:i/>
                <w:iCs/>
                <w:color w:val="000000"/>
                <w:sz w:val="24"/>
                <w:lang w:eastAsia="pt-BR"/>
              </w:rPr>
            </w:pPr>
            <w:r w:rsidRPr="003E6C5C">
              <w:rPr>
                <w:rFonts w:eastAsia="Times New Roman"/>
                <w:b/>
                <w:bCs/>
                <w:i/>
                <w:iCs/>
                <w:color w:val="000000"/>
                <w:sz w:val="24"/>
                <w:lang w:eastAsia="pt-BR"/>
              </w:rPr>
              <w:t>%</w:t>
            </w:r>
          </w:p>
        </w:tc>
      </w:tr>
      <w:tr w:rsidR="003E6C5C" w:rsidRPr="003E6C5C" w:rsidTr="002B5304">
        <w:trPr>
          <w:trHeight w:val="300"/>
          <w:jc w:val="center"/>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3E6C5C" w:rsidRPr="003E6C5C" w:rsidRDefault="003E6C5C" w:rsidP="003E6C5C">
            <w:pPr>
              <w:spacing w:after="0" w:line="240" w:lineRule="auto"/>
              <w:rPr>
                <w:rFonts w:eastAsia="Times New Roman"/>
                <w:color w:val="000000"/>
                <w:sz w:val="24"/>
                <w:lang w:eastAsia="pt-BR"/>
              </w:rPr>
            </w:pPr>
            <w:r w:rsidRPr="003E6C5C">
              <w:rPr>
                <w:rFonts w:eastAsia="Times New Roman"/>
                <w:color w:val="000000"/>
                <w:sz w:val="24"/>
                <w:lang w:eastAsia="pt-BR"/>
              </w:rPr>
              <w:t>Cenário 1</w:t>
            </w:r>
          </w:p>
        </w:tc>
        <w:tc>
          <w:tcPr>
            <w:tcW w:w="2233"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b/>
                <w:bCs/>
                <w:color w:val="00B050"/>
                <w:sz w:val="24"/>
                <w:lang w:eastAsia="pt-BR"/>
              </w:rPr>
            </w:pPr>
            <w:r w:rsidRPr="003E6C5C">
              <w:rPr>
                <w:rFonts w:eastAsia="Times New Roman"/>
                <w:b/>
                <w:bCs/>
                <w:color w:val="00B050"/>
                <w:sz w:val="24"/>
                <w:lang w:eastAsia="pt-BR"/>
              </w:rPr>
              <w:t>ATENDINDO</w:t>
            </w:r>
          </w:p>
        </w:tc>
        <w:tc>
          <w:tcPr>
            <w:tcW w:w="962"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color w:val="000000"/>
                <w:sz w:val="24"/>
                <w:lang w:eastAsia="pt-BR"/>
              </w:rPr>
            </w:pPr>
            <w:r w:rsidRPr="003E6C5C">
              <w:rPr>
                <w:rFonts w:eastAsia="Times New Roman"/>
                <w:color w:val="000000"/>
                <w:sz w:val="24"/>
                <w:lang w:eastAsia="pt-BR"/>
              </w:rPr>
              <w:t>(+) 25%</w:t>
            </w:r>
          </w:p>
        </w:tc>
      </w:tr>
      <w:tr w:rsidR="003E6C5C" w:rsidRPr="003E6C5C" w:rsidTr="002B5304">
        <w:trPr>
          <w:trHeight w:val="300"/>
          <w:jc w:val="center"/>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3E6C5C" w:rsidRPr="003E6C5C" w:rsidRDefault="003E6C5C" w:rsidP="003E6C5C">
            <w:pPr>
              <w:spacing w:after="0" w:line="240" w:lineRule="auto"/>
              <w:rPr>
                <w:rFonts w:eastAsia="Times New Roman"/>
                <w:color w:val="000000"/>
                <w:sz w:val="24"/>
                <w:lang w:eastAsia="pt-BR"/>
              </w:rPr>
            </w:pPr>
            <w:r w:rsidRPr="003E6C5C">
              <w:rPr>
                <w:rFonts w:eastAsia="Times New Roman"/>
                <w:color w:val="000000"/>
                <w:sz w:val="24"/>
                <w:lang w:eastAsia="pt-BR"/>
              </w:rPr>
              <w:t>Cenário 2</w:t>
            </w:r>
          </w:p>
        </w:tc>
        <w:tc>
          <w:tcPr>
            <w:tcW w:w="2233"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b/>
                <w:bCs/>
                <w:color w:val="00B050"/>
                <w:sz w:val="24"/>
                <w:lang w:eastAsia="pt-BR"/>
              </w:rPr>
            </w:pPr>
            <w:r w:rsidRPr="003E6C5C">
              <w:rPr>
                <w:rFonts w:eastAsia="Times New Roman"/>
                <w:b/>
                <w:bCs/>
                <w:color w:val="00B050"/>
                <w:sz w:val="24"/>
                <w:lang w:eastAsia="pt-BR"/>
              </w:rPr>
              <w:t>ATENDINDO</w:t>
            </w:r>
          </w:p>
        </w:tc>
        <w:tc>
          <w:tcPr>
            <w:tcW w:w="962"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color w:val="000000"/>
                <w:sz w:val="24"/>
                <w:lang w:eastAsia="pt-BR"/>
              </w:rPr>
            </w:pPr>
            <w:r w:rsidRPr="003E6C5C">
              <w:rPr>
                <w:rFonts w:eastAsia="Times New Roman"/>
                <w:color w:val="000000"/>
                <w:sz w:val="24"/>
                <w:lang w:eastAsia="pt-BR"/>
              </w:rPr>
              <w:t>(+) 25%</w:t>
            </w:r>
          </w:p>
        </w:tc>
      </w:tr>
      <w:tr w:rsidR="003E6C5C" w:rsidRPr="003E6C5C" w:rsidTr="002B5304">
        <w:trPr>
          <w:trHeight w:val="300"/>
          <w:jc w:val="center"/>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3E6C5C" w:rsidRPr="003E6C5C" w:rsidRDefault="003E6C5C" w:rsidP="003E6C5C">
            <w:pPr>
              <w:spacing w:after="0" w:line="240" w:lineRule="auto"/>
              <w:rPr>
                <w:rFonts w:eastAsia="Times New Roman"/>
                <w:color w:val="000000"/>
                <w:sz w:val="24"/>
                <w:lang w:eastAsia="pt-BR"/>
              </w:rPr>
            </w:pPr>
            <w:r w:rsidRPr="003E6C5C">
              <w:rPr>
                <w:rFonts w:eastAsia="Times New Roman"/>
                <w:color w:val="000000"/>
                <w:sz w:val="24"/>
                <w:lang w:eastAsia="pt-BR"/>
              </w:rPr>
              <w:t>Cenário 3</w:t>
            </w:r>
          </w:p>
        </w:tc>
        <w:tc>
          <w:tcPr>
            <w:tcW w:w="2233"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b/>
                <w:bCs/>
                <w:color w:val="FF0000"/>
                <w:sz w:val="24"/>
                <w:lang w:eastAsia="pt-BR"/>
              </w:rPr>
            </w:pPr>
            <w:r w:rsidRPr="003E6C5C">
              <w:rPr>
                <w:rFonts w:eastAsia="Times New Roman"/>
                <w:b/>
                <w:bCs/>
                <w:color w:val="FF0000"/>
                <w:sz w:val="24"/>
                <w:lang w:eastAsia="pt-BR"/>
              </w:rPr>
              <w:t>NÃO ATENDINDO</w:t>
            </w:r>
          </w:p>
        </w:tc>
        <w:tc>
          <w:tcPr>
            <w:tcW w:w="962"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color w:val="000000"/>
                <w:sz w:val="24"/>
                <w:lang w:eastAsia="pt-BR"/>
              </w:rPr>
            </w:pPr>
            <w:r w:rsidRPr="003E6C5C">
              <w:rPr>
                <w:rFonts w:eastAsia="Times New Roman"/>
                <w:color w:val="000000"/>
                <w:sz w:val="24"/>
                <w:lang w:eastAsia="pt-BR"/>
              </w:rPr>
              <w:t>(-) 25%</w:t>
            </w:r>
          </w:p>
        </w:tc>
      </w:tr>
      <w:tr w:rsidR="003E6C5C" w:rsidRPr="003E6C5C" w:rsidTr="002B5304">
        <w:trPr>
          <w:trHeight w:val="300"/>
          <w:jc w:val="center"/>
        </w:trPr>
        <w:tc>
          <w:tcPr>
            <w:tcW w:w="1325" w:type="dxa"/>
            <w:tcBorders>
              <w:top w:val="nil"/>
              <w:left w:val="single" w:sz="4" w:space="0" w:color="auto"/>
              <w:bottom w:val="single" w:sz="4" w:space="0" w:color="auto"/>
              <w:right w:val="single" w:sz="4" w:space="0" w:color="auto"/>
            </w:tcBorders>
            <w:shd w:val="clear" w:color="auto" w:fill="auto"/>
            <w:noWrap/>
            <w:vAlign w:val="bottom"/>
            <w:hideMark/>
          </w:tcPr>
          <w:p w:rsidR="003E6C5C" w:rsidRPr="003E6C5C" w:rsidRDefault="003E6C5C" w:rsidP="003E6C5C">
            <w:pPr>
              <w:spacing w:after="0" w:line="240" w:lineRule="auto"/>
              <w:rPr>
                <w:rFonts w:eastAsia="Times New Roman"/>
                <w:color w:val="000000"/>
                <w:sz w:val="24"/>
                <w:lang w:eastAsia="pt-BR"/>
              </w:rPr>
            </w:pPr>
            <w:r w:rsidRPr="003E6C5C">
              <w:rPr>
                <w:rFonts w:eastAsia="Times New Roman"/>
                <w:color w:val="000000"/>
                <w:sz w:val="24"/>
                <w:lang w:eastAsia="pt-BR"/>
              </w:rPr>
              <w:t>Cenário 4</w:t>
            </w:r>
          </w:p>
        </w:tc>
        <w:tc>
          <w:tcPr>
            <w:tcW w:w="2233"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b/>
                <w:bCs/>
                <w:color w:val="00B050"/>
                <w:sz w:val="24"/>
                <w:lang w:eastAsia="pt-BR"/>
              </w:rPr>
            </w:pPr>
            <w:r w:rsidRPr="003E6C5C">
              <w:rPr>
                <w:rFonts w:eastAsia="Times New Roman"/>
                <w:b/>
                <w:bCs/>
                <w:color w:val="00B050"/>
                <w:sz w:val="24"/>
                <w:lang w:eastAsia="pt-BR"/>
              </w:rPr>
              <w:t>ATENDINDO</w:t>
            </w:r>
          </w:p>
        </w:tc>
        <w:tc>
          <w:tcPr>
            <w:tcW w:w="962"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color w:val="000000"/>
                <w:sz w:val="24"/>
                <w:lang w:eastAsia="pt-BR"/>
              </w:rPr>
            </w:pPr>
            <w:r w:rsidRPr="003E6C5C">
              <w:rPr>
                <w:rFonts w:eastAsia="Times New Roman"/>
                <w:color w:val="000000"/>
                <w:sz w:val="24"/>
                <w:lang w:eastAsia="pt-BR"/>
              </w:rPr>
              <w:t>(+) 25%</w:t>
            </w:r>
          </w:p>
        </w:tc>
      </w:tr>
      <w:tr w:rsidR="003E6C5C" w:rsidRPr="003E6C5C" w:rsidTr="002B5304">
        <w:trPr>
          <w:trHeight w:val="300"/>
          <w:jc w:val="center"/>
        </w:trPr>
        <w:tc>
          <w:tcPr>
            <w:tcW w:w="3558"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E6C5C" w:rsidRPr="003E6C5C" w:rsidRDefault="003E6C5C" w:rsidP="003E6C5C">
            <w:pPr>
              <w:spacing w:after="0" w:line="240" w:lineRule="auto"/>
              <w:jc w:val="center"/>
              <w:rPr>
                <w:rFonts w:eastAsia="Times New Roman"/>
                <w:sz w:val="24"/>
                <w:lang w:eastAsia="pt-BR"/>
              </w:rPr>
            </w:pPr>
            <w:r w:rsidRPr="003E6C5C">
              <w:rPr>
                <w:rFonts w:eastAsia="Times New Roman"/>
                <w:sz w:val="24"/>
                <w:lang w:eastAsia="pt-BR"/>
              </w:rPr>
              <w:t>TOTAL</w:t>
            </w:r>
          </w:p>
        </w:tc>
        <w:tc>
          <w:tcPr>
            <w:tcW w:w="962" w:type="dxa"/>
            <w:tcBorders>
              <w:top w:val="nil"/>
              <w:left w:val="nil"/>
              <w:bottom w:val="single" w:sz="4" w:space="0" w:color="auto"/>
              <w:right w:val="single" w:sz="4" w:space="0" w:color="auto"/>
            </w:tcBorders>
            <w:shd w:val="clear" w:color="auto" w:fill="auto"/>
            <w:noWrap/>
            <w:vAlign w:val="center"/>
            <w:hideMark/>
          </w:tcPr>
          <w:p w:rsidR="003E6C5C" w:rsidRPr="003E6C5C" w:rsidRDefault="003E6C5C" w:rsidP="003E6C5C">
            <w:pPr>
              <w:spacing w:after="0" w:line="240" w:lineRule="auto"/>
              <w:jc w:val="center"/>
              <w:rPr>
                <w:rFonts w:eastAsia="Times New Roman"/>
                <w:b/>
                <w:bCs/>
                <w:color w:val="000000"/>
                <w:sz w:val="24"/>
                <w:lang w:eastAsia="pt-BR"/>
              </w:rPr>
            </w:pPr>
            <w:r w:rsidRPr="003E6C5C">
              <w:rPr>
                <w:rFonts w:eastAsia="Times New Roman"/>
                <w:b/>
                <w:bCs/>
                <w:color w:val="000000"/>
                <w:sz w:val="24"/>
                <w:lang w:eastAsia="pt-BR"/>
              </w:rPr>
              <w:t>75%</w:t>
            </w:r>
          </w:p>
        </w:tc>
      </w:tr>
    </w:tbl>
    <w:p w:rsidR="007965D2" w:rsidRDefault="00C963DB" w:rsidP="002B5304">
      <w:pPr>
        <w:pStyle w:val="Caption"/>
        <w:jc w:val="center"/>
        <w:rPr>
          <w:rStyle w:val="Heading2Char"/>
          <w:sz w:val="24"/>
          <w:szCs w:val="24"/>
        </w:rPr>
      </w:pPr>
      <w:bookmarkStart w:id="1473" w:name="_Toc421735540"/>
      <w:r>
        <w:t xml:space="preserve">Tabela </w:t>
      </w:r>
      <w:r w:rsidR="00656F0A">
        <w:fldChar w:fldCharType="begin"/>
      </w:r>
      <w:r w:rsidR="00567E87">
        <w:instrText xml:space="preserve"> SEQ Tabela \* ARABIC </w:instrText>
      </w:r>
      <w:r w:rsidR="00656F0A">
        <w:fldChar w:fldCharType="separate"/>
      </w:r>
      <w:ins w:id="1474" w:author="mb250482" w:date="2015-07-06T23:26:00Z">
        <w:r w:rsidR="00B66416">
          <w:rPr>
            <w:noProof/>
          </w:rPr>
          <w:t>7</w:t>
        </w:r>
      </w:ins>
      <w:del w:id="1475" w:author="mb250482" w:date="2015-07-06T23:26:00Z">
        <w:r w:rsidR="000F6A97" w:rsidDel="00B66416">
          <w:rPr>
            <w:noProof/>
          </w:rPr>
          <w:delText>6</w:delText>
        </w:r>
      </w:del>
      <w:r w:rsidR="00656F0A">
        <w:rPr>
          <w:noProof/>
        </w:rPr>
        <w:fldChar w:fldCharType="end"/>
      </w:r>
      <w:r>
        <w:t>: Avaliação do serviço Solicitar Restabelecimento da Ligação</w:t>
      </w:r>
      <w:r w:rsidR="00DF3F89" w:rsidRPr="00DF3F89">
        <w:rPr>
          <w:bCs w:val="0"/>
        </w:rPr>
        <w:t xml:space="preserve"> </w:t>
      </w:r>
      <w:r w:rsidR="00DF3F89">
        <w:rPr>
          <w:bCs w:val="0"/>
        </w:rPr>
        <w:br/>
      </w:r>
      <w:r w:rsidR="00DF3F89" w:rsidRPr="00DF3F89">
        <w:rPr>
          <w:bCs w:val="0"/>
        </w:rPr>
        <w:t>Fonte: Autoria Própria</w:t>
      </w:r>
      <w:bookmarkEnd w:id="1473"/>
    </w:p>
    <w:p w:rsidR="002123A3" w:rsidRDefault="002123A3" w:rsidP="00066820">
      <w:pPr>
        <w:pStyle w:val="Estilocorpodoc"/>
        <w:ind w:firstLine="0"/>
        <w:rPr>
          <w:rStyle w:val="Heading2Char"/>
          <w:b w:val="0"/>
          <w:bCs w:val="0"/>
          <w:sz w:val="24"/>
          <w:szCs w:val="24"/>
        </w:rPr>
      </w:pPr>
      <w:bookmarkStart w:id="1476" w:name="_Toc420975306"/>
    </w:p>
    <w:p w:rsidR="00066820" w:rsidRPr="00E10ECA" w:rsidRDefault="002B5304" w:rsidP="00E10ECA">
      <w:pPr>
        <w:pStyle w:val="Estilocorpodoc"/>
        <w:rPr>
          <w:sz w:val="24"/>
        </w:rPr>
      </w:pPr>
      <w:r>
        <w:rPr>
          <w:sz w:val="24"/>
        </w:rPr>
        <w:t>O serviço</w:t>
      </w:r>
      <w:r w:rsidR="00066820" w:rsidRPr="00E10ECA">
        <w:rPr>
          <w:sz w:val="24"/>
        </w:rPr>
        <w:t xml:space="preserve"> de Solicitar Restabelecimento da Ligação obteve o percentual de 75% de sucesso nos cenários de testes aplicados.</w:t>
      </w:r>
      <w:bookmarkEnd w:id="1476"/>
    </w:p>
    <w:p w:rsidR="00066820" w:rsidRDefault="00066820" w:rsidP="00066820">
      <w:pPr>
        <w:pStyle w:val="Estilocorpodoc"/>
        <w:ind w:firstLine="0"/>
        <w:rPr>
          <w:rStyle w:val="Heading2Char"/>
          <w:b w:val="0"/>
          <w:bCs w:val="0"/>
          <w:sz w:val="22"/>
          <w:szCs w:val="24"/>
        </w:rPr>
      </w:pPr>
    </w:p>
    <w:p w:rsidR="007E084D" w:rsidRDefault="007E084D" w:rsidP="00066820">
      <w:pPr>
        <w:pStyle w:val="Estilocorpodoc"/>
        <w:ind w:firstLine="0"/>
        <w:rPr>
          <w:rStyle w:val="Heading2Char"/>
          <w:b w:val="0"/>
          <w:bCs w:val="0"/>
          <w:sz w:val="22"/>
          <w:szCs w:val="24"/>
        </w:rPr>
      </w:pPr>
    </w:p>
    <w:p w:rsidR="002123A3" w:rsidRPr="000D29E1" w:rsidRDefault="002123A3" w:rsidP="000D29E1">
      <w:pPr>
        <w:pStyle w:val="Heading2"/>
        <w:rPr>
          <w:rFonts w:ascii="Arial" w:hAnsi="Arial" w:cs="Arial"/>
          <w:sz w:val="24"/>
          <w:szCs w:val="24"/>
        </w:rPr>
      </w:pPr>
      <w:bookmarkStart w:id="1477" w:name="_Toc421744039"/>
      <w:r w:rsidRPr="000D29E1">
        <w:rPr>
          <w:rFonts w:ascii="Arial" w:hAnsi="Arial" w:cs="Arial"/>
          <w:sz w:val="24"/>
          <w:szCs w:val="24"/>
        </w:rPr>
        <w:t>5.</w:t>
      </w:r>
      <w:ins w:id="1478" w:author="Marcos Junior" w:date="2015-06-17T18:30:00Z">
        <w:r w:rsidR="00586623">
          <w:rPr>
            <w:rFonts w:ascii="Arial" w:hAnsi="Arial" w:cs="Arial"/>
            <w:sz w:val="24"/>
            <w:szCs w:val="24"/>
          </w:rPr>
          <w:t>5</w:t>
        </w:r>
      </w:ins>
      <w:del w:id="1479" w:author="Marcos Junior" w:date="2015-06-17T18:30:00Z">
        <w:r w:rsidRPr="000D29E1" w:rsidDel="00586623">
          <w:rPr>
            <w:rFonts w:ascii="Arial" w:hAnsi="Arial" w:cs="Arial"/>
            <w:sz w:val="24"/>
            <w:szCs w:val="24"/>
          </w:rPr>
          <w:delText>4</w:delText>
        </w:r>
      </w:del>
      <w:r w:rsidRPr="000D29E1">
        <w:rPr>
          <w:rFonts w:ascii="Arial" w:hAnsi="Arial" w:cs="Arial"/>
          <w:sz w:val="24"/>
          <w:szCs w:val="24"/>
        </w:rPr>
        <w:t xml:space="preserve"> APRESENTAÇÃO DOS RESULTADOS ALCANÇADOS</w:t>
      </w:r>
      <w:bookmarkEnd w:id="1477"/>
    </w:p>
    <w:p w:rsidR="002123A3" w:rsidRDefault="002123A3" w:rsidP="00066820">
      <w:pPr>
        <w:pStyle w:val="Estilocorpodoc"/>
        <w:ind w:firstLine="0"/>
        <w:rPr>
          <w:rStyle w:val="Heading2Char"/>
          <w:b w:val="0"/>
          <w:bCs w:val="0"/>
          <w:sz w:val="22"/>
          <w:szCs w:val="24"/>
        </w:rPr>
      </w:pPr>
    </w:p>
    <w:p w:rsidR="00C54827" w:rsidRDefault="00DD274F" w:rsidP="002B5304">
      <w:pPr>
        <w:pStyle w:val="Estilocorpodoc"/>
        <w:rPr>
          <w:rStyle w:val="Heading2Char"/>
          <w:b w:val="0"/>
          <w:bCs w:val="0"/>
          <w:sz w:val="22"/>
          <w:szCs w:val="24"/>
        </w:rPr>
      </w:pPr>
      <w:bookmarkStart w:id="1480" w:name="_Toc420975307"/>
      <w:r w:rsidRPr="00CC2C85">
        <w:rPr>
          <w:sz w:val="24"/>
        </w:rPr>
        <w:t>Levando em consideração os resultados obtidos através da aplicação de todos os cenários</w:t>
      </w:r>
      <w:r w:rsidR="007965D2" w:rsidRPr="00CC2C85">
        <w:rPr>
          <w:sz w:val="24"/>
        </w:rPr>
        <w:t xml:space="preserve"> de testes descritos acima</w:t>
      </w:r>
      <w:r w:rsidRPr="00CC2C85">
        <w:rPr>
          <w:sz w:val="24"/>
        </w:rPr>
        <w:t xml:space="preserve"> sob os serviços desenvolvidos neste trabalho, observando os percentuais atingidos</w:t>
      </w:r>
      <w:r w:rsidR="007965D2" w:rsidRPr="00CC2C85">
        <w:rPr>
          <w:sz w:val="24"/>
        </w:rPr>
        <w:t xml:space="preserve"> com base na média descrita dos principais Serviços do Atendimento ao Público,</w:t>
      </w:r>
      <w:r w:rsidRPr="00CC2C85">
        <w:rPr>
          <w:sz w:val="24"/>
        </w:rPr>
        <w:t xml:space="preserve"> notamos que a solução proposta é capaz de reduzir </w:t>
      </w:r>
      <w:r w:rsidR="007965D2" w:rsidRPr="00CC2C85">
        <w:rPr>
          <w:sz w:val="24"/>
        </w:rPr>
        <w:t>em até 20,46%, dos registros de atendimentos diários, co</w:t>
      </w:r>
      <w:r w:rsidR="00364E7A" w:rsidRPr="00CC2C85">
        <w:rPr>
          <w:sz w:val="24"/>
        </w:rPr>
        <w:t xml:space="preserve">nforme visto abaixo na figura </w:t>
      </w:r>
      <w:del w:id="1481" w:author="Marcos Junior" w:date="2015-06-12T11:24:00Z">
        <w:r w:rsidR="00364E7A" w:rsidRPr="00CC2C85" w:rsidDel="00096031">
          <w:rPr>
            <w:sz w:val="24"/>
          </w:rPr>
          <w:delText>26</w:delText>
        </w:r>
      </w:del>
      <w:ins w:id="1482" w:author="Marcos Junior" w:date="2015-06-12T11:24:00Z">
        <w:r w:rsidR="00096031">
          <w:rPr>
            <w:sz w:val="24"/>
          </w:rPr>
          <w:t>22</w:t>
        </w:r>
      </w:ins>
      <w:r w:rsidR="007965D2" w:rsidRPr="00CC2C85">
        <w:rPr>
          <w:sz w:val="24"/>
        </w:rPr>
        <w:t>:</w:t>
      </w:r>
      <w:bookmarkEnd w:id="1480"/>
      <w:r w:rsidR="00C54827">
        <w:rPr>
          <w:rStyle w:val="Heading2Char"/>
          <w:b w:val="0"/>
          <w:bCs w:val="0"/>
          <w:sz w:val="22"/>
          <w:szCs w:val="24"/>
        </w:rPr>
        <w:tab/>
      </w:r>
    </w:p>
    <w:p w:rsidR="00C54827" w:rsidRDefault="00C54827" w:rsidP="00066820">
      <w:pPr>
        <w:pStyle w:val="Estilocorpodoc"/>
        <w:ind w:firstLine="0"/>
        <w:rPr>
          <w:rStyle w:val="Heading2Char"/>
          <w:b w:val="0"/>
          <w:bCs w:val="0"/>
          <w:sz w:val="22"/>
          <w:szCs w:val="24"/>
        </w:rPr>
      </w:pPr>
    </w:p>
    <w:p w:rsidR="007965D2" w:rsidRDefault="00816486" w:rsidP="00CC2C85">
      <w:pPr>
        <w:jc w:val="center"/>
        <w:rPr>
          <w:rStyle w:val="Heading2Char"/>
          <w:b w:val="0"/>
          <w:bCs w:val="0"/>
          <w:sz w:val="22"/>
          <w:szCs w:val="24"/>
        </w:rPr>
      </w:pPr>
      <w:r w:rsidRPr="00CC2C85">
        <w:rPr>
          <w:noProof/>
          <w:lang w:eastAsia="pt-BR"/>
        </w:rPr>
        <w:lastRenderedPageBreak/>
        <w:drawing>
          <wp:inline distT="0" distB="0" distL="0" distR="0">
            <wp:extent cx="4733925" cy="4619625"/>
            <wp:effectExtent l="0" t="0" r="9525" b="9525"/>
            <wp:docPr id="10" name="Imagem 10" descr="eficiencia_servicos_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ficiencia_servicos_barra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33925" cy="4619625"/>
                    </a:xfrm>
                    <a:prstGeom prst="rect">
                      <a:avLst/>
                    </a:prstGeom>
                    <a:noFill/>
                    <a:ln>
                      <a:noFill/>
                    </a:ln>
                  </pic:spPr>
                </pic:pic>
              </a:graphicData>
            </a:graphic>
          </wp:inline>
        </w:drawing>
      </w:r>
    </w:p>
    <w:p w:rsidR="007965D2" w:rsidRPr="0002694C" w:rsidRDefault="007C49A8" w:rsidP="007E5150">
      <w:pPr>
        <w:pStyle w:val="Caption"/>
        <w:jc w:val="center"/>
      </w:pPr>
      <w:bookmarkStart w:id="1483" w:name="_Toc420975309"/>
      <w:bookmarkStart w:id="1484" w:name="_Toc421735349"/>
      <w:r>
        <w:t xml:space="preserve">Figura </w:t>
      </w:r>
      <w:r w:rsidR="00656F0A">
        <w:fldChar w:fldCharType="begin"/>
      </w:r>
      <w:r w:rsidR="00567E87">
        <w:instrText xml:space="preserve"> SEQ Figura \* ARABIC </w:instrText>
      </w:r>
      <w:r w:rsidR="00656F0A">
        <w:fldChar w:fldCharType="separate"/>
      </w:r>
      <w:r w:rsidR="000F6A97">
        <w:rPr>
          <w:noProof/>
        </w:rPr>
        <w:t>22</w:t>
      </w:r>
      <w:r w:rsidR="00656F0A">
        <w:rPr>
          <w:noProof/>
        </w:rPr>
        <w:fldChar w:fldCharType="end"/>
      </w:r>
      <w:r>
        <w:t xml:space="preserve">: </w:t>
      </w:r>
      <w:r w:rsidR="007E5150">
        <w:t xml:space="preserve">Gráfico de avaliação dos </w:t>
      </w:r>
      <w:r w:rsidR="00D40952" w:rsidRPr="0002694C">
        <w:t>serviços</w:t>
      </w:r>
      <w:r w:rsidR="007E5150">
        <w:t xml:space="preserve"> automatizados</w:t>
      </w:r>
      <w:bookmarkEnd w:id="1483"/>
      <w:r w:rsidR="00DF3F89">
        <w:rPr>
          <w:bCs w:val="0"/>
        </w:rPr>
        <w:br/>
      </w:r>
      <w:r w:rsidR="00DF3F89" w:rsidRPr="00DF3F89">
        <w:rPr>
          <w:bCs w:val="0"/>
        </w:rPr>
        <w:t>Fonte: Autoria Própria</w:t>
      </w:r>
      <w:bookmarkEnd w:id="1484"/>
    </w:p>
    <w:p w:rsidR="00FC5F72" w:rsidRDefault="00FC5F72" w:rsidP="002123A3">
      <w:pPr>
        <w:spacing w:after="0" w:line="240" w:lineRule="auto"/>
        <w:jc w:val="right"/>
        <w:rPr>
          <w:rFonts w:ascii="Arial" w:eastAsia="Times New Roman" w:hAnsi="Arial" w:cs="Arial"/>
          <w:sz w:val="23"/>
          <w:szCs w:val="23"/>
          <w:lang w:eastAsia="pt-BR"/>
        </w:rPr>
      </w:pPr>
    </w:p>
    <w:p w:rsidR="00FC5F72" w:rsidRDefault="00FC5F72" w:rsidP="002123A3">
      <w:pPr>
        <w:spacing w:after="0" w:line="240" w:lineRule="auto"/>
        <w:jc w:val="right"/>
        <w:rPr>
          <w:rFonts w:ascii="Arial" w:eastAsia="Times New Roman" w:hAnsi="Arial" w:cs="Arial"/>
          <w:sz w:val="23"/>
          <w:szCs w:val="23"/>
          <w:lang w:eastAsia="pt-BR"/>
        </w:rPr>
      </w:pPr>
    </w:p>
    <w:p w:rsidR="00FC5F72" w:rsidRDefault="00FC5F72" w:rsidP="002123A3">
      <w:pPr>
        <w:spacing w:after="0" w:line="240" w:lineRule="auto"/>
        <w:jc w:val="right"/>
        <w:rPr>
          <w:rFonts w:ascii="Arial" w:eastAsia="Times New Roman" w:hAnsi="Arial" w:cs="Arial"/>
          <w:sz w:val="23"/>
          <w:szCs w:val="23"/>
          <w:lang w:eastAsia="pt-BR"/>
        </w:rPr>
      </w:pPr>
    </w:p>
    <w:p w:rsidR="00FC5F72" w:rsidRDefault="00FC5F72" w:rsidP="002123A3">
      <w:pPr>
        <w:spacing w:after="0" w:line="240" w:lineRule="auto"/>
        <w:jc w:val="right"/>
        <w:rPr>
          <w:rFonts w:ascii="Arial" w:eastAsia="Times New Roman" w:hAnsi="Arial" w:cs="Arial"/>
          <w:sz w:val="23"/>
          <w:szCs w:val="23"/>
          <w:lang w:eastAsia="pt-BR"/>
        </w:rPr>
      </w:pPr>
    </w:p>
    <w:p w:rsidR="00FC5F72" w:rsidRDefault="00FC5F72" w:rsidP="002123A3">
      <w:pPr>
        <w:spacing w:after="0" w:line="240" w:lineRule="auto"/>
        <w:jc w:val="right"/>
        <w:rPr>
          <w:rFonts w:ascii="Arial" w:eastAsia="Times New Roman" w:hAnsi="Arial" w:cs="Arial"/>
          <w:sz w:val="23"/>
          <w:szCs w:val="23"/>
          <w:lang w:eastAsia="pt-BR"/>
        </w:rPr>
      </w:pPr>
    </w:p>
    <w:p w:rsidR="00FC5F72" w:rsidRDefault="00FC5F72" w:rsidP="002123A3">
      <w:pPr>
        <w:spacing w:after="0" w:line="240" w:lineRule="auto"/>
        <w:jc w:val="right"/>
        <w:rPr>
          <w:rFonts w:ascii="Arial" w:eastAsia="Times New Roman" w:hAnsi="Arial" w:cs="Arial"/>
          <w:sz w:val="23"/>
          <w:szCs w:val="23"/>
          <w:lang w:eastAsia="pt-BR"/>
        </w:rPr>
      </w:pPr>
    </w:p>
    <w:p w:rsidR="00FC5F72" w:rsidRDefault="00FC5F72" w:rsidP="002123A3">
      <w:pPr>
        <w:spacing w:after="0" w:line="240" w:lineRule="auto"/>
        <w:jc w:val="right"/>
        <w:rPr>
          <w:rFonts w:ascii="Arial" w:eastAsia="Times New Roman" w:hAnsi="Arial" w:cs="Arial"/>
          <w:sz w:val="23"/>
          <w:szCs w:val="23"/>
          <w:lang w:eastAsia="pt-BR"/>
        </w:rPr>
      </w:pPr>
    </w:p>
    <w:p w:rsidR="00FC5F72" w:rsidRDefault="00FC5F72" w:rsidP="002123A3">
      <w:pPr>
        <w:spacing w:after="0" w:line="240" w:lineRule="auto"/>
        <w:jc w:val="right"/>
        <w:rPr>
          <w:rFonts w:ascii="Arial" w:eastAsia="Times New Roman" w:hAnsi="Arial" w:cs="Arial"/>
          <w:sz w:val="23"/>
          <w:szCs w:val="23"/>
          <w:lang w:eastAsia="pt-BR"/>
        </w:rPr>
      </w:pPr>
    </w:p>
    <w:p w:rsidR="00FC5F72" w:rsidRDefault="00FC5F72" w:rsidP="002123A3">
      <w:pPr>
        <w:spacing w:after="0" w:line="240" w:lineRule="auto"/>
        <w:jc w:val="right"/>
        <w:rPr>
          <w:rFonts w:ascii="Arial" w:eastAsia="Times New Roman" w:hAnsi="Arial" w:cs="Arial"/>
          <w:sz w:val="23"/>
          <w:szCs w:val="23"/>
          <w:lang w:eastAsia="pt-BR"/>
        </w:rPr>
      </w:pPr>
    </w:p>
    <w:p w:rsidR="00FC5F72" w:rsidRDefault="00FC5F72" w:rsidP="002123A3">
      <w:pPr>
        <w:spacing w:after="0" w:line="240" w:lineRule="auto"/>
        <w:jc w:val="right"/>
        <w:rPr>
          <w:rFonts w:ascii="Arial" w:eastAsia="Times New Roman" w:hAnsi="Arial" w:cs="Arial"/>
          <w:sz w:val="23"/>
          <w:szCs w:val="23"/>
          <w:lang w:eastAsia="pt-BR"/>
        </w:rPr>
      </w:pPr>
    </w:p>
    <w:p w:rsidR="00FC5F72" w:rsidRDefault="00FC5F72" w:rsidP="002123A3">
      <w:pPr>
        <w:spacing w:after="0" w:line="240" w:lineRule="auto"/>
        <w:jc w:val="right"/>
        <w:rPr>
          <w:rFonts w:ascii="Arial" w:eastAsia="Times New Roman" w:hAnsi="Arial" w:cs="Arial"/>
          <w:sz w:val="23"/>
          <w:szCs w:val="23"/>
          <w:lang w:eastAsia="pt-BR"/>
        </w:rPr>
      </w:pPr>
    </w:p>
    <w:p w:rsidR="00FC5F72" w:rsidRDefault="00FC5F72" w:rsidP="002123A3">
      <w:pPr>
        <w:spacing w:after="0" w:line="240" w:lineRule="auto"/>
        <w:jc w:val="right"/>
        <w:rPr>
          <w:rFonts w:ascii="Arial" w:eastAsia="Times New Roman" w:hAnsi="Arial" w:cs="Arial"/>
          <w:sz w:val="23"/>
          <w:szCs w:val="23"/>
          <w:lang w:eastAsia="pt-BR"/>
        </w:rPr>
      </w:pPr>
    </w:p>
    <w:p w:rsidR="00FC5F72" w:rsidRDefault="00FC5F72" w:rsidP="002123A3">
      <w:pPr>
        <w:spacing w:after="0" w:line="240" w:lineRule="auto"/>
        <w:jc w:val="right"/>
        <w:rPr>
          <w:rFonts w:ascii="Arial" w:eastAsia="Times New Roman" w:hAnsi="Arial" w:cs="Arial"/>
          <w:sz w:val="23"/>
          <w:szCs w:val="23"/>
          <w:lang w:eastAsia="pt-BR"/>
        </w:rPr>
      </w:pPr>
    </w:p>
    <w:p w:rsidR="00FC5F72" w:rsidRDefault="00FC5F72" w:rsidP="002123A3">
      <w:pPr>
        <w:spacing w:after="0" w:line="240" w:lineRule="auto"/>
        <w:jc w:val="right"/>
        <w:rPr>
          <w:rFonts w:ascii="Arial" w:eastAsia="Times New Roman" w:hAnsi="Arial" w:cs="Arial"/>
          <w:sz w:val="23"/>
          <w:szCs w:val="23"/>
          <w:lang w:eastAsia="pt-BR"/>
        </w:rPr>
      </w:pPr>
    </w:p>
    <w:p w:rsidR="00FC5F72" w:rsidRDefault="00FC5F72" w:rsidP="002123A3">
      <w:pPr>
        <w:spacing w:after="0" w:line="240" w:lineRule="auto"/>
        <w:jc w:val="right"/>
        <w:rPr>
          <w:rFonts w:ascii="Arial" w:eastAsia="Times New Roman" w:hAnsi="Arial" w:cs="Arial"/>
          <w:sz w:val="23"/>
          <w:szCs w:val="23"/>
          <w:lang w:eastAsia="pt-BR"/>
        </w:rPr>
      </w:pPr>
    </w:p>
    <w:p w:rsidR="00FC5F72" w:rsidRDefault="00FC5F72" w:rsidP="002123A3">
      <w:pPr>
        <w:spacing w:after="0" w:line="240" w:lineRule="auto"/>
        <w:jc w:val="right"/>
        <w:rPr>
          <w:rFonts w:ascii="Arial" w:eastAsia="Times New Roman" w:hAnsi="Arial" w:cs="Arial"/>
          <w:sz w:val="23"/>
          <w:szCs w:val="23"/>
          <w:lang w:eastAsia="pt-BR"/>
        </w:rPr>
      </w:pPr>
    </w:p>
    <w:p w:rsidR="00FC5F72" w:rsidRDefault="00FC5F72" w:rsidP="002123A3">
      <w:pPr>
        <w:spacing w:after="0" w:line="240" w:lineRule="auto"/>
        <w:jc w:val="right"/>
        <w:rPr>
          <w:rFonts w:ascii="Arial" w:eastAsia="Times New Roman" w:hAnsi="Arial" w:cs="Arial"/>
          <w:sz w:val="23"/>
          <w:szCs w:val="23"/>
          <w:lang w:eastAsia="pt-BR"/>
        </w:rPr>
      </w:pPr>
    </w:p>
    <w:p w:rsidR="00FC5F72" w:rsidRDefault="00FC5F72" w:rsidP="002123A3">
      <w:pPr>
        <w:spacing w:after="0" w:line="240" w:lineRule="auto"/>
        <w:jc w:val="right"/>
        <w:rPr>
          <w:rFonts w:ascii="Arial" w:eastAsia="Times New Roman" w:hAnsi="Arial" w:cs="Arial"/>
          <w:sz w:val="23"/>
          <w:szCs w:val="23"/>
          <w:lang w:eastAsia="pt-BR"/>
        </w:rPr>
      </w:pPr>
    </w:p>
    <w:p w:rsidR="00FC5F72" w:rsidRDefault="00FC5F72" w:rsidP="002123A3">
      <w:pPr>
        <w:spacing w:after="0" w:line="240" w:lineRule="auto"/>
        <w:jc w:val="right"/>
        <w:rPr>
          <w:rFonts w:ascii="Arial" w:eastAsia="Times New Roman" w:hAnsi="Arial" w:cs="Arial"/>
          <w:sz w:val="23"/>
          <w:szCs w:val="23"/>
          <w:lang w:eastAsia="pt-BR"/>
        </w:rPr>
      </w:pPr>
    </w:p>
    <w:p w:rsidR="00FC5F72" w:rsidRDefault="00FC5F72" w:rsidP="002123A3">
      <w:pPr>
        <w:spacing w:after="0" w:line="240" w:lineRule="auto"/>
        <w:jc w:val="right"/>
        <w:rPr>
          <w:rFonts w:ascii="Arial" w:eastAsia="Times New Roman" w:hAnsi="Arial" w:cs="Arial"/>
          <w:sz w:val="23"/>
          <w:szCs w:val="23"/>
          <w:lang w:eastAsia="pt-BR"/>
        </w:rPr>
      </w:pPr>
    </w:p>
    <w:p w:rsidR="00FC5F72" w:rsidRDefault="00FC5F72" w:rsidP="002123A3">
      <w:pPr>
        <w:spacing w:after="0" w:line="240" w:lineRule="auto"/>
        <w:jc w:val="right"/>
        <w:rPr>
          <w:rFonts w:ascii="Arial" w:eastAsia="Times New Roman" w:hAnsi="Arial" w:cs="Arial"/>
          <w:sz w:val="23"/>
          <w:szCs w:val="23"/>
          <w:lang w:eastAsia="pt-BR"/>
        </w:rPr>
      </w:pPr>
    </w:p>
    <w:p w:rsidR="002123A3" w:rsidRPr="002123A3" w:rsidRDefault="002123A3" w:rsidP="002123A3">
      <w:pPr>
        <w:spacing w:after="0" w:line="240" w:lineRule="auto"/>
        <w:jc w:val="right"/>
        <w:rPr>
          <w:rFonts w:ascii="Arial" w:eastAsia="Times New Roman" w:hAnsi="Arial" w:cs="Arial"/>
          <w:sz w:val="18"/>
          <w:szCs w:val="18"/>
          <w:lang w:eastAsia="pt-BR"/>
        </w:rPr>
      </w:pPr>
      <w:r w:rsidRPr="002123A3">
        <w:rPr>
          <w:rFonts w:ascii="Arial" w:eastAsia="Times New Roman" w:hAnsi="Arial" w:cs="Arial"/>
          <w:sz w:val="23"/>
          <w:szCs w:val="23"/>
          <w:lang w:eastAsia="pt-BR"/>
        </w:rPr>
        <w:lastRenderedPageBreak/>
        <w:t>C</w:t>
      </w:r>
      <w:r w:rsidRPr="002123A3">
        <w:rPr>
          <w:rFonts w:ascii="Arial" w:eastAsia="Times New Roman" w:hAnsi="Arial" w:cs="Arial"/>
          <w:sz w:val="18"/>
          <w:szCs w:val="18"/>
          <w:lang w:eastAsia="pt-BR"/>
        </w:rPr>
        <w:t>A P Í T U L O</w:t>
      </w:r>
    </w:p>
    <w:p w:rsidR="002123A3" w:rsidRPr="000D29E1" w:rsidRDefault="002123A3" w:rsidP="000D29E1">
      <w:pPr>
        <w:pStyle w:val="Heading1"/>
        <w:jc w:val="right"/>
        <w:rPr>
          <w:rFonts w:ascii="Arial" w:hAnsi="Arial" w:cs="Arial"/>
          <w:b w:val="0"/>
          <w:sz w:val="164"/>
          <w:szCs w:val="164"/>
        </w:rPr>
      </w:pPr>
      <w:bookmarkStart w:id="1485" w:name="_Toc421743356"/>
      <w:bookmarkStart w:id="1486" w:name="_Toc421744040"/>
      <w:r w:rsidRPr="000D29E1">
        <w:rPr>
          <w:rFonts w:ascii="Arial" w:hAnsi="Arial" w:cs="Arial"/>
          <w:b w:val="0"/>
          <w:sz w:val="164"/>
          <w:szCs w:val="164"/>
        </w:rPr>
        <w:t>6</w:t>
      </w:r>
      <w:bookmarkEnd w:id="1485"/>
      <w:bookmarkEnd w:id="1486"/>
    </w:p>
    <w:p w:rsidR="002123A3" w:rsidRPr="000D29E1" w:rsidRDefault="002123A3" w:rsidP="000D29E1">
      <w:pPr>
        <w:pStyle w:val="Heading1"/>
        <w:jc w:val="right"/>
        <w:rPr>
          <w:rFonts w:ascii="Arial" w:hAnsi="Arial" w:cs="Arial"/>
          <w:b w:val="0"/>
          <w:sz w:val="33"/>
          <w:szCs w:val="33"/>
        </w:rPr>
      </w:pPr>
      <w:bookmarkStart w:id="1487" w:name="_Toc421744041"/>
      <w:r w:rsidRPr="000D29E1">
        <w:rPr>
          <w:rFonts w:ascii="Arial" w:hAnsi="Arial" w:cs="Arial"/>
          <w:b w:val="0"/>
          <w:sz w:val="41"/>
          <w:szCs w:val="41"/>
        </w:rPr>
        <w:t>C</w:t>
      </w:r>
      <w:r w:rsidRPr="000D29E1">
        <w:rPr>
          <w:rFonts w:ascii="Arial" w:hAnsi="Arial" w:cs="Arial"/>
          <w:b w:val="0"/>
          <w:sz w:val="33"/>
          <w:szCs w:val="33"/>
        </w:rPr>
        <w:t xml:space="preserve">ONSIDERAÇÕES </w:t>
      </w:r>
      <w:r w:rsidRPr="000D29E1">
        <w:rPr>
          <w:rFonts w:ascii="Arial" w:hAnsi="Arial" w:cs="Arial"/>
          <w:b w:val="0"/>
          <w:sz w:val="41"/>
          <w:szCs w:val="41"/>
        </w:rPr>
        <w:t>F</w:t>
      </w:r>
      <w:r w:rsidRPr="000D29E1">
        <w:rPr>
          <w:rFonts w:ascii="Arial" w:hAnsi="Arial" w:cs="Arial"/>
          <w:b w:val="0"/>
          <w:sz w:val="33"/>
          <w:szCs w:val="33"/>
        </w:rPr>
        <w:t xml:space="preserve">INAIS E </w:t>
      </w:r>
      <w:r w:rsidRPr="000D29E1">
        <w:rPr>
          <w:rFonts w:ascii="Arial" w:hAnsi="Arial" w:cs="Arial"/>
          <w:b w:val="0"/>
          <w:sz w:val="41"/>
          <w:szCs w:val="41"/>
        </w:rPr>
        <w:t>T</w:t>
      </w:r>
      <w:r w:rsidRPr="000D29E1">
        <w:rPr>
          <w:rFonts w:ascii="Arial" w:hAnsi="Arial" w:cs="Arial"/>
          <w:b w:val="0"/>
          <w:sz w:val="33"/>
          <w:szCs w:val="33"/>
        </w:rPr>
        <w:t xml:space="preserve">RABALHOS </w:t>
      </w:r>
      <w:r w:rsidRPr="000D29E1">
        <w:rPr>
          <w:rFonts w:ascii="Arial" w:hAnsi="Arial" w:cs="Arial"/>
          <w:b w:val="0"/>
          <w:sz w:val="41"/>
          <w:szCs w:val="41"/>
        </w:rPr>
        <w:t>F</w:t>
      </w:r>
      <w:r w:rsidRPr="000D29E1">
        <w:rPr>
          <w:rFonts w:ascii="Arial" w:hAnsi="Arial" w:cs="Arial"/>
          <w:b w:val="0"/>
          <w:sz w:val="33"/>
          <w:szCs w:val="33"/>
        </w:rPr>
        <w:t>UTUROS</w:t>
      </w:r>
      <w:bookmarkEnd w:id="1487"/>
    </w:p>
    <w:p w:rsidR="002123A3" w:rsidRPr="002123A3" w:rsidRDefault="002123A3" w:rsidP="002123A3">
      <w:pPr>
        <w:spacing w:after="0" w:line="240" w:lineRule="auto"/>
        <w:jc w:val="right"/>
        <w:rPr>
          <w:rFonts w:ascii="Arial" w:eastAsia="Times New Roman" w:hAnsi="Arial" w:cs="Arial"/>
          <w:sz w:val="33"/>
          <w:szCs w:val="33"/>
          <w:lang w:eastAsia="pt-BR"/>
        </w:rPr>
      </w:pPr>
    </w:p>
    <w:p w:rsidR="002123A3" w:rsidRDefault="002123A3" w:rsidP="006A4BF5">
      <w:pPr>
        <w:pStyle w:val="Estilocorpodoc"/>
        <w:ind w:firstLine="708"/>
        <w:rPr>
          <w:sz w:val="24"/>
        </w:rPr>
      </w:pPr>
    </w:p>
    <w:p w:rsidR="00F97FCA" w:rsidRPr="0089006A" w:rsidRDefault="0039281B" w:rsidP="006A4BF5">
      <w:pPr>
        <w:pStyle w:val="Estilocorpodoc"/>
        <w:ind w:firstLine="708"/>
        <w:rPr>
          <w:sz w:val="24"/>
        </w:rPr>
      </w:pPr>
      <w:r w:rsidRPr="0089006A">
        <w:rPr>
          <w:sz w:val="24"/>
        </w:rPr>
        <w:t xml:space="preserve">A solução em </w:t>
      </w:r>
      <w:r w:rsidRPr="00211096">
        <w:rPr>
          <w:i/>
          <w:sz w:val="24"/>
        </w:rPr>
        <w:t>software</w:t>
      </w:r>
      <w:r w:rsidR="002123A3">
        <w:rPr>
          <w:i/>
          <w:sz w:val="24"/>
        </w:rPr>
        <w:t xml:space="preserve"> </w:t>
      </w:r>
      <w:r w:rsidR="0022181B" w:rsidRPr="002123A3">
        <w:rPr>
          <w:sz w:val="24"/>
        </w:rPr>
        <w:t>apresentada</w:t>
      </w:r>
      <w:r w:rsidR="002123A3">
        <w:rPr>
          <w:i/>
          <w:sz w:val="24"/>
        </w:rPr>
        <w:t xml:space="preserve"> e</w:t>
      </w:r>
      <w:r w:rsidRPr="0089006A">
        <w:rPr>
          <w:sz w:val="24"/>
        </w:rPr>
        <w:t xml:space="preserve"> desenvolvida</w:t>
      </w:r>
      <w:r w:rsidR="006A4BF5" w:rsidRPr="0089006A">
        <w:rPr>
          <w:sz w:val="24"/>
        </w:rPr>
        <w:t xml:space="preserve"> se trata</w:t>
      </w:r>
      <w:r w:rsidRPr="0089006A">
        <w:rPr>
          <w:sz w:val="24"/>
        </w:rPr>
        <w:t xml:space="preserve"> de uma proposta inicial que pode se tornar um módulo interno com grandes potenciais para integrações futuras, neste trabalho foi </w:t>
      </w:r>
      <w:r w:rsidR="006A4BF5" w:rsidRPr="0089006A">
        <w:rPr>
          <w:sz w:val="24"/>
        </w:rPr>
        <w:t>adotada</w:t>
      </w:r>
      <w:r w:rsidRPr="0089006A">
        <w:rPr>
          <w:sz w:val="24"/>
        </w:rPr>
        <w:t xml:space="preserve"> a integraç</w:t>
      </w:r>
      <w:r w:rsidR="006A4BF5" w:rsidRPr="0089006A">
        <w:rPr>
          <w:sz w:val="24"/>
        </w:rPr>
        <w:t xml:space="preserve">ão </w:t>
      </w:r>
      <w:r w:rsidR="002123A3">
        <w:rPr>
          <w:sz w:val="24"/>
        </w:rPr>
        <w:t xml:space="preserve">do sistema GSAN </w:t>
      </w:r>
      <w:r w:rsidR="006A4BF5" w:rsidRPr="0089006A">
        <w:rPr>
          <w:sz w:val="24"/>
        </w:rPr>
        <w:t>com uma central de atendimento</w:t>
      </w:r>
      <w:r w:rsidR="002123A3">
        <w:rPr>
          <w:sz w:val="24"/>
        </w:rPr>
        <w:t xml:space="preserve"> automatizada através do software Asterisk</w:t>
      </w:r>
      <w:r w:rsidR="006A4BF5" w:rsidRPr="0089006A">
        <w:rPr>
          <w:sz w:val="24"/>
        </w:rPr>
        <w:t xml:space="preserve">, </w:t>
      </w:r>
      <w:r w:rsidR="00740BC4">
        <w:rPr>
          <w:sz w:val="24"/>
        </w:rPr>
        <w:t xml:space="preserve">os </w:t>
      </w:r>
      <w:r w:rsidR="006A4BF5" w:rsidRPr="0089006A">
        <w:rPr>
          <w:sz w:val="24"/>
        </w:rPr>
        <w:t xml:space="preserve">novos </w:t>
      </w:r>
      <w:r w:rsidRPr="0089006A">
        <w:rPr>
          <w:sz w:val="24"/>
        </w:rPr>
        <w:t xml:space="preserve">serviços </w:t>
      </w:r>
      <w:r w:rsidR="00740BC4">
        <w:rPr>
          <w:sz w:val="24"/>
        </w:rPr>
        <w:t>desenvolvidos</w:t>
      </w:r>
      <w:r w:rsidRPr="0089006A">
        <w:rPr>
          <w:sz w:val="24"/>
        </w:rPr>
        <w:t xml:space="preserve"> </w:t>
      </w:r>
      <w:r w:rsidR="00740BC4">
        <w:rPr>
          <w:sz w:val="24"/>
        </w:rPr>
        <w:t xml:space="preserve">possibilitam a reutilização </w:t>
      </w:r>
      <w:r w:rsidRPr="0089006A">
        <w:rPr>
          <w:sz w:val="24"/>
        </w:rPr>
        <w:t xml:space="preserve">para quaisquer outras soluções </w:t>
      </w:r>
      <w:r w:rsidR="00816486">
        <w:rPr>
          <w:sz w:val="24"/>
        </w:rPr>
        <w:t>do gênero, o</w:t>
      </w:r>
      <w:r w:rsidR="006A4BF5" w:rsidRPr="0089006A">
        <w:rPr>
          <w:sz w:val="24"/>
        </w:rPr>
        <w:t xml:space="preserve"> </w:t>
      </w:r>
      <w:r w:rsidR="00816486">
        <w:rPr>
          <w:sz w:val="24"/>
        </w:rPr>
        <w:t>código fonte será</w:t>
      </w:r>
      <w:r w:rsidR="006A4BF5" w:rsidRPr="0089006A">
        <w:rPr>
          <w:sz w:val="24"/>
        </w:rPr>
        <w:t xml:space="preserve"> </w:t>
      </w:r>
      <w:r w:rsidRPr="0089006A">
        <w:rPr>
          <w:sz w:val="24"/>
        </w:rPr>
        <w:t>d</w:t>
      </w:r>
      <w:r w:rsidR="006A4BF5" w:rsidRPr="0089006A">
        <w:rPr>
          <w:sz w:val="24"/>
        </w:rPr>
        <w:t>isponibilizado</w:t>
      </w:r>
      <w:r w:rsidRPr="0089006A">
        <w:rPr>
          <w:sz w:val="24"/>
        </w:rPr>
        <w:t xml:space="preserve"> na comunidade do GSAN</w:t>
      </w:r>
      <w:r w:rsidR="006A4BF5" w:rsidRPr="0089006A">
        <w:rPr>
          <w:sz w:val="24"/>
        </w:rPr>
        <w:t>, para que seja mantido e evoluído ao longo do tempo.</w:t>
      </w:r>
      <w:r w:rsidR="000D29E1">
        <w:rPr>
          <w:sz w:val="24"/>
        </w:rPr>
        <w:t xml:space="preserve"> </w:t>
      </w:r>
      <w:r w:rsidR="006A4BF5" w:rsidRPr="0089006A">
        <w:rPr>
          <w:sz w:val="24"/>
        </w:rPr>
        <w:t>Existem alguns recursos ou rotinas que podem ser criados para melhor aproveitamento e aprimoramento da solução proposta.</w:t>
      </w:r>
    </w:p>
    <w:p w:rsidR="006A4BF5" w:rsidRPr="0089006A" w:rsidRDefault="00634145" w:rsidP="00A02B9A">
      <w:pPr>
        <w:pStyle w:val="Estilocorpodoc"/>
        <w:numPr>
          <w:ilvl w:val="0"/>
          <w:numId w:val="7"/>
        </w:numPr>
        <w:rPr>
          <w:sz w:val="24"/>
        </w:rPr>
      </w:pPr>
      <w:r w:rsidRPr="0089006A">
        <w:rPr>
          <w:sz w:val="24"/>
        </w:rPr>
        <w:t>Reconhecimento de</w:t>
      </w:r>
      <w:r w:rsidR="006A4BF5" w:rsidRPr="0089006A">
        <w:rPr>
          <w:sz w:val="24"/>
        </w:rPr>
        <w:t xml:space="preserve"> voz, para os casos de falta de água, que ocorre em regiões fora do endereço do cliente, de forma que o cliente possa informar a Rua que ocorre o problema.</w:t>
      </w:r>
    </w:p>
    <w:p w:rsidR="00634145" w:rsidRPr="0089006A" w:rsidRDefault="00634145" w:rsidP="00A02B9A">
      <w:pPr>
        <w:pStyle w:val="Estilocorpodoc"/>
        <w:numPr>
          <w:ilvl w:val="0"/>
          <w:numId w:val="7"/>
        </w:numPr>
        <w:rPr>
          <w:sz w:val="24"/>
        </w:rPr>
      </w:pPr>
      <w:r w:rsidRPr="0089006A">
        <w:rPr>
          <w:sz w:val="24"/>
        </w:rPr>
        <w:t>Automatizar serviços como negociação de débitos do cliente para serem realizados através da URA.</w:t>
      </w:r>
    </w:p>
    <w:p w:rsidR="00634145" w:rsidRPr="0089006A" w:rsidRDefault="00634145" w:rsidP="00A02B9A">
      <w:pPr>
        <w:pStyle w:val="Estilocorpodoc"/>
        <w:numPr>
          <w:ilvl w:val="0"/>
          <w:numId w:val="7"/>
        </w:numPr>
        <w:rPr>
          <w:sz w:val="24"/>
        </w:rPr>
      </w:pPr>
      <w:r w:rsidRPr="0089006A">
        <w:rPr>
          <w:sz w:val="24"/>
        </w:rPr>
        <w:t>Automatizar o feedback dos serviços realizados</w:t>
      </w:r>
      <w:r w:rsidR="006A4BF5" w:rsidRPr="0089006A">
        <w:rPr>
          <w:sz w:val="24"/>
        </w:rPr>
        <w:t>, ou seja</w:t>
      </w:r>
      <w:r w:rsidR="00816486">
        <w:rPr>
          <w:sz w:val="24"/>
        </w:rPr>
        <w:t>,</w:t>
      </w:r>
      <w:r w:rsidR="006A4BF5" w:rsidRPr="0089006A">
        <w:rPr>
          <w:sz w:val="24"/>
        </w:rPr>
        <w:t xml:space="preserve"> a cada </w:t>
      </w:r>
      <w:r w:rsidR="00F97FCA" w:rsidRPr="0089006A">
        <w:rPr>
          <w:sz w:val="24"/>
        </w:rPr>
        <w:t xml:space="preserve">térmico de Ordem de Serviço </w:t>
      </w:r>
      <w:r w:rsidR="006A4BF5" w:rsidRPr="0089006A">
        <w:rPr>
          <w:sz w:val="24"/>
        </w:rPr>
        <w:t>o GSAN solicita do Asterisk que ele contate o cliente.</w:t>
      </w:r>
    </w:p>
    <w:p w:rsidR="0002694C" w:rsidRDefault="00A0344F" w:rsidP="00A02B9A">
      <w:pPr>
        <w:pStyle w:val="Estilocorpodoc"/>
        <w:numPr>
          <w:ilvl w:val="0"/>
          <w:numId w:val="7"/>
        </w:numPr>
        <w:rPr>
          <w:sz w:val="24"/>
        </w:rPr>
      </w:pPr>
      <w:r w:rsidRPr="0089006A">
        <w:rPr>
          <w:sz w:val="24"/>
        </w:rPr>
        <w:t xml:space="preserve">Utilizar o Interceptador </w:t>
      </w:r>
      <w:r w:rsidR="006A4BF5" w:rsidRPr="0089006A">
        <w:rPr>
          <w:sz w:val="24"/>
        </w:rPr>
        <w:t>gerando</w:t>
      </w:r>
      <w:r w:rsidRPr="0089006A">
        <w:rPr>
          <w:sz w:val="24"/>
        </w:rPr>
        <w:t xml:space="preserve"> estatísticas dos acessos realizados, coletando tempo de respostas e traçando perfis de cliente que mais realizam solicitações via </w:t>
      </w:r>
      <w:r w:rsidRPr="00D40952">
        <w:rPr>
          <w:i/>
          <w:sz w:val="24"/>
        </w:rPr>
        <w:t>Call Center</w:t>
      </w:r>
      <w:r w:rsidRPr="0089006A">
        <w:rPr>
          <w:sz w:val="24"/>
        </w:rPr>
        <w:t>.</w:t>
      </w:r>
    </w:p>
    <w:p w:rsidR="0002694C" w:rsidRDefault="0002694C" w:rsidP="0002694C">
      <w:pPr>
        <w:pStyle w:val="Estilocorpodoc"/>
        <w:ind w:left="1428" w:firstLine="0"/>
        <w:rPr>
          <w:sz w:val="24"/>
        </w:rPr>
      </w:pPr>
    </w:p>
    <w:p w:rsidR="006A4BF5" w:rsidRDefault="00F97FCA" w:rsidP="0002694C">
      <w:pPr>
        <w:pStyle w:val="Estilocorpodoc"/>
        <w:ind w:firstLine="0"/>
        <w:rPr>
          <w:sz w:val="24"/>
        </w:rPr>
      </w:pPr>
      <w:r w:rsidRPr="0002694C">
        <w:rPr>
          <w:sz w:val="24"/>
        </w:rPr>
        <w:t>Estes s</w:t>
      </w:r>
      <w:r w:rsidR="006A4BF5" w:rsidRPr="0002694C">
        <w:rPr>
          <w:sz w:val="24"/>
        </w:rPr>
        <w:t xml:space="preserve">ão </w:t>
      </w:r>
      <w:r w:rsidRPr="0002694C">
        <w:rPr>
          <w:sz w:val="24"/>
        </w:rPr>
        <w:t>cenários que podem contribuir para o melhor aproveitamento da solução</w:t>
      </w:r>
      <w:r w:rsidR="00816486">
        <w:rPr>
          <w:sz w:val="24"/>
        </w:rPr>
        <w:t>, com potencial de redução ainda maior dos registros de atendimentos.</w:t>
      </w:r>
      <w:r w:rsidRPr="0002694C">
        <w:rPr>
          <w:sz w:val="24"/>
        </w:rPr>
        <w:t xml:space="preserve"> </w:t>
      </w:r>
    </w:p>
    <w:p w:rsidR="00984668" w:rsidRPr="00271FE5" w:rsidRDefault="00984668" w:rsidP="00271FE5">
      <w:pPr>
        <w:pStyle w:val="Heading1"/>
        <w:jc w:val="right"/>
        <w:rPr>
          <w:rFonts w:ascii="Arial" w:hAnsi="Arial" w:cs="Arial"/>
          <w:b w:val="0"/>
        </w:rPr>
      </w:pPr>
      <w:bookmarkStart w:id="1488" w:name="_Toc421744042"/>
      <w:r w:rsidRPr="00271FE5">
        <w:rPr>
          <w:rFonts w:ascii="Arial" w:hAnsi="Arial" w:cs="Arial"/>
          <w:b w:val="0"/>
          <w:sz w:val="41"/>
          <w:szCs w:val="41"/>
        </w:rPr>
        <w:lastRenderedPageBreak/>
        <w:t>R</w:t>
      </w:r>
      <w:r w:rsidRPr="00271FE5">
        <w:rPr>
          <w:rFonts w:ascii="Arial" w:hAnsi="Arial" w:cs="Arial"/>
          <w:b w:val="0"/>
          <w:sz w:val="33"/>
          <w:szCs w:val="33"/>
        </w:rPr>
        <w:t>EFERÊNCIAS</w:t>
      </w:r>
      <w:bookmarkEnd w:id="1488"/>
    </w:p>
    <w:p w:rsidR="00D14496" w:rsidRDefault="00D14496" w:rsidP="006E68F4">
      <w:pPr>
        <w:pStyle w:val="NoSpacing"/>
      </w:pPr>
    </w:p>
    <w:bookmarkEnd w:id="383"/>
    <w:bookmarkEnd w:id="384"/>
    <w:bookmarkEnd w:id="385"/>
    <w:p w:rsidR="00C40FE1" w:rsidRDefault="00C40FE1" w:rsidP="00C40FE1">
      <w:pPr>
        <w:pStyle w:val="Estilocorpodoc"/>
        <w:spacing w:line="240" w:lineRule="auto"/>
        <w:ind w:firstLine="708"/>
      </w:pPr>
      <w:r>
        <w:t xml:space="preserve">ALMEIDA, </w:t>
      </w:r>
      <w:r w:rsidRPr="00862430">
        <w:t>Lucas Augusto Almeida</w:t>
      </w:r>
      <w:r>
        <w:t xml:space="preserve">. </w:t>
      </w:r>
      <w:r w:rsidRPr="00862430">
        <w:t>Hydra: Desenvolvimento de uma aplicação ubíqua para</w:t>
      </w:r>
      <w:r>
        <w:t>. Monografia (</w:t>
      </w:r>
      <w:r w:rsidRPr="00862430">
        <w:t>Bacharelado em Ciência da Computação</w:t>
      </w:r>
      <w:r>
        <w:t xml:space="preserve">) - </w:t>
      </w:r>
      <w:r w:rsidRPr="00862430">
        <w:t>Universidade de Brasília</w:t>
      </w:r>
      <w:r>
        <w:t xml:space="preserve">, </w:t>
      </w:r>
      <w:r w:rsidRPr="00862430">
        <w:t>Instituto de Ciências Exatas Departamento de Ciência da Computação</w:t>
      </w:r>
      <w:r>
        <w:t>, 2011.</w:t>
      </w:r>
    </w:p>
    <w:p w:rsidR="00C40FE1" w:rsidRDefault="00A20CDD" w:rsidP="00A20CDD">
      <w:pPr>
        <w:pStyle w:val="Estilocorpodoc"/>
        <w:spacing w:line="240" w:lineRule="auto"/>
        <w:ind w:firstLine="0"/>
      </w:pPr>
      <w:r>
        <w:tab/>
      </w:r>
    </w:p>
    <w:p w:rsidR="00A20CDD" w:rsidRPr="00A20CDD" w:rsidRDefault="00A20CDD" w:rsidP="00C40FE1">
      <w:pPr>
        <w:pStyle w:val="Estilocorpodoc"/>
        <w:spacing w:line="240" w:lineRule="auto"/>
        <w:ind w:firstLine="708"/>
      </w:pPr>
      <w:r>
        <w:t xml:space="preserve">AMAE, </w:t>
      </w:r>
      <w:r w:rsidRPr="00A20CDD">
        <w:t>Agência Municipal de Regulação dos Serviços de Água e Esgotos de Joinville</w:t>
      </w:r>
      <w:r w:rsidRPr="00A25D2D">
        <w:t xml:space="preserve">: </w:t>
      </w:r>
      <w:r w:rsidRPr="00A20CDD">
        <w:t>Relatório de Análise Regulatória da Companhia de Águas de Joinville</w:t>
      </w:r>
      <w:r>
        <w:t xml:space="preserve">. Disponível em </w:t>
      </w:r>
      <w:r w:rsidRPr="00A25D2D">
        <w:t>&lt;</w:t>
      </w:r>
      <w:r w:rsidRPr="00A20CDD">
        <w:t>http://www.amae.sc.gov.br/wp-content/uploads/2014/12/Relat</w:t>
      </w:r>
      <w:r>
        <w:t>ó</w:t>
      </w:r>
      <w:r w:rsidRPr="00A20CDD">
        <w:t>rio-de-An</w:t>
      </w:r>
      <w:r>
        <w:t>álise-Regulató</w:t>
      </w:r>
      <w:r w:rsidRPr="00A20CDD">
        <w:t>ria-Agosto-2014.pdf</w:t>
      </w:r>
      <w:r w:rsidRPr="00A25D2D">
        <w:t xml:space="preserve">/&gt;. </w:t>
      </w:r>
      <w:r w:rsidRPr="00A20CDD">
        <w:t>Acesso em: 14 mar.</w:t>
      </w:r>
      <w:r>
        <w:t xml:space="preserve"> 2015</w:t>
      </w:r>
      <w:r w:rsidRPr="00A20CDD">
        <w:t>.</w:t>
      </w:r>
    </w:p>
    <w:p w:rsidR="00A20CDD" w:rsidRDefault="00860CA7" w:rsidP="007F3194">
      <w:pPr>
        <w:pStyle w:val="Estilocorpodoc"/>
        <w:spacing w:line="240" w:lineRule="auto"/>
        <w:ind w:firstLine="0"/>
      </w:pPr>
      <w:r w:rsidRPr="00A25D2D">
        <w:tab/>
      </w:r>
    </w:p>
    <w:p w:rsidR="00860CA7" w:rsidRDefault="00860CA7" w:rsidP="00A20CDD">
      <w:pPr>
        <w:pStyle w:val="Estilocorpodoc"/>
        <w:spacing w:line="240" w:lineRule="auto"/>
        <w:ind w:firstLine="708"/>
        <w:rPr>
          <w:lang w:val="en-US"/>
        </w:rPr>
      </w:pPr>
      <w:r w:rsidRPr="00A25D2D">
        <w:t xml:space="preserve">Apache Struts: Página oficial do framework Apache Struts. Disponível em &lt;http://struts.apache.org/&gt;. </w:t>
      </w:r>
      <w:proofErr w:type="spellStart"/>
      <w:r w:rsidR="00417385">
        <w:rPr>
          <w:lang w:val="en-US"/>
        </w:rPr>
        <w:t>Acesso</w:t>
      </w:r>
      <w:proofErr w:type="spellEnd"/>
      <w:r w:rsidR="00417385">
        <w:rPr>
          <w:lang w:val="en-US"/>
        </w:rPr>
        <w:t xml:space="preserve"> </w:t>
      </w:r>
      <w:proofErr w:type="spellStart"/>
      <w:r w:rsidR="00417385">
        <w:rPr>
          <w:lang w:val="en-US"/>
        </w:rPr>
        <w:t>em</w:t>
      </w:r>
      <w:proofErr w:type="spellEnd"/>
      <w:r w:rsidR="00417385">
        <w:rPr>
          <w:lang w:val="en-US"/>
        </w:rPr>
        <w:t>: 14 mar.</w:t>
      </w:r>
      <w:r w:rsidRPr="00CA0B4F">
        <w:rPr>
          <w:lang w:val="en-US"/>
        </w:rPr>
        <w:t xml:space="preserve"> 2014</w:t>
      </w:r>
      <w:r w:rsidRPr="00860CA7">
        <w:rPr>
          <w:lang w:val="en-US"/>
        </w:rPr>
        <w:t>.</w:t>
      </w:r>
    </w:p>
    <w:p w:rsidR="00860CA7" w:rsidRDefault="00860CA7" w:rsidP="007F3194">
      <w:pPr>
        <w:pStyle w:val="Estilocorpodoc"/>
        <w:spacing w:line="240" w:lineRule="auto"/>
        <w:ind w:firstLine="0"/>
        <w:rPr>
          <w:lang w:val="en-US"/>
        </w:rPr>
      </w:pPr>
    </w:p>
    <w:p w:rsidR="009249D1" w:rsidRDefault="00052E6D" w:rsidP="007F3194">
      <w:pPr>
        <w:pStyle w:val="Estilocorpodoc"/>
        <w:spacing w:line="240" w:lineRule="auto"/>
        <w:ind w:firstLine="0"/>
      </w:pPr>
      <w:r>
        <w:rPr>
          <w:lang w:val="en-US"/>
        </w:rPr>
        <w:tab/>
      </w:r>
      <w:r w:rsidR="009249D1" w:rsidRPr="009249D1">
        <w:rPr>
          <w:lang w:val="en-US"/>
        </w:rPr>
        <w:t xml:space="preserve">Asterisk: An </w:t>
      </w:r>
      <w:r w:rsidR="009249D1" w:rsidRPr="00211096">
        <w:rPr>
          <w:i/>
          <w:lang w:val="en-US"/>
        </w:rPr>
        <w:t>Open Source PBX and telephony toolkit</w:t>
      </w:r>
      <w:r w:rsidR="009249D1" w:rsidRPr="009249D1">
        <w:rPr>
          <w:lang w:val="en-US"/>
        </w:rPr>
        <w:t xml:space="preserve">. </w:t>
      </w:r>
      <w:r w:rsidR="009249D1">
        <w:t>Disponível em: &lt;http://www.asterisk.org/&gt;. Acesso em: 09 mar. 2014.</w:t>
      </w:r>
    </w:p>
    <w:p w:rsidR="00477A89" w:rsidRDefault="00477A89" w:rsidP="007F3194">
      <w:pPr>
        <w:pStyle w:val="Estilocorpodoc"/>
        <w:spacing w:line="240" w:lineRule="auto"/>
        <w:ind w:firstLine="0"/>
      </w:pPr>
    </w:p>
    <w:p w:rsidR="00052E6D" w:rsidRPr="00643D5D" w:rsidRDefault="00477A89" w:rsidP="00C40FE1">
      <w:pPr>
        <w:pStyle w:val="Estilocorpodoc"/>
        <w:spacing w:line="240" w:lineRule="auto"/>
        <w:ind w:firstLine="0"/>
      </w:pPr>
      <w:r>
        <w:tab/>
      </w:r>
      <w:r w:rsidRPr="005E5DD4">
        <w:t xml:space="preserve">Asterisk-Java: The free Java library for Asterisk PBX integration. </w:t>
      </w:r>
      <w:r>
        <w:t>Disponível em: &lt;</w:t>
      </w:r>
      <w:r w:rsidRPr="00477A89">
        <w:t xml:space="preserve"> </w:t>
      </w:r>
      <w:r>
        <w:t>http://www.asterisk-java.org/&gt;. Acesso em: 20 ma</w:t>
      </w:r>
      <w:r w:rsidR="00CB442E">
        <w:t>i</w:t>
      </w:r>
      <w:r>
        <w:t>. 2015.</w:t>
      </w:r>
    </w:p>
    <w:p w:rsidR="00052E6D" w:rsidRDefault="00052E6D" w:rsidP="00052E6D">
      <w:pPr>
        <w:pStyle w:val="Estilocorpodoc"/>
        <w:spacing w:line="240" w:lineRule="auto"/>
      </w:pPr>
    </w:p>
    <w:p w:rsidR="00675365" w:rsidRDefault="00675365" w:rsidP="00675365">
      <w:pPr>
        <w:pStyle w:val="Estilocorpodoc"/>
        <w:spacing w:line="240" w:lineRule="auto"/>
        <w:ind w:firstLine="708"/>
      </w:pPr>
      <w:r w:rsidRPr="00675365">
        <w:t>BRASIL Lei no 8.078, de 11 de setembro de 1990. Novo Código Civil Br</w:t>
      </w:r>
      <w:r>
        <w:t>asileiro. Legislação Federal.  P</w:t>
      </w:r>
      <w:r w:rsidRPr="00675365">
        <w:t xml:space="preserve">ara fixar normas gerais sobre o Serviço de Atendimento ao Consumidor - SAC. </w:t>
      </w:r>
      <w:r>
        <w:t>em: &lt;</w:t>
      </w:r>
      <w:r w:rsidRPr="00885AE6">
        <w:t>http://www.planalto.gov.br/ccivil_03/_ato2007-2010/2008/decreto/d6523.htm</w:t>
      </w:r>
      <w:r>
        <w:t>/&gt;. Acesso em: 26 mai. 2015.</w:t>
      </w:r>
    </w:p>
    <w:p w:rsidR="00675365" w:rsidRDefault="00675365" w:rsidP="00052E6D">
      <w:pPr>
        <w:pStyle w:val="Estilocorpodoc"/>
        <w:spacing w:line="240" w:lineRule="auto"/>
      </w:pPr>
    </w:p>
    <w:p w:rsidR="00052E6D" w:rsidRDefault="00CF1AA9" w:rsidP="007F3194">
      <w:pPr>
        <w:pStyle w:val="Estilocorpodoc"/>
        <w:spacing w:line="240" w:lineRule="auto"/>
        <w:ind w:firstLine="0"/>
        <w:rPr>
          <w:ins w:id="1489" w:author="Marcos Junior" w:date="2015-06-11T19:13:00Z"/>
        </w:rPr>
      </w:pPr>
      <w:r>
        <w:tab/>
      </w:r>
      <w:r w:rsidR="00052E6D">
        <w:t>CAERN - Companhia de Água e Esgotos do Rio Grande do Norte. Disponível em &lt;http://200.149.240.132/gsanSegundaVia/pesquisaMatricula&gt;. Acesso em 14/05/2014.</w:t>
      </w:r>
    </w:p>
    <w:p w:rsidR="0094258E" w:rsidRDefault="0094258E" w:rsidP="007F3194">
      <w:pPr>
        <w:pStyle w:val="Estilocorpodoc"/>
        <w:spacing w:line="240" w:lineRule="auto"/>
        <w:ind w:firstLine="0"/>
        <w:rPr>
          <w:ins w:id="1490" w:author="Marcos Junior" w:date="2015-06-11T19:13:00Z"/>
        </w:rPr>
      </w:pPr>
    </w:p>
    <w:p w:rsidR="0094258E" w:rsidRDefault="0094258E" w:rsidP="0094258E">
      <w:pPr>
        <w:pStyle w:val="Estilocorpodoc"/>
        <w:spacing w:line="240" w:lineRule="auto"/>
        <w:ind w:firstLine="708"/>
        <w:rPr>
          <w:ins w:id="1491" w:author="Marcos Junior" w:date="2015-06-11T19:13:00Z"/>
        </w:rPr>
      </w:pPr>
      <w:ins w:id="1492" w:author="Marcos Junior" w:date="2015-06-11T19:13:00Z">
        <w:r>
          <w:t xml:space="preserve">CAMPOS, Humberto Vinicius Aparecido de. </w:t>
        </w:r>
        <w:r w:rsidRPr="0094258E">
          <w:t>PBX-IP: GERENCIANDO TECNOLOGIAS DE TELECOMUNICAÇÃO</w:t>
        </w:r>
        <w:r>
          <w:t xml:space="preserve">. </w:t>
        </w:r>
      </w:ins>
      <w:ins w:id="1493" w:author="Marcos Junior" w:date="2015-06-11T19:14:00Z">
        <w:r>
          <w:t>Monografia</w:t>
        </w:r>
      </w:ins>
      <w:ins w:id="1494" w:author="Marcos Junior" w:date="2015-06-11T19:13:00Z">
        <w:r>
          <w:t xml:space="preserve"> (</w:t>
        </w:r>
      </w:ins>
      <w:ins w:id="1495" w:author="Marcos Junior" w:date="2015-06-11T19:15:00Z">
        <w:r>
          <w:t>Bacharelado</w:t>
        </w:r>
      </w:ins>
      <w:ins w:id="1496" w:author="Marcos Junior" w:date="2015-06-11T19:13:00Z">
        <w:r>
          <w:t xml:space="preserve"> em </w:t>
        </w:r>
      </w:ins>
      <w:ins w:id="1497" w:author="Marcos Junior" w:date="2015-06-11T19:23:00Z">
        <w:r w:rsidR="00D0308A">
          <w:t>Engenharia</w:t>
        </w:r>
      </w:ins>
      <w:ins w:id="1498" w:author="Marcos Junior" w:date="2015-06-11T19:13:00Z">
        <w:r>
          <w:t xml:space="preserve"> </w:t>
        </w:r>
      </w:ins>
      <w:ins w:id="1499" w:author="Marcos Junior" w:date="2015-06-11T19:23:00Z">
        <w:r w:rsidR="00D0308A">
          <w:t xml:space="preserve">da </w:t>
        </w:r>
      </w:ins>
      <w:ins w:id="1500" w:author="Marcos Junior" w:date="2015-06-11T19:15:00Z">
        <w:r>
          <w:t>Computação</w:t>
        </w:r>
      </w:ins>
      <w:ins w:id="1501" w:author="Marcos Junior" w:date="2015-06-11T19:13:00Z">
        <w:r>
          <w:t xml:space="preserve">) - </w:t>
        </w:r>
      </w:ins>
      <w:ins w:id="1502" w:author="Marcos Junior" w:date="2015-06-11T19:24:00Z">
        <w:r w:rsidR="00D0308A">
          <w:t>Centro Universitário Positivo</w:t>
        </w:r>
      </w:ins>
      <w:ins w:id="1503" w:author="Marcos Junior" w:date="2015-06-11T19:13:00Z">
        <w:r>
          <w:t>,</w:t>
        </w:r>
      </w:ins>
      <w:ins w:id="1504" w:author="Marcos Junior" w:date="2015-06-11T19:24:00Z">
        <w:r w:rsidR="00D0308A" w:rsidRPr="00D0308A">
          <w:t xml:space="preserve"> </w:t>
        </w:r>
        <w:r w:rsidR="00D0308A">
          <w:t>Núcleo de Ciências Exatas e Tecnológicas</w:t>
        </w:r>
      </w:ins>
      <w:ins w:id="1505" w:author="Marcos Junior" w:date="2015-06-11T19:13:00Z">
        <w:r w:rsidR="00D0308A">
          <w:t>, 200</w:t>
        </w:r>
      </w:ins>
      <w:ins w:id="1506" w:author="Marcos Junior" w:date="2015-06-11T19:24:00Z">
        <w:r w:rsidR="00D0308A">
          <w:t>7</w:t>
        </w:r>
      </w:ins>
      <w:ins w:id="1507" w:author="Marcos Junior" w:date="2015-06-11T19:13:00Z">
        <w:r>
          <w:t>.</w:t>
        </w:r>
      </w:ins>
    </w:p>
    <w:p w:rsidR="0094258E" w:rsidDel="0094258E" w:rsidRDefault="0094258E" w:rsidP="007F3194">
      <w:pPr>
        <w:pStyle w:val="Estilocorpodoc"/>
        <w:spacing w:line="240" w:lineRule="auto"/>
        <w:ind w:firstLine="0"/>
        <w:rPr>
          <w:del w:id="1508" w:author="Marcos Junior" w:date="2015-06-11T19:13:00Z"/>
        </w:rPr>
      </w:pPr>
    </w:p>
    <w:p w:rsidR="00364E7A" w:rsidRDefault="00364E7A" w:rsidP="00CF1AA9">
      <w:pPr>
        <w:pStyle w:val="Estilocorpodoc"/>
        <w:spacing w:line="240" w:lineRule="auto"/>
        <w:ind w:firstLine="708"/>
      </w:pPr>
    </w:p>
    <w:p w:rsidR="00364E7A" w:rsidRDefault="00364E7A" w:rsidP="00364E7A">
      <w:pPr>
        <w:pStyle w:val="Estilocorpodoc"/>
        <w:spacing w:line="240" w:lineRule="auto"/>
        <w:ind w:firstLine="708"/>
      </w:pPr>
      <w:r w:rsidRPr="004D43E9">
        <w:t>COMPESA - Companhia Pernambucana de Saneamento, Nota de disponibilização de teleatendimento (Call Center) e Atendimento eletrônico. Disponível em &lt;http://lojavirtual.compesa.com.br:8082/gsan/exibirCanaisAtendimentoCompesaAction.do?method=teleatendimento&gt;. Acesso em: 14/05/2014.</w:t>
      </w:r>
    </w:p>
    <w:p w:rsidR="00DA3964" w:rsidRDefault="00DA3964" w:rsidP="009249D1">
      <w:pPr>
        <w:pStyle w:val="Estilocorpodoc"/>
        <w:spacing w:line="240" w:lineRule="auto"/>
      </w:pPr>
    </w:p>
    <w:p w:rsidR="009249D1" w:rsidRDefault="009249D1" w:rsidP="00CF1AA9">
      <w:pPr>
        <w:pStyle w:val="Estilocorpodoc"/>
        <w:spacing w:line="240" w:lineRule="auto"/>
        <w:ind w:firstLine="708"/>
      </w:pPr>
      <w:r>
        <w:t>COSTA, João Carlos Peixoto de Almeida da. Implementação e Gerência de uma Arquitetura de Voz sobre IP. Dissertação (Mestrado em Ciências em Informática) - Universidade Federal do Rio de Janeiro, Núcleo de Computação Eletrônica, 2003.</w:t>
      </w:r>
    </w:p>
    <w:p w:rsidR="00776EF2" w:rsidRDefault="00776EF2" w:rsidP="00CF1AA9">
      <w:pPr>
        <w:pStyle w:val="Estilocorpodoc"/>
        <w:spacing w:line="240" w:lineRule="auto"/>
        <w:ind w:firstLine="708"/>
      </w:pPr>
    </w:p>
    <w:p w:rsidR="00776EF2" w:rsidRPr="00847D33" w:rsidRDefault="00776EF2" w:rsidP="00776EF2">
      <w:pPr>
        <w:pStyle w:val="Estilocorpodoc"/>
        <w:spacing w:line="240" w:lineRule="auto"/>
        <w:ind w:firstLine="708"/>
        <w:rPr>
          <w:u w:val="single"/>
        </w:rPr>
      </w:pPr>
      <w:r>
        <w:t>DARÚ,</w:t>
      </w:r>
      <w:r w:rsidRPr="00776EF2">
        <w:t xml:space="preserve"> Jilsimaico Henrique</w:t>
      </w:r>
      <w:r>
        <w:t xml:space="preserve">. </w:t>
      </w:r>
      <w:r w:rsidRPr="00776EF2">
        <w:t>Implantação do Sistema DISC-OS</w:t>
      </w:r>
      <w:r>
        <w:t xml:space="preserve">. Dissertação (Bacharelado em Sistemas de Informação) - </w:t>
      </w:r>
      <w:r w:rsidR="00847D33" w:rsidRPr="00847D33">
        <w:t xml:space="preserve">Instituto Superior Tupy </w:t>
      </w:r>
      <w:r w:rsidR="00847D33">
        <w:t>–</w:t>
      </w:r>
      <w:r w:rsidR="00847D33" w:rsidRPr="00847D33">
        <w:t xml:space="preserve"> IST</w:t>
      </w:r>
      <w:r>
        <w:t xml:space="preserve">, </w:t>
      </w:r>
      <w:r w:rsidR="00847D33">
        <w:t>2008.</w:t>
      </w:r>
    </w:p>
    <w:p w:rsidR="00885AE6" w:rsidRDefault="00885AE6" w:rsidP="009249D1">
      <w:pPr>
        <w:pStyle w:val="Estilocorpodoc"/>
        <w:spacing w:line="240" w:lineRule="auto"/>
      </w:pPr>
    </w:p>
    <w:p w:rsidR="009249D1" w:rsidRDefault="009249D1" w:rsidP="00CF1AA9">
      <w:pPr>
        <w:pStyle w:val="Estilocorpodoc"/>
        <w:spacing w:line="240" w:lineRule="auto"/>
        <w:ind w:firstLine="708"/>
      </w:pPr>
      <w:r>
        <w:t>Digium – The Asterisk Company. Disponível em: &lt;http://www.d</w:t>
      </w:r>
      <w:r w:rsidR="00417385">
        <w:t>igium.com/&gt;. Acesso em: 09 mar.</w:t>
      </w:r>
      <w:r>
        <w:t xml:space="preserve"> 2014</w:t>
      </w:r>
      <w:r w:rsidR="00417385">
        <w:t>.</w:t>
      </w:r>
      <w:r>
        <w:t xml:space="preserve"> </w:t>
      </w:r>
    </w:p>
    <w:p w:rsidR="005B4E7B" w:rsidRPr="005B4E7B" w:rsidRDefault="005B4E7B" w:rsidP="00CF1AA9">
      <w:pPr>
        <w:pStyle w:val="Estilocorpodoc"/>
        <w:spacing w:line="240" w:lineRule="auto"/>
        <w:ind w:firstLine="708"/>
        <w:rPr>
          <w:u w:val="single"/>
        </w:rPr>
      </w:pPr>
    </w:p>
    <w:p w:rsidR="005B4E7B" w:rsidRDefault="005B4E7B" w:rsidP="00CF1AA9">
      <w:pPr>
        <w:pStyle w:val="Estilocorpodoc"/>
        <w:spacing w:line="240" w:lineRule="auto"/>
        <w:ind w:firstLine="708"/>
      </w:pPr>
      <w:r w:rsidRPr="005B4E7B">
        <w:t>Disc-OS –</w:t>
      </w:r>
      <w:ins w:id="1509" w:author="Marcos Junior" w:date="2015-06-12T14:49:00Z">
        <w:r w:rsidR="00D8425A" w:rsidRPr="00D8425A">
          <w:t xml:space="preserve"> Disc-OS Description</w:t>
        </w:r>
      </w:ins>
      <w:del w:id="1510" w:author="Marcos Junior" w:date="2015-06-12T14:49:00Z">
        <w:r w:rsidRPr="005B4E7B" w:rsidDel="00D8425A">
          <w:delText xml:space="preserve"> Disc-OS</w:delText>
        </w:r>
      </w:del>
      <w:r w:rsidRPr="005B4E7B">
        <w:t xml:space="preserve">. </w:t>
      </w:r>
      <w:r>
        <w:t>Disponível em: &lt;</w:t>
      </w:r>
      <w:r w:rsidRPr="005B4E7B">
        <w:t>http://s</w:t>
      </w:r>
      <w:r>
        <w:t>ourceforge.net/projects/disc-os/&gt;. Acesso em: 20 mai</w:t>
      </w:r>
      <w:r w:rsidR="00417385">
        <w:t>.</w:t>
      </w:r>
      <w:r>
        <w:t xml:space="preserve"> 2015</w:t>
      </w:r>
      <w:r w:rsidR="00417385">
        <w:t>.</w:t>
      </w:r>
      <w:r>
        <w:t xml:space="preserve"> </w:t>
      </w:r>
    </w:p>
    <w:p w:rsidR="005B4E7B" w:rsidRDefault="005B4E7B" w:rsidP="00CF1AA9">
      <w:pPr>
        <w:pStyle w:val="Estilocorpodoc"/>
        <w:spacing w:line="240" w:lineRule="auto"/>
        <w:ind w:firstLine="708"/>
      </w:pPr>
    </w:p>
    <w:p w:rsidR="009541B2" w:rsidRDefault="009541B2" w:rsidP="00CF1AA9">
      <w:pPr>
        <w:pStyle w:val="Estilocorpodoc"/>
        <w:spacing w:line="240" w:lineRule="auto"/>
        <w:ind w:firstLine="708"/>
      </w:pPr>
      <w:r>
        <w:t>Eclipse – Eclipse Fundation. Disponível em: &lt;</w:t>
      </w:r>
      <w:r w:rsidRPr="009541B2">
        <w:rPr>
          <w:rStyle w:val="apple-style-span"/>
          <w:color w:val="000000"/>
          <w:szCs w:val="22"/>
        </w:rPr>
        <w:t>http://www.eclipse.org</w:t>
      </w:r>
      <w:r>
        <w:t>&gt; Acesso em: 10 mar</w:t>
      </w:r>
      <w:r w:rsidR="00417385">
        <w:t xml:space="preserve">. </w:t>
      </w:r>
      <w:r>
        <w:t>2014</w:t>
      </w:r>
      <w:r w:rsidR="00417385">
        <w:t>.</w:t>
      </w:r>
    </w:p>
    <w:p w:rsidR="00F04F0A" w:rsidRDefault="00F04F0A" w:rsidP="009249D1">
      <w:pPr>
        <w:pStyle w:val="Estilocorpodoc"/>
        <w:spacing w:line="240" w:lineRule="auto"/>
      </w:pPr>
    </w:p>
    <w:p w:rsidR="009249D1" w:rsidRDefault="009249D1" w:rsidP="00CF1AA9">
      <w:pPr>
        <w:pStyle w:val="Estilocorpodoc"/>
        <w:spacing w:line="240" w:lineRule="auto"/>
        <w:ind w:firstLine="708"/>
        <w:rPr>
          <w:ins w:id="1511" w:author="Marcos Junior" w:date="2015-06-12T15:16:00Z"/>
        </w:rPr>
      </w:pPr>
      <w:r>
        <w:t xml:space="preserve">FERNANDES, Nelson Luiz Leal. Voz sobre IP: Uma Visão Geral. Rio de Janeiro, 2000. Disponível em: &lt;http://www.ravel.ufrj.br/arquivosPublicacoes/nelson_voip.pdf&gt;. Acesso em: 01 marc. 2014. </w:t>
      </w:r>
    </w:p>
    <w:p w:rsidR="00CF7730" w:rsidRDefault="00CF7730" w:rsidP="00CF1AA9">
      <w:pPr>
        <w:pStyle w:val="Estilocorpodoc"/>
        <w:spacing w:line="240" w:lineRule="auto"/>
        <w:ind w:firstLine="708"/>
        <w:rPr>
          <w:ins w:id="1512" w:author="Marcos Junior" w:date="2015-06-12T15:16:00Z"/>
        </w:rPr>
      </w:pPr>
    </w:p>
    <w:p w:rsidR="00CF7730" w:rsidRDefault="00656F0A" w:rsidP="00CF7730">
      <w:pPr>
        <w:pStyle w:val="Estilocorpodoc"/>
        <w:spacing w:line="240" w:lineRule="auto"/>
        <w:ind w:firstLine="708"/>
        <w:rPr>
          <w:ins w:id="1513" w:author="Marcos Junior" w:date="2015-06-12T15:16:00Z"/>
        </w:rPr>
      </w:pPr>
      <w:ins w:id="1514" w:author="Marcos Junior" w:date="2015-06-12T15:16:00Z">
        <w:r w:rsidRPr="00656F0A">
          <w:rPr>
            <w:rPrChange w:id="1515" w:author="mb250482" w:date="2015-06-16T23:56:00Z">
              <w:rPr>
                <w:b/>
                <w:bCs/>
                <w:lang w:val="en-US"/>
              </w:rPr>
            </w:rPrChange>
          </w:rPr>
          <w:t xml:space="preserve">FOWLER, Martin: Model View Controller. </w:t>
        </w:r>
        <w:r w:rsidR="00CF7730">
          <w:t>Disponível em &lt;</w:t>
        </w:r>
        <w:r w:rsidR="00CF7730" w:rsidRPr="001C378B">
          <w:t xml:space="preserve"> http://martinfowler.com/eaaCatalog/modelViewController.html</w:t>
        </w:r>
        <w:r w:rsidR="00CF7730">
          <w:t>&gt;. Acesso em: 10 mai. 2015.</w:t>
        </w:r>
      </w:ins>
    </w:p>
    <w:p w:rsidR="00CF7730" w:rsidDel="00CF7730" w:rsidRDefault="00CF7730" w:rsidP="00CF1AA9">
      <w:pPr>
        <w:pStyle w:val="Estilocorpodoc"/>
        <w:spacing w:line="240" w:lineRule="auto"/>
        <w:ind w:firstLine="708"/>
        <w:rPr>
          <w:del w:id="1516" w:author="Marcos Junior" w:date="2015-06-12T15:16:00Z"/>
        </w:rPr>
      </w:pPr>
    </w:p>
    <w:p w:rsidR="008E5D08" w:rsidRDefault="008E5D08" w:rsidP="009249D1">
      <w:pPr>
        <w:pStyle w:val="Estilocorpodoc"/>
        <w:spacing w:line="240" w:lineRule="auto"/>
      </w:pPr>
    </w:p>
    <w:p w:rsidR="0094258E" w:rsidRDefault="008E5D08" w:rsidP="00CF1AA9">
      <w:pPr>
        <w:pStyle w:val="Estilocorpodoc"/>
        <w:spacing w:line="240" w:lineRule="auto"/>
        <w:ind w:firstLine="708"/>
        <w:rPr>
          <w:ins w:id="1517" w:author="Marcos Junior" w:date="2015-06-11T19:11:00Z"/>
        </w:rPr>
      </w:pPr>
      <w:r>
        <w:t>Hibernate:</w:t>
      </w:r>
      <w:r w:rsidRPr="008E5D08">
        <w:t xml:space="preserve"> Página oficial do framework Hibernate. Disponível em &lt;http://www.hiber</w:t>
      </w:r>
      <w:r>
        <w:t>nate.org&gt;. Acesso em: 14 mar</w:t>
      </w:r>
      <w:r w:rsidR="00A572B8">
        <w:t>.</w:t>
      </w:r>
      <w:r>
        <w:t xml:space="preserve"> 2014</w:t>
      </w:r>
      <w:r w:rsidRPr="008E5D08">
        <w:t>.</w:t>
      </w:r>
    </w:p>
    <w:p w:rsidR="0094258E" w:rsidDel="0094258E" w:rsidRDefault="0094258E" w:rsidP="00CF1AA9">
      <w:pPr>
        <w:pStyle w:val="Estilocorpodoc"/>
        <w:spacing w:line="240" w:lineRule="auto"/>
        <w:ind w:firstLine="708"/>
        <w:rPr>
          <w:del w:id="1518" w:author="Marcos Junior" w:date="2015-06-11T19:12:00Z"/>
        </w:rPr>
      </w:pPr>
    </w:p>
    <w:p w:rsidR="009249D1" w:rsidRDefault="009249D1" w:rsidP="009249D1">
      <w:pPr>
        <w:pStyle w:val="Estilocorpodoc"/>
        <w:spacing w:line="240" w:lineRule="auto"/>
      </w:pPr>
    </w:p>
    <w:p w:rsidR="005E095A" w:rsidRDefault="005E095A" w:rsidP="00CF1AA9">
      <w:pPr>
        <w:pStyle w:val="Estilocorpodoc"/>
        <w:spacing w:line="240" w:lineRule="auto"/>
        <w:ind w:firstLine="708"/>
      </w:pPr>
      <w:r>
        <w:t xml:space="preserve">IPAD: </w:t>
      </w:r>
      <w:r w:rsidRPr="005E095A">
        <w:t>Instituto de Planejamento e Apoio ao Desenvolvimento Tecnológico e Científico</w:t>
      </w:r>
      <w:r>
        <w:t>. Disponível em &lt;</w:t>
      </w:r>
      <w:r>
        <w:rPr>
          <w:rStyle w:val="HTMLCite"/>
        </w:rPr>
        <w:t>www.gsan.</w:t>
      </w:r>
      <w:r>
        <w:rPr>
          <w:rStyle w:val="HTMLCite"/>
          <w:b/>
          <w:bCs/>
        </w:rPr>
        <w:t>ipad</w:t>
      </w:r>
      <w:r>
        <w:rPr>
          <w:rStyle w:val="HTMLCite"/>
        </w:rPr>
        <w:t>.com.br/docs/</w:t>
      </w:r>
      <w:r>
        <w:rPr>
          <w:rStyle w:val="HTMLCite"/>
          <w:b/>
          <w:bCs/>
        </w:rPr>
        <w:t>IPAD</w:t>
      </w:r>
      <w:r>
        <w:rPr>
          <w:rStyle w:val="HTMLCite"/>
        </w:rPr>
        <w:t>_Parcerias.doc</w:t>
      </w:r>
      <w:r>
        <w:t xml:space="preserve">&gt; </w:t>
      </w:r>
      <w:r w:rsidR="00052E6D">
        <w:t xml:space="preserve"> Acesso em: 14</w:t>
      </w:r>
      <w:r w:rsidR="00417385">
        <w:t xml:space="preserve"> mai. </w:t>
      </w:r>
      <w:r>
        <w:t>2014.</w:t>
      </w:r>
    </w:p>
    <w:p w:rsidR="009F1E08" w:rsidRDefault="009F1E08" w:rsidP="009249D1">
      <w:pPr>
        <w:pStyle w:val="Estilocorpodoc"/>
        <w:spacing w:line="240" w:lineRule="auto"/>
      </w:pPr>
    </w:p>
    <w:p w:rsidR="00A572B8" w:rsidDel="00CF7730" w:rsidRDefault="009F1E08" w:rsidP="00CF1AA9">
      <w:pPr>
        <w:pStyle w:val="Estilocorpodoc"/>
        <w:spacing w:line="240" w:lineRule="auto"/>
        <w:ind w:firstLine="708"/>
        <w:rPr>
          <w:del w:id="1519" w:author="Marcos Junior" w:date="2015-06-12T15:16:00Z"/>
        </w:rPr>
      </w:pPr>
      <w:r w:rsidRPr="009F1E08">
        <w:t>Java EE : Java Enterprise Edition. Disponível em &lt;http://www.oracle.com/technetwork/java/javaee/overview/index.html&gt;. Ac</w:t>
      </w:r>
      <w:r w:rsidR="00A572B8">
        <w:t>esso em: 18 mar.</w:t>
      </w:r>
      <w:r w:rsidRPr="009F1E08">
        <w:t xml:space="preserve"> de 2014.</w:t>
      </w:r>
    </w:p>
    <w:p w:rsidR="001C378B" w:rsidRDefault="001C378B" w:rsidP="00CF1AA9">
      <w:pPr>
        <w:pStyle w:val="Estilocorpodoc"/>
        <w:spacing w:line="240" w:lineRule="auto"/>
        <w:ind w:firstLine="708"/>
        <w:rPr>
          <w:ins w:id="1520" w:author="Marcos Junior" w:date="2015-06-12T15:14:00Z"/>
        </w:rPr>
      </w:pPr>
    </w:p>
    <w:p w:rsidR="001C378B" w:rsidRDefault="001C378B" w:rsidP="00CF1AA9">
      <w:pPr>
        <w:pStyle w:val="Estilocorpodoc"/>
        <w:spacing w:line="240" w:lineRule="auto"/>
        <w:ind w:firstLine="708"/>
      </w:pPr>
    </w:p>
    <w:p w:rsidR="00A572B8" w:rsidRDefault="00A572B8" w:rsidP="00A572B8">
      <w:pPr>
        <w:pStyle w:val="Estilocorpodoc"/>
        <w:spacing w:line="240" w:lineRule="auto"/>
        <w:ind w:firstLine="708"/>
      </w:pPr>
      <w:r>
        <w:t>MEIRELLES, F. S. Tecnologia de Informação. São Paulo: EAESP/FGV. Disponível</w:t>
      </w:r>
    </w:p>
    <w:p w:rsidR="00A572B8" w:rsidRDefault="00A572B8" w:rsidP="00A572B8">
      <w:pPr>
        <w:pStyle w:val="Estilocorpodoc"/>
        <w:spacing w:line="240" w:lineRule="auto"/>
        <w:ind w:firstLine="0"/>
      </w:pPr>
      <w:r>
        <w:t>em &lt;http://eaesp.fgvsp.br/sites/eaesp.fgvsp.br/files/pesqti-gvcia2014ppt.pdf&gt;. Acesso</w:t>
      </w:r>
    </w:p>
    <w:p w:rsidR="00AF452B" w:rsidRDefault="00A572B8" w:rsidP="00446801">
      <w:pPr>
        <w:pStyle w:val="Estilocorpodoc"/>
        <w:spacing w:line="240" w:lineRule="auto"/>
        <w:ind w:firstLine="0"/>
      </w:pPr>
      <w:r>
        <w:t>em: 10 mai. 2015.</w:t>
      </w:r>
    </w:p>
    <w:p w:rsidR="00AF452B" w:rsidRDefault="00AF452B" w:rsidP="009249D1">
      <w:pPr>
        <w:pStyle w:val="Estilocorpodoc"/>
        <w:spacing w:line="240" w:lineRule="auto"/>
      </w:pPr>
    </w:p>
    <w:p w:rsidR="009249D1" w:rsidRDefault="00706EFD" w:rsidP="00CF1AA9">
      <w:pPr>
        <w:pStyle w:val="Estilocorpodoc"/>
        <w:spacing w:line="240" w:lineRule="auto"/>
        <w:ind w:firstLine="708"/>
      </w:pPr>
      <w:r>
        <w:t xml:space="preserve">PORTAL, </w:t>
      </w:r>
      <w:r w:rsidR="009249D1">
        <w:t>Portal do software Público Brasileiro.</w:t>
      </w:r>
      <w:r w:rsidR="002E027F">
        <w:t xml:space="preserve"> : Comunidade GSAN</w:t>
      </w:r>
      <w:r w:rsidR="009249D1">
        <w:t xml:space="preserve"> Disponível em &lt;http://www.portalsoftwarepublic.com.br</w:t>
      </w:r>
      <w:r w:rsidR="002E027F">
        <w:t>/</w:t>
      </w:r>
      <w:r w:rsidR="002E027F" w:rsidRPr="002E027F">
        <w:t xml:space="preserve">ver-comunidade?community_id=1593449 </w:t>
      </w:r>
      <w:r w:rsidR="00A572B8">
        <w:t>&gt; Acesso em: 04 abri.</w:t>
      </w:r>
      <w:r w:rsidR="009249D1">
        <w:t xml:space="preserve"> 2014.</w:t>
      </w:r>
    </w:p>
    <w:p w:rsidR="00873A57" w:rsidRDefault="00873A57" w:rsidP="00CF1AA9">
      <w:pPr>
        <w:pStyle w:val="Estilocorpodoc"/>
        <w:spacing w:line="240" w:lineRule="auto"/>
        <w:ind w:firstLine="708"/>
      </w:pPr>
    </w:p>
    <w:p w:rsidR="00873A57" w:rsidRDefault="00873A57" w:rsidP="00873A57">
      <w:pPr>
        <w:pStyle w:val="Estilocorpodoc"/>
        <w:spacing w:line="240" w:lineRule="auto"/>
        <w:ind w:firstLine="708"/>
      </w:pPr>
      <w:r>
        <w:t>PMSS</w:t>
      </w:r>
      <w:r w:rsidR="00000DEC">
        <w:t xml:space="preserve">, </w:t>
      </w:r>
      <w:r>
        <w:t>Programa de Modernização do Setor de Saneamento</w:t>
      </w:r>
      <w:r w:rsidR="00000DEC">
        <w:t xml:space="preserve">: </w:t>
      </w:r>
      <w:r w:rsidR="00000DEC" w:rsidRPr="00000DEC">
        <w:t>GSAN - Sistema Integrado de Gestão de Serviços de Saneamento</w:t>
      </w:r>
      <w:r>
        <w:t>. Disponível em &lt;http://</w:t>
      </w:r>
      <w:r w:rsidRPr="00873A57">
        <w:t xml:space="preserve">www.pmss.gov.br/index.php/gsan </w:t>
      </w:r>
      <w:r>
        <w:t>&gt; Acesso em: 09 mar. 2014.</w:t>
      </w:r>
    </w:p>
    <w:p w:rsidR="004D51F1" w:rsidRDefault="00A271FC" w:rsidP="004D51F1">
      <w:pPr>
        <w:pStyle w:val="Estilocorpodoc"/>
        <w:spacing w:line="240" w:lineRule="auto"/>
        <w:ind w:firstLine="0"/>
      </w:pPr>
      <w:r>
        <w:tab/>
      </w:r>
    </w:p>
    <w:p w:rsidR="00A271FC" w:rsidDel="00D8425A" w:rsidRDefault="00A271FC" w:rsidP="00A271FC">
      <w:pPr>
        <w:pStyle w:val="Estilocorpodoc"/>
        <w:spacing w:line="240" w:lineRule="auto"/>
        <w:ind w:firstLine="708"/>
        <w:rPr>
          <w:del w:id="1521" w:author="Marcos Junior" w:date="2015-06-12T14:49:00Z"/>
        </w:rPr>
      </w:pPr>
      <w:r w:rsidRPr="00A271FC">
        <w:rPr>
          <w:lang w:val="en-US"/>
        </w:rPr>
        <w:t xml:space="preserve">SOAP, Simple Object Access Protocol: Simple Object Access Protocol (SOAP) 1.1. </w:t>
      </w:r>
      <w:r w:rsidRPr="00C03E9A">
        <w:t>Disponível em  &lt;</w:t>
      </w:r>
      <w:del w:id="1522" w:author="Marcos Junior" w:date="2015-06-12T14:49:00Z">
        <w:r w:rsidRPr="00A271FC" w:rsidDel="00D8425A">
          <w:delText xml:space="preserve"> </w:delText>
        </w:r>
      </w:del>
      <w:r w:rsidRPr="00A271FC">
        <w:t>http://www.w3.org/TR/soap</w:t>
      </w:r>
      <w:r w:rsidRPr="00C03E9A">
        <w:t xml:space="preserve">&gt;. Acesso em: </w:t>
      </w:r>
      <w:r>
        <w:t>09 mar. 2015.</w:t>
      </w:r>
    </w:p>
    <w:p w:rsidR="00586623" w:rsidRDefault="00586623">
      <w:pPr>
        <w:pStyle w:val="Estilocorpodoc"/>
        <w:spacing w:line="240" w:lineRule="auto"/>
        <w:ind w:firstLine="708"/>
        <w:rPr>
          <w:ins w:id="1523" w:author="Marcos Junior" w:date="2015-06-12T14:47:00Z"/>
        </w:rPr>
        <w:pPrChange w:id="1524" w:author="Marcos Junior" w:date="2015-06-12T14:49:00Z">
          <w:pPr>
            <w:pStyle w:val="Estilocorpodoc"/>
            <w:spacing w:line="240" w:lineRule="auto"/>
            <w:ind w:firstLine="0"/>
          </w:pPr>
        </w:pPrChange>
      </w:pPr>
    </w:p>
    <w:p w:rsidR="00D8425A" w:rsidRDefault="00D8425A" w:rsidP="004D51F1">
      <w:pPr>
        <w:pStyle w:val="Estilocorpodoc"/>
        <w:spacing w:line="240" w:lineRule="auto"/>
        <w:ind w:firstLine="0"/>
      </w:pPr>
      <w:ins w:id="1525" w:author="Marcos Junior" w:date="2015-06-12T14:47:00Z">
        <w:r>
          <w:tab/>
        </w:r>
      </w:ins>
    </w:p>
    <w:p w:rsidR="00C03E9A" w:rsidRDefault="00C03E9A" w:rsidP="00CF1AA9">
      <w:pPr>
        <w:pStyle w:val="Estilocorpodoc"/>
        <w:spacing w:line="240" w:lineRule="auto"/>
        <w:ind w:firstLine="708"/>
      </w:pPr>
      <w:r w:rsidRPr="00C03E9A">
        <w:t>SNIS</w:t>
      </w:r>
      <w:r w:rsidR="00446801">
        <w:t xml:space="preserve">, </w:t>
      </w:r>
      <w:r w:rsidRPr="00C03E9A">
        <w:t>Sistema Nacional de Informações sobre Saneamento. Disponível em  &lt;http://www.snis.gov.br&gt;. Acesso em: 14/05/2014.</w:t>
      </w:r>
    </w:p>
    <w:p w:rsidR="00C03E9A" w:rsidRDefault="00C03E9A" w:rsidP="009249D1">
      <w:pPr>
        <w:pStyle w:val="Estilocorpodoc"/>
        <w:spacing w:line="240" w:lineRule="auto"/>
      </w:pPr>
    </w:p>
    <w:p w:rsidR="009249D1" w:rsidRDefault="009249D1" w:rsidP="00CF1AA9">
      <w:pPr>
        <w:pStyle w:val="Estilocorpodoc"/>
        <w:spacing w:line="240" w:lineRule="auto"/>
        <w:ind w:firstLine="708"/>
      </w:pPr>
      <w:r>
        <w:t xml:space="preserve">VIEIRA, Guilherme Vieira. Módulo de integração VoIP/WEB. Trabalho de Conclusão de Curso (Bacharelado em Sistemas de Informação) – Universidade Federal de Santa Catarina Departamento de Informática e Estatísticas, 2007. </w:t>
      </w:r>
    </w:p>
    <w:p w:rsidR="00563C88" w:rsidRDefault="00563C88" w:rsidP="00CF1AA9">
      <w:pPr>
        <w:pStyle w:val="Estilocorpodoc"/>
        <w:spacing w:line="240" w:lineRule="auto"/>
        <w:ind w:firstLine="708"/>
      </w:pPr>
    </w:p>
    <w:p w:rsidR="00427818" w:rsidRDefault="00427818" w:rsidP="00427818">
      <w:pPr>
        <w:pStyle w:val="Estilocorpodoc"/>
        <w:spacing w:line="240" w:lineRule="auto"/>
        <w:ind w:firstLine="708"/>
      </w:pPr>
      <w:proofErr w:type="spellStart"/>
      <w:r w:rsidRPr="00427818">
        <w:rPr>
          <w:lang w:val="en-US"/>
        </w:rPr>
        <w:t>WebServices</w:t>
      </w:r>
      <w:proofErr w:type="spellEnd"/>
      <w:r w:rsidRPr="00427818">
        <w:rPr>
          <w:lang w:val="en-US"/>
        </w:rPr>
        <w:t>, Java EE Web Services Technologies</w:t>
      </w:r>
      <w:proofErr w:type="gramStart"/>
      <w:r w:rsidRPr="00427818">
        <w:rPr>
          <w:lang w:val="en-US"/>
        </w:rPr>
        <w:t>..</w:t>
      </w:r>
      <w:proofErr w:type="gramEnd"/>
      <w:r w:rsidRPr="00427818">
        <w:rPr>
          <w:lang w:val="en-US"/>
        </w:rPr>
        <w:t xml:space="preserve"> </w:t>
      </w:r>
      <w:r w:rsidRPr="00C03E9A">
        <w:t>Disponível em  &lt;</w:t>
      </w:r>
      <w:r w:rsidRPr="00427818">
        <w:t xml:space="preserve"> http://www.oracle.com/technetwork/java/javaee/tech/webservices-139501.html</w:t>
      </w:r>
      <w:r w:rsidRPr="00C03E9A">
        <w:t xml:space="preserve">&gt;. Acesso em: </w:t>
      </w:r>
      <w:r>
        <w:t>10 mar. 2015.</w:t>
      </w:r>
    </w:p>
    <w:p w:rsidR="00427818" w:rsidRDefault="00427818" w:rsidP="00CF1AA9">
      <w:pPr>
        <w:pStyle w:val="Estilocorpodoc"/>
        <w:spacing w:line="240" w:lineRule="auto"/>
        <w:ind w:firstLine="708"/>
      </w:pPr>
    </w:p>
    <w:p w:rsidR="00563C88" w:rsidRDefault="00563C88" w:rsidP="00563C88">
      <w:pPr>
        <w:pStyle w:val="Estilocorpodoc"/>
        <w:spacing w:line="240" w:lineRule="auto"/>
        <w:ind w:firstLine="708"/>
      </w:pPr>
      <w:r>
        <w:t>Zoiper</w:t>
      </w:r>
      <w:r w:rsidRPr="00052E6D">
        <w:t xml:space="preserve"> </w:t>
      </w:r>
      <w:r>
        <w:t>–</w:t>
      </w:r>
      <w:r w:rsidRPr="00052E6D">
        <w:t xml:space="preserve"> </w:t>
      </w:r>
      <w:r>
        <w:t>Zoiper SoftPhone</w:t>
      </w:r>
      <w:r w:rsidRPr="00052E6D">
        <w:t>. Disponível em &lt;</w:t>
      </w:r>
      <w:r w:rsidRPr="00563C88">
        <w:t>https://www.zoiper.com</w:t>
      </w:r>
      <w:r>
        <w:t>/&gt;. Acesso em 20/05</w:t>
      </w:r>
      <w:r w:rsidRPr="00052E6D">
        <w:t>/</w:t>
      </w:r>
      <w:r>
        <w:t>2015</w:t>
      </w:r>
      <w:r w:rsidRPr="00052E6D">
        <w:t>.</w:t>
      </w:r>
    </w:p>
    <w:p w:rsidR="0056301C" w:rsidRDefault="0056301C" w:rsidP="003D7628">
      <w:pPr>
        <w:pStyle w:val="Estilocorpodoc"/>
        <w:spacing w:line="240" w:lineRule="auto"/>
        <w:ind w:firstLine="0"/>
      </w:pPr>
    </w:p>
    <w:p w:rsidR="005E095A" w:rsidRDefault="005E095A" w:rsidP="003D7628">
      <w:pPr>
        <w:pStyle w:val="Estilocorpodoc"/>
        <w:spacing w:line="240" w:lineRule="auto"/>
        <w:ind w:firstLine="0"/>
      </w:pPr>
      <w:r>
        <w:tab/>
      </w:r>
    </w:p>
    <w:p w:rsidR="00446801" w:rsidRDefault="00446801" w:rsidP="003D7628">
      <w:pPr>
        <w:pStyle w:val="Estilocorpodoc"/>
        <w:spacing w:line="240" w:lineRule="auto"/>
        <w:ind w:firstLine="0"/>
      </w:pPr>
    </w:p>
    <w:p w:rsidR="00446801" w:rsidRDefault="00446801" w:rsidP="003D7628">
      <w:pPr>
        <w:pStyle w:val="Estilocorpodoc"/>
        <w:spacing w:line="240" w:lineRule="auto"/>
        <w:ind w:firstLine="0"/>
      </w:pPr>
    </w:p>
    <w:p w:rsidR="00446801" w:rsidRDefault="00446801" w:rsidP="003D7628">
      <w:pPr>
        <w:pStyle w:val="Estilocorpodoc"/>
        <w:spacing w:line="240" w:lineRule="auto"/>
        <w:ind w:firstLine="0"/>
      </w:pPr>
    </w:p>
    <w:p w:rsidR="00446801" w:rsidRDefault="00446801" w:rsidP="003D7628">
      <w:pPr>
        <w:pStyle w:val="Estilocorpodoc"/>
        <w:spacing w:line="240" w:lineRule="auto"/>
        <w:ind w:firstLine="0"/>
      </w:pPr>
    </w:p>
    <w:p w:rsidR="00446801" w:rsidRDefault="00446801" w:rsidP="003D7628">
      <w:pPr>
        <w:pStyle w:val="Estilocorpodoc"/>
        <w:spacing w:line="240" w:lineRule="auto"/>
        <w:ind w:firstLine="0"/>
      </w:pPr>
    </w:p>
    <w:p w:rsidR="00446801" w:rsidRDefault="00446801" w:rsidP="003D7628">
      <w:pPr>
        <w:pStyle w:val="Estilocorpodoc"/>
        <w:spacing w:line="240" w:lineRule="auto"/>
        <w:ind w:firstLine="0"/>
      </w:pPr>
    </w:p>
    <w:p w:rsidR="00446801" w:rsidDel="00BA70F0" w:rsidRDefault="00446801" w:rsidP="003D7628">
      <w:pPr>
        <w:pStyle w:val="Estilocorpodoc"/>
        <w:spacing w:line="240" w:lineRule="auto"/>
        <w:ind w:firstLine="0"/>
        <w:rPr>
          <w:del w:id="1526" w:author="mb250482" w:date="2015-06-17T00:13:00Z"/>
        </w:rPr>
      </w:pPr>
    </w:p>
    <w:p w:rsidR="00446801" w:rsidDel="00BA70F0" w:rsidRDefault="00446801" w:rsidP="003D7628">
      <w:pPr>
        <w:pStyle w:val="Estilocorpodoc"/>
        <w:spacing w:line="240" w:lineRule="auto"/>
        <w:ind w:firstLine="0"/>
        <w:rPr>
          <w:del w:id="1527" w:author="mb250482" w:date="2015-06-17T00:13:00Z"/>
        </w:rPr>
      </w:pPr>
    </w:p>
    <w:p w:rsidR="002116F8" w:rsidDel="00BA70F0" w:rsidRDefault="002116F8" w:rsidP="003D7628">
      <w:pPr>
        <w:pStyle w:val="Estilocorpodoc"/>
        <w:spacing w:line="240" w:lineRule="auto"/>
        <w:ind w:firstLine="0"/>
        <w:rPr>
          <w:del w:id="1528" w:author="mb250482" w:date="2015-06-17T00:13:00Z"/>
        </w:rPr>
      </w:pPr>
    </w:p>
    <w:p w:rsidR="002116F8" w:rsidDel="0014056C" w:rsidRDefault="002116F8" w:rsidP="003D7628">
      <w:pPr>
        <w:pStyle w:val="Estilocorpodoc"/>
        <w:spacing w:line="240" w:lineRule="auto"/>
        <w:ind w:firstLine="0"/>
        <w:rPr>
          <w:del w:id="1529" w:author="Marcos Junior" w:date="2015-06-12T09:40:00Z"/>
        </w:rPr>
      </w:pPr>
    </w:p>
    <w:p w:rsidR="002116F8" w:rsidDel="0014056C" w:rsidRDefault="002116F8" w:rsidP="003D7628">
      <w:pPr>
        <w:pStyle w:val="Estilocorpodoc"/>
        <w:spacing w:line="240" w:lineRule="auto"/>
        <w:ind w:firstLine="0"/>
        <w:rPr>
          <w:del w:id="1530" w:author="Marcos Junior" w:date="2015-06-12T09:40:00Z"/>
        </w:rPr>
      </w:pPr>
    </w:p>
    <w:p w:rsidR="002116F8" w:rsidDel="0014056C" w:rsidRDefault="002116F8" w:rsidP="003D7628">
      <w:pPr>
        <w:pStyle w:val="Estilocorpodoc"/>
        <w:spacing w:line="240" w:lineRule="auto"/>
        <w:ind w:firstLine="0"/>
        <w:rPr>
          <w:del w:id="1531" w:author="Marcos Junior" w:date="2015-06-12T09:40:00Z"/>
        </w:rPr>
      </w:pPr>
    </w:p>
    <w:p w:rsidR="002116F8" w:rsidDel="0014056C" w:rsidRDefault="002116F8" w:rsidP="003D7628">
      <w:pPr>
        <w:pStyle w:val="Estilocorpodoc"/>
        <w:spacing w:line="240" w:lineRule="auto"/>
        <w:ind w:firstLine="0"/>
        <w:rPr>
          <w:del w:id="1532" w:author="Marcos Junior" w:date="2015-06-12T09:40:00Z"/>
        </w:rPr>
      </w:pPr>
    </w:p>
    <w:p w:rsidR="00984668" w:rsidRPr="00271FE5" w:rsidRDefault="00984668" w:rsidP="00271FE5">
      <w:pPr>
        <w:pStyle w:val="Heading1"/>
        <w:jc w:val="right"/>
        <w:rPr>
          <w:rFonts w:ascii="Arial" w:hAnsi="Arial" w:cs="Arial"/>
          <w:b w:val="0"/>
        </w:rPr>
      </w:pPr>
      <w:bookmarkStart w:id="1533" w:name="_Toc421744043"/>
      <w:r w:rsidRPr="00271FE5">
        <w:rPr>
          <w:rFonts w:ascii="Arial" w:hAnsi="Arial" w:cs="Arial"/>
          <w:b w:val="0"/>
          <w:sz w:val="41"/>
          <w:szCs w:val="41"/>
        </w:rPr>
        <w:t>A</w:t>
      </w:r>
      <w:r w:rsidRPr="00271FE5">
        <w:rPr>
          <w:rFonts w:ascii="Arial" w:hAnsi="Arial" w:cs="Arial"/>
          <w:b w:val="0"/>
          <w:sz w:val="33"/>
          <w:szCs w:val="33"/>
        </w:rPr>
        <w:t>NEXOS</w:t>
      </w:r>
      <w:bookmarkEnd w:id="1533"/>
    </w:p>
    <w:p w:rsidR="00984668" w:rsidRPr="00984668" w:rsidRDefault="00984668" w:rsidP="00984668">
      <w:pPr>
        <w:spacing w:after="0" w:line="240" w:lineRule="auto"/>
        <w:jc w:val="right"/>
        <w:rPr>
          <w:rFonts w:ascii="Arial" w:eastAsia="Times New Roman" w:hAnsi="Arial" w:cs="Arial"/>
          <w:sz w:val="33"/>
          <w:szCs w:val="33"/>
          <w:lang w:eastAsia="pt-BR"/>
        </w:rPr>
      </w:pPr>
    </w:p>
    <w:p w:rsidR="002116F8" w:rsidRDefault="00F97CCC" w:rsidP="00346F64">
      <w:pPr>
        <w:pStyle w:val="Heading1"/>
        <w:jc w:val="both"/>
        <w:rPr>
          <w:rFonts w:ascii="Arial" w:hAnsi="Arial" w:cs="Arial"/>
          <w:sz w:val="24"/>
          <w:szCs w:val="24"/>
        </w:rPr>
      </w:pPr>
      <w:bookmarkStart w:id="1534" w:name="_Toc421743360"/>
      <w:bookmarkStart w:id="1535" w:name="_Toc421744044"/>
      <w:r>
        <w:rPr>
          <w:rFonts w:ascii="Arial" w:hAnsi="Arial" w:cs="Arial"/>
          <w:sz w:val="24"/>
          <w:szCs w:val="24"/>
        </w:rPr>
        <w:t xml:space="preserve">1 - </w:t>
      </w:r>
      <w:r w:rsidR="00B75DE4">
        <w:rPr>
          <w:rFonts w:ascii="Arial" w:hAnsi="Arial" w:cs="Arial"/>
          <w:sz w:val="24"/>
          <w:szCs w:val="24"/>
        </w:rPr>
        <w:t>Processo de configuração da JDK na IDE de desenvolvimento</w:t>
      </w:r>
      <w:bookmarkEnd w:id="1534"/>
      <w:bookmarkEnd w:id="1535"/>
    </w:p>
    <w:p w:rsidR="00B75DE4" w:rsidRDefault="00B75DE4" w:rsidP="00346F64">
      <w:pPr>
        <w:pStyle w:val="Estilocorpodoc"/>
        <w:ind w:firstLine="708"/>
        <w:rPr>
          <w:sz w:val="24"/>
        </w:rPr>
      </w:pPr>
      <w:r>
        <w:rPr>
          <w:sz w:val="24"/>
        </w:rPr>
        <w:t>O sistema GSAN roda sob a JDK (</w:t>
      </w:r>
      <w:r w:rsidRPr="00260B94">
        <w:rPr>
          <w:rStyle w:val="Heading1Char"/>
          <w:b w:val="0"/>
          <w:bCs w:val="0"/>
          <w:i/>
          <w:kern w:val="0"/>
          <w:sz w:val="24"/>
          <w:szCs w:val="24"/>
        </w:rPr>
        <w:t>Java Develop Kit</w:t>
      </w:r>
      <w:r>
        <w:rPr>
          <w:sz w:val="24"/>
        </w:rPr>
        <w:t xml:space="preserve">) 5, disponível atualmente no site da Oracle Coportarion, sendo necessário configurar a IDE com a versão correta para compilar o projeto, podemos configurar facilmente acessando a opção no menu superior </w:t>
      </w:r>
      <w:r w:rsidRPr="00260B94">
        <w:rPr>
          <w:i/>
          <w:sz w:val="24"/>
        </w:rPr>
        <w:t>Window &gt; Preferences</w:t>
      </w:r>
      <w:r>
        <w:rPr>
          <w:sz w:val="24"/>
        </w:rPr>
        <w:t xml:space="preserve"> &gt;</w:t>
      </w:r>
      <w:r w:rsidRPr="00260B94">
        <w:rPr>
          <w:i/>
          <w:sz w:val="24"/>
        </w:rPr>
        <w:t xml:space="preserve"> Java &gt; Installed JREs</w:t>
      </w:r>
      <w:r>
        <w:rPr>
          <w:i/>
          <w:sz w:val="24"/>
        </w:rPr>
        <w:t xml:space="preserve"> </w:t>
      </w:r>
      <w:r w:rsidRPr="00260B94">
        <w:rPr>
          <w:sz w:val="24"/>
        </w:rPr>
        <w:t>em segu</w:t>
      </w:r>
      <w:r>
        <w:rPr>
          <w:sz w:val="24"/>
        </w:rPr>
        <w:t>ida será preciso adicionar uma nova JVM (</w:t>
      </w:r>
      <w:r w:rsidRPr="00810CA1">
        <w:rPr>
          <w:i/>
          <w:sz w:val="24"/>
        </w:rPr>
        <w:t>Java</w:t>
      </w:r>
      <w:r>
        <w:rPr>
          <w:sz w:val="24"/>
        </w:rPr>
        <w:t xml:space="preserve"> </w:t>
      </w:r>
      <w:r w:rsidRPr="00260B94">
        <w:rPr>
          <w:i/>
          <w:sz w:val="24"/>
        </w:rPr>
        <w:t>Virtual Machine</w:t>
      </w:r>
      <w:r>
        <w:rPr>
          <w:sz w:val="24"/>
        </w:rPr>
        <w:t xml:space="preserve">) selecionando a opção </w:t>
      </w:r>
      <w:r w:rsidRPr="00260B94">
        <w:rPr>
          <w:i/>
          <w:sz w:val="24"/>
        </w:rPr>
        <w:t>Add</w:t>
      </w:r>
      <w:r>
        <w:rPr>
          <w:sz w:val="24"/>
        </w:rPr>
        <w:t xml:space="preserve"> e selecionar a opção </w:t>
      </w:r>
      <w:r w:rsidRPr="000F3DC1">
        <w:rPr>
          <w:i/>
          <w:sz w:val="24"/>
        </w:rPr>
        <w:t>Standard VM</w:t>
      </w:r>
      <w:r>
        <w:rPr>
          <w:i/>
          <w:sz w:val="24"/>
        </w:rPr>
        <w:t xml:space="preserve">, </w:t>
      </w:r>
      <w:r>
        <w:rPr>
          <w:sz w:val="24"/>
        </w:rPr>
        <w:t xml:space="preserve">conforme visto na figura </w:t>
      </w:r>
      <w:ins w:id="1536" w:author="Marcos Junior" w:date="2015-06-12T11:25:00Z">
        <w:r w:rsidR="00B86C71">
          <w:rPr>
            <w:sz w:val="24"/>
          </w:rPr>
          <w:t>23</w:t>
        </w:r>
      </w:ins>
      <w:del w:id="1537" w:author="Marcos Junior" w:date="2015-06-12T11:25:00Z">
        <w:r w:rsidDel="00B86C71">
          <w:rPr>
            <w:sz w:val="24"/>
          </w:rPr>
          <w:delText>3</w:delText>
        </w:r>
      </w:del>
      <w:r>
        <w:rPr>
          <w:sz w:val="24"/>
        </w:rPr>
        <w:t>:</w:t>
      </w:r>
    </w:p>
    <w:p w:rsidR="00B75DE4" w:rsidRPr="000F3DC1" w:rsidRDefault="00B75DE4" w:rsidP="00F97CCC">
      <w:pPr>
        <w:pStyle w:val="Estilocorpodoc"/>
        <w:ind w:firstLine="0"/>
        <w:jc w:val="center"/>
        <w:rPr>
          <w:sz w:val="24"/>
        </w:rPr>
      </w:pPr>
      <w:r>
        <w:rPr>
          <w:noProof/>
          <w:sz w:val="24"/>
          <w:lang w:eastAsia="pt-BR"/>
        </w:rPr>
        <w:drawing>
          <wp:inline distT="0" distB="0" distL="0" distR="0">
            <wp:extent cx="3011214" cy="2100260"/>
            <wp:effectExtent l="0" t="0" r="0" b="0"/>
            <wp:docPr id="9" name="Imagem 9" descr="adicionar_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icionar_v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11214" cy="2100260"/>
                    </a:xfrm>
                    <a:prstGeom prst="rect">
                      <a:avLst/>
                    </a:prstGeom>
                    <a:noFill/>
                    <a:ln>
                      <a:noFill/>
                    </a:ln>
                  </pic:spPr>
                </pic:pic>
              </a:graphicData>
            </a:graphic>
          </wp:inline>
        </w:drawing>
      </w:r>
    </w:p>
    <w:p w:rsidR="00B75DE4" w:rsidRDefault="00B75DE4" w:rsidP="00B75DE4">
      <w:pPr>
        <w:pStyle w:val="Caption"/>
        <w:jc w:val="center"/>
        <w:rPr>
          <w:sz w:val="24"/>
        </w:rPr>
      </w:pPr>
      <w:bookmarkStart w:id="1538" w:name="_Toc421735350"/>
      <w:r>
        <w:t xml:space="preserve">Figura </w:t>
      </w:r>
      <w:r w:rsidR="00656F0A">
        <w:fldChar w:fldCharType="begin"/>
      </w:r>
      <w:r>
        <w:instrText xml:space="preserve"> SEQ Figura \* ARABIC </w:instrText>
      </w:r>
      <w:r w:rsidR="00656F0A">
        <w:fldChar w:fldCharType="separate"/>
      </w:r>
      <w:r w:rsidR="000F6A97">
        <w:rPr>
          <w:noProof/>
        </w:rPr>
        <w:t>23</w:t>
      </w:r>
      <w:r w:rsidR="00656F0A">
        <w:rPr>
          <w:noProof/>
        </w:rPr>
        <w:fldChar w:fldCharType="end"/>
      </w:r>
      <w:r>
        <w:t>: Selecionar Tipo de JVM</w:t>
      </w:r>
      <w:r w:rsidRPr="00DF3F89">
        <w:rPr>
          <w:bCs w:val="0"/>
        </w:rPr>
        <w:t xml:space="preserve"> </w:t>
      </w:r>
      <w:r>
        <w:rPr>
          <w:bCs w:val="0"/>
        </w:rPr>
        <w:br/>
      </w:r>
      <w:r w:rsidRPr="00DF3F89">
        <w:rPr>
          <w:bCs w:val="0"/>
        </w:rPr>
        <w:t>Fonte: Autoria Própria</w:t>
      </w:r>
      <w:bookmarkEnd w:id="1538"/>
    </w:p>
    <w:p w:rsidR="00B75DE4" w:rsidRDefault="00B75DE4" w:rsidP="00346F64">
      <w:pPr>
        <w:pStyle w:val="Estilocorpodoc"/>
        <w:ind w:firstLine="0"/>
        <w:rPr>
          <w:sz w:val="24"/>
        </w:rPr>
      </w:pPr>
      <w:r>
        <w:rPr>
          <w:sz w:val="24"/>
        </w:rPr>
        <w:t xml:space="preserve">Após a seleção é preciso confirmar a ação clicando em </w:t>
      </w:r>
      <w:r w:rsidRPr="000F3DC1">
        <w:rPr>
          <w:i/>
          <w:sz w:val="24"/>
        </w:rPr>
        <w:t>Next</w:t>
      </w:r>
      <w:r>
        <w:rPr>
          <w:sz w:val="24"/>
        </w:rPr>
        <w:t xml:space="preserve">, na nova janela exibida o botão </w:t>
      </w:r>
      <w:r w:rsidRPr="000F3DC1">
        <w:rPr>
          <w:i/>
          <w:sz w:val="24"/>
        </w:rPr>
        <w:t>Directory...</w:t>
      </w:r>
      <w:r>
        <w:rPr>
          <w:i/>
          <w:sz w:val="24"/>
        </w:rPr>
        <w:t xml:space="preserve"> </w:t>
      </w:r>
      <w:r>
        <w:rPr>
          <w:sz w:val="24"/>
        </w:rPr>
        <w:t xml:space="preserve">permite localizar o diretório onde está a versão do JDK que será utilizada, dessa forma deve ser selecionado o diretório raiz da versão, no exemplo representado por </w:t>
      </w:r>
      <w:r w:rsidRPr="000F3DC1">
        <w:rPr>
          <w:i/>
          <w:sz w:val="24"/>
        </w:rPr>
        <w:t>C:\pessoal\java\jdk1.5.0_22</w:t>
      </w:r>
      <w:r>
        <w:rPr>
          <w:sz w:val="24"/>
        </w:rPr>
        <w:t xml:space="preserve">, conforme visto na figura </w:t>
      </w:r>
      <w:ins w:id="1539" w:author="Marcos Junior" w:date="2015-06-12T11:25:00Z">
        <w:r w:rsidR="00B86C71">
          <w:rPr>
            <w:sz w:val="24"/>
          </w:rPr>
          <w:t>24</w:t>
        </w:r>
      </w:ins>
      <w:del w:id="1540" w:author="Marcos Junior" w:date="2015-06-12T11:25:00Z">
        <w:r w:rsidDel="00B86C71">
          <w:rPr>
            <w:sz w:val="24"/>
          </w:rPr>
          <w:delText>4</w:delText>
        </w:r>
      </w:del>
      <w:r>
        <w:rPr>
          <w:sz w:val="24"/>
        </w:rPr>
        <w:t>:</w:t>
      </w:r>
    </w:p>
    <w:p w:rsidR="00B75DE4" w:rsidRPr="000F3DC1" w:rsidRDefault="00B75DE4" w:rsidP="00F97CCC">
      <w:pPr>
        <w:pStyle w:val="Estilocorpodoc"/>
        <w:ind w:firstLine="0"/>
        <w:jc w:val="center"/>
        <w:rPr>
          <w:sz w:val="24"/>
        </w:rPr>
      </w:pPr>
      <w:r>
        <w:rPr>
          <w:noProof/>
          <w:sz w:val="24"/>
          <w:lang w:eastAsia="pt-BR"/>
        </w:rPr>
        <w:lastRenderedPageBreak/>
        <w:drawing>
          <wp:inline distT="0" distB="0" distL="0" distR="0">
            <wp:extent cx="2743200" cy="2389491"/>
            <wp:effectExtent l="0" t="0" r="0" b="0"/>
            <wp:docPr id="11" name="Imagem 11" descr="selecionar_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lecionar_jdk"/>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54357" cy="2399210"/>
                    </a:xfrm>
                    <a:prstGeom prst="rect">
                      <a:avLst/>
                    </a:prstGeom>
                    <a:noFill/>
                    <a:ln>
                      <a:noFill/>
                    </a:ln>
                  </pic:spPr>
                </pic:pic>
              </a:graphicData>
            </a:graphic>
          </wp:inline>
        </w:drawing>
      </w:r>
    </w:p>
    <w:p w:rsidR="00B75DE4" w:rsidRDefault="00B75DE4" w:rsidP="00B75DE4">
      <w:pPr>
        <w:pStyle w:val="Caption"/>
        <w:jc w:val="center"/>
        <w:rPr>
          <w:sz w:val="24"/>
        </w:rPr>
      </w:pPr>
      <w:bookmarkStart w:id="1541" w:name="_Toc421735351"/>
      <w:r>
        <w:t xml:space="preserve">Figura </w:t>
      </w:r>
      <w:r w:rsidR="00656F0A">
        <w:fldChar w:fldCharType="begin"/>
      </w:r>
      <w:r>
        <w:instrText xml:space="preserve"> SEQ Figura \* ARABIC </w:instrText>
      </w:r>
      <w:r w:rsidR="00656F0A">
        <w:fldChar w:fldCharType="separate"/>
      </w:r>
      <w:r w:rsidR="000F6A97">
        <w:rPr>
          <w:noProof/>
        </w:rPr>
        <w:t>24</w:t>
      </w:r>
      <w:r w:rsidR="00656F0A">
        <w:rPr>
          <w:noProof/>
        </w:rPr>
        <w:fldChar w:fldCharType="end"/>
      </w:r>
      <w:r>
        <w:t>: Adicionar nova JRE na IDE</w:t>
      </w:r>
      <w:r>
        <w:rPr>
          <w:bCs w:val="0"/>
        </w:rPr>
        <w:br/>
      </w:r>
      <w:r w:rsidRPr="00DF3F89">
        <w:rPr>
          <w:bCs w:val="0"/>
        </w:rPr>
        <w:t>Fonte: Autoria Própria</w:t>
      </w:r>
      <w:bookmarkEnd w:id="1541"/>
    </w:p>
    <w:p w:rsidR="00B75DE4" w:rsidRDefault="00B75DE4" w:rsidP="00B75DE4">
      <w:pPr>
        <w:pStyle w:val="Estilocorpodoc"/>
        <w:ind w:firstLine="708"/>
        <w:jc w:val="left"/>
        <w:rPr>
          <w:sz w:val="24"/>
        </w:rPr>
      </w:pPr>
      <w:r>
        <w:rPr>
          <w:sz w:val="24"/>
        </w:rPr>
        <w:t xml:space="preserve">A própria IDE já preenche o </w:t>
      </w:r>
      <w:r w:rsidRPr="0074131D">
        <w:rPr>
          <w:i/>
          <w:sz w:val="24"/>
        </w:rPr>
        <w:t>JRE name</w:t>
      </w:r>
      <w:r>
        <w:rPr>
          <w:i/>
          <w:sz w:val="24"/>
        </w:rPr>
        <w:t xml:space="preserve">, </w:t>
      </w:r>
      <w:r>
        <w:rPr>
          <w:sz w:val="24"/>
        </w:rPr>
        <w:t xml:space="preserve">caso isso não ocorra será necessário preencher este campo de preferência com o nome da versão do JDK utilizada, realizado este passo a IDE terá condições de compilar as instruções contidas no fonte.  Com isso será necessário importa o projeto no GSAN na IDE de desenvolvimento, selecionando a opção </w:t>
      </w:r>
      <w:r w:rsidRPr="008F506F">
        <w:rPr>
          <w:i/>
          <w:sz w:val="24"/>
        </w:rPr>
        <w:t>File &gt; Import..</w:t>
      </w:r>
      <w:r>
        <w:rPr>
          <w:sz w:val="24"/>
        </w:rPr>
        <w:t xml:space="preserve">, abrirá um janela onde deve ser selecionando a opção </w:t>
      </w:r>
      <w:r w:rsidRPr="008F506F">
        <w:rPr>
          <w:i/>
          <w:sz w:val="24"/>
        </w:rPr>
        <w:t>General &gt; Existing Projects into Workspace</w:t>
      </w:r>
      <w:r>
        <w:rPr>
          <w:sz w:val="24"/>
        </w:rPr>
        <w:t xml:space="preserve">, em seguida através do botão Browser será possível localizar o diretório onde está o fonte do sistema GSAN, conforme ilustrado na figura </w:t>
      </w:r>
      <w:ins w:id="1542" w:author="Marcos Junior" w:date="2015-06-12T11:25:00Z">
        <w:r w:rsidR="00B86C71">
          <w:rPr>
            <w:sz w:val="24"/>
          </w:rPr>
          <w:t>25</w:t>
        </w:r>
      </w:ins>
      <w:del w:id="1543" w:author="Marcos Junior" w:date="2015-06-12T11:25:00Z">
        <w:r w:rsidDel="00B86C71">
          <w:rPr>
            <w:sz w:val="24"/>
          </w:rPr>
          <w:delText>5</w:delText>
        </w:r>
      </w:del>
      <w:r>
        <w:rPr>
          <w:sz w:val="24"/>
        </w:rPr>
        <w:t>:</w:t>
      </w:r>
    </w:p>
    <w:p w:rsidR="00B75DE4" w:rsidRDefault="00B75DE4" w:rsidP="00B75DE4">
      <w:pPr>
        <w:pStyle w:val="Estilocorpodoc"/>
        <w:ind w:firstLine="0"/>
        <w:jc w:val="center"/>
        <w:rPr>
          <w:sz w:val="24"/>
        </w:rPr>
      </w:pPr>
      <w:r>
        <w:rPr>
          <w:noProof/>
          <w:sz w:val="24"/>
          <w:lang w:eastAsia="pt-BR"/>
        </w:rPr>
        <w:drawing>
          <wp:inline distT="0" distB="0" distL="0" distR="0">
            <wp:extent cx="3240582" cy="3409950"/>
            <wp:effectExtent l="0" t="0" r="0" b="0"/>
            <wp:docPr id="12" name="Imagem 12" descr="importar_g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ortar_gsa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51912" cy="3421872"/>
                    </a:xfrm>
                    <a:prstGeom prst="rect">
                      <a:avLst/>
                    </a:prstGeom>
                    <a:noFill/>
                    <a:ln>
                      <a:noFill/>
                    </a:ln>
                  </pic:spPr>
                </pic:pic>
              </a:graphicData>
            </a:graphic>
          </wp:inline>
        </w:drawing>
      </w:r>
    </w:p>
    <w:p w:rsidR="00B75DE4" w:rsidRDefault="00B75DE4" w:rsidP="00B75DE4">
      <w:pPr>
        <w:pStyle w:val="Caption"/>
        <w:jc w:val="center"/>
      </w:pPr>
      <w:bookmarkStart w:id="1544" w:name="_Toc421735352"/>
      <w:r>
        <w:lastRenderedPageBreak/>
        <w:t xml:space="preserve">Figura </w:t>
      </w:r>
      <w:r w:rsidR="00656F0A">
        <w:fldChar w:fldCharType="begin"/>
      </w:r>
      <w:r>
        <w:instrText xml:space="preserve"> SEQ Figura \* ARABIC </w:instrText>
      </w:r>
      <w:r w:rsidR="00656F0A">
        <w:fldChar w:fldCharType="separate"/>
      </w:r>
      <w:r w:rsidR="000F6A97">
        <w:rPr>
          <w:noProof/>
        </w:rPr>
        <w:t>25</w:t>
      </w:r>
      <w:r w:rsidR="00656F0A">
        <w:rPr>
          <w:noProof/>
        </w:rPr>
        <w:fldChar w:fldCharType="end"/>
      </w:r>
      <w:r>
        <w:t>: Importar Sistema GSAN na IDE</w:t>
      </w:r>
      <w:r w:rsidRPr="00DF3F89">
        <w:rPr>
          <w:bCs w:val="0"/>
        </w:rPr>
        <w:t xml:space="preserve"> </w:t>
      </w:r>
      <w:r>
        <w:rPr>
          <w:bCs w:val="0"/>
        </w:rPr>
        <w:br/>
      </w:r>
      <w:r w:rsidRPr="00DF3F89">
        <w:rPr>
          <w:bCs w:val="0"/>
        </w:rPr>
        <w:t>Fonte: Autoria Própria</w:t>
      </w:r>
      <w:bookmarkEnd w:id="1544"/>
    </w:p>
    <w:p w:rsidR="00B75DE4" w:rsidRDefault="00B75DE4" w:rsidP="00346F64">
      <w:pPr>
        <w:pStyle w:val="Estilocorpodoc"/>
        <w:ind w:firstLine="708"/>
        <w:jc w:val="left"/>
        <w:rPr>
          <w:sz w:val="24"/>
        </w:rPr>
      </w:pPr>
      <w:r>
        <w:rPr>
          <w:sz w:val="24"/>
        </w:rPr>
        <w:t xml:space="preserve">Feito isso precisa somente pressionar o botão de </w:t>
      </w:r>
      <w:r w:rsidRPr="008F506F">
        <w:rPr>
          <w:i/>
          <w:sz w:val="24"/>
        </w:rPr>
        <w:t>Finish</w:t>
      </w:r>
      <w:r>
        <w:rPr>
          <w:sz w:val="24"/>
        </w:rPr>
        <w:t>, para confirmar a importação do projeto para a IDE de desenvolvimento.</w:t>
      </w:r>
    </w:p>
    <w:p w:rsidR="00F97CCC" w:rsidRDefault="00F97CCC" w:rsidP="002116F8">
      <w:pPr>
        <w:pStyle w:val="Heading1"/>
        <w:jc w:val="center"/>
        <w:rPr>
          <w:rFonts w:ascii="Arial" w:hAnsi="Arial" w:cs="Arial"/>
          <w:sz w:val="24"/>
          <w:szCs w:val="24"/>
        </w:rPr>
      </w:pPr>
    </w:p>
    <w:p w:rsidR="00F97CCC" w:rsidRDefault="00F97CCC" w:rsidP="00346F64">
      <w:pPr>
        <w:pStyle w:val="Heading1"/>
        <w:jc w:val="both"/>
        <w:rPr>
          <w:rFonts w:ascii="Arial" w:hAnsi="Arial" w:cs="Arial"/>
          <w:sz w:val="24"/>
          <w:szCs w:val="24"/>
        </w:rPr>
      </w:pPr>
      <w:bookmarkStart w:id="1545" w:name="_Toc421743361"/>
      <w:bookmarkStart w:id="1546" w:name="_Toc421744045"/>
      <w:r>
        <w:rPr>
          <w:rFonts w:ascii="Arial" w:hAnsi="Arial" w:cs="Arial"/>
          <w:sz w:val="24"/>
          <w:szCs w:val="24"/>
        </w:rPr>
        <w:t>2 – Configurar variável de ambiente do servidor de aplicação Jboss</w:t>
      </w:r>
      <w:bookmarkEnd w:id="1545"/>
      <w:bookmarkEnd w:id="1546"/>
    </w:p>
    <w:p w:rsidR="00F97CCC" w:rsidRDefault="00F97CCC" w:rsidP="00346F64">
      <w:pPr>
        <w:pStyle w:val="Estilocorpodoc"/>
        <w:ind w:firstLine="708"/>
        <w:rPr>
          <w:sz w:val="24"/>
        </w:rPr>
      </w:pPr>
      <w:r>
        <w:rPr>
          <w:sz w:val="24"/>
        </w:rPr>
        <w:t xml:space="preserve">Neste trabalho foi utilizado o projeto </w:t>
      </w:r>
      <w:r w:rsidRPr="00211096">
        <w:rPr>
          <w:i/>
          <w:sz w:val="24"/>
        </w:rPr>
        <w:t>Open Source</w:t>
      </w:r>
      <w:r>
        <w:rPr>
          <w:sz w:val="24"/>
        </w:rPr>
        <w:t xml:space="preserve"> Jboss Community na versão 4.0.1, compatível com as tecnologias utilizadas no GSAN, para utiliza-lo será preciso declarar uma variável de ambiente no sistema operacional, por padrão nomeado de </w:t>
      </w:r>
      <w:r w:rsidRPr="007A07D6">
        <w:rPr>
          <w:i/>
          <w:sz w:val="24"/>
        </w:rPr>
        <w:t>JBOSS_HOME</w:t>
      </w:r>
      <w:r>
        <w:rPr>
          <w:sz w:val="24"/>
        </w:rPr>
        <w:t xml:space="preserve"> contendo a localização do diretório do servidor de aplicação, no exemplo abaixo representado por </w:t>
      </w:r>
      <w:r w:rsidRPr="007A07D6">
        <w:rPr>
          <w:i/>
          <w:sz w:val="24"/>
        </w:rPr>
        <w:t>C:/pessoal/jboss/jboss-4.0.1sp1</w:t>
      </w:r>
      <w:r>
        <w:rPr>
          <w:sz w:val="24"/>
        </w:rPr>
        <w:t xml:space="preserve">, conforme visto na figura </w:t>
      </w:r>
      <w:ins w:id="1547" w:author="Marcos Junior" w:date="2015-06-12T11:25:00Z">
        <w:r w:rsidR="00B86C71">
          <w:rPr>
            <w:sz w:val="24"/>
          </w:rPr>
          <w:t>26</w:t>
        </w:r>
      </w:ins>
      <w:del w:id="1548" w:author="Marcos Junior" w:date="2015-06-12T11:25:00Z">
        <w:r w:rsidDel="00B86C71">
          <w:rPr>
            <w:sz w:val="24"/>
          </w:rPr>
          <w:delText>8</w:delText>
        </w:r>
      </w:del>
      <w:r>
        <w:rPr>
          <w:sz w:val="24"/>
        </w:rPr>
        <w:t>:</w:t>
      </w:r>
    </w:p>
    <w:p w:rsidR="00F97CCC" w:rsidRDefault="00F97CCC" w:rsidP="00F97CCC">
      <w:pPr>
        <w:pStyle w:val="Estilocorpodoc"/>
        <w:ind w:firstLine="0"/>
        <w:jc w:val="center"/>
        <w:rPr>
          <w:sz w:val="24"/>
        </w:rPr>
      </w:pPr>
      <w:r>
        <w:rPr>
          <w:noProof/>
          <w:sz w:val="24"/>
          <w:lang w:eastAsia="pt-BR"/>
        </w:rPr>
        <w:drawing>
          <wp:inline distT="0" distB="0" distL="0" distR="0">
            <wp:extent cx="3228975" cy="3590925"/>
            <wp:effectExtent l="0" t="0" r="9525" b="9525"/>
            <wp:docPr id="15" name="Imagem 15" descr="variavel_amb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iavel_ambi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28975" cy="3590925"/>
                    </a:xfrm>
                    <a:prstGeom prst="rect">
                      <a:avLst/>
                    </a:prstGeom>
                    <a:noFill/>
                    <a:ln>
                      <a:noFill/>
                    </a:ln>
                  </pic:spPr>
                </pic:pic>
              </a:graphicData>
            </a:graphic>
          </wp:inline>
        </w:drawing>
      </w:r>
    </w:p>
    <w:p w:rsidR="00F97CCC" w:rsidRDefault="00F97CCC" w:rsidP="00F97CCC">
      <w:pPr>
        <w:pStyle w:val="Caption"/>
        <w:jc w:val="center"/>
      </w:pPr>
      <w:bookmarkStart w:id="1549" w:name="_Toc421735353"/>
      <w:r>
        <w:t xml:space="preserve">Figura </w:t>
      </w:r>
      <w:r w:rsidR="00656F0A">
        <w:fldChar w:fldCharType="begin"/>
      </w:r>
      <w:r>
        <w:instrText xml:space="preserve"> SEQ Figura \* ARABIC </w:instrText>
      </w:r>
      <w:r w:rsidR="00656F0A">
        <w:fldChar w:fldCharType="separate"/>
      </w:r>
      <w:r w:rsidR="000F6A97">
        <w:rPr>
          <w:noProof/>
        </w:rPr>
        <w:t>26</w:t>
      </w:r>
      <w:r w:rsidR="00656F0A">
        <w:rPr>
          <w:noProof/>
        </w:rPr>
        <w:fldChar w:fldCharType="end"/>
      </w:r>
      <w:r>
        <w:t>: Adicionando variável de ambiente JBOSS_HOME</w:t>
      </w:r>
      <w:r>
        <w:rPr>
          <w:bCs w:val="0"/>
        </w:rPr>
        <w:br/>
      </w:r>
      <w:r w:rsidRPr="00DF3F89">
        <w:rPr>
          <w:bCs w:val="0"/>
        </w:rPr>
        <w:t>Fonte: Autoria Própria</w:t>
      </w:r>
      <w:bookmarkEnd w:id="1549"/>
    </w:p>
    <w:p w:rsidR="00F97CCC" w:rsidRDefault="00F97CCC" w:rsidP="00346F64">
      <w:pPr>
        <w:pStyle w:val="Estilocorpodoc"/>
        <w:ind w:firstLine="708"/>
        <w:rPr>
          <w:sz w:val="24"/>
        </w:rPr>
      </w:pPr>
      <w:r>
        <w:rPr>
          <w:sz w:val="24"/>
        </w:rPr>
        <w:t xml:space="preserve">Após a criação desta variável de ambiente, será preciso atualizar a variável de ambiente chamada </w:t>
      </w:r>
      <w:r w:rsidRPr="009F265B">
        <w:rPr>
          <w:i/>
          <w:sz w:val="24"/>
        </w:rPr>
        <w:t>PATH</w:t>
      </w:r>
      <w:r>
        <w:rPr>
          <w:sz w:val="24"/>
        </w:rPr>
        <w:t xml:space="preserve"> que reune as variáveis utilizadas no sistema operacional, adicionando ao final o seguinte texto </w:t>
      </w:r>
      <w:r w:rsidRPr="009F265B">
        <w:rPr>
          <w:i/>
          <w:sz w:val="24"/>
        </w:rPr>
        <w:t>;%JBOSS_HOME%\bin;</w:t>
      </w:r>
      <w:r>
        <w:rPr>
          <w:i/>
          <w:sz w:val="24"/>
        </w:rPr>
        <w:t xml:space="preserve"> </w:t>
      </w:r>
      <w:r>
        <w:rPr>
          <w:sz w:val="24"/>
        </w:rPr>
        <w:t xml:space="preserve">para que o sistema operacional consiga localizar o diretório </w:t>
      </w:r>
      <w:r w:rsidRPr="009F265B">
        <w:rPr>
          <w:i/>
          <w:sz w:val="24"/>
        </w:rPr>
        <w:t>\bin</w:t>
      </w:r>
      <w:r>
        <w:rPr>
          <w:sz w:val="24"/>
        </w:rPr>
        <w:t xml:space="preserve"> do servidor de aplicação que contém o script de inicialização do servidor chamado </w:t>
      </w:r>
      <w:r w:rsidRPr="00131608">
        <w:rPr>
          <w:i/>
          <w:sz w:val="24"/>
        </w:rPr>
        <w:t>run.bat</w:t>
      </w:r>
      <w:r>
        <w:rPr>
          <w:i/>
          <w:sz w:val="24"/>
        </w:rPr>
        <w:t xml:space="preserve"> </w:t>
      </w:r>
      <w:r w:rsidRPr="00501914">
        <w:rPr>
          <w:sz w:val="24"/>
        </w:rPr>
        <w:t xml:space="preserve">para sistemas Windows </w:t>
      </w:r>
      <w:r w:rsidRPr="00501914">
        <w:rPr>
          <w:sz w:val="24"/>
        </w:rPr>
        <w:lastRenderedPageBreak/>
        <w:t xml:space="preserve">e </w:t>
      </w:r>
      <w:r>
        <w:rPr>
          <w:i/>
          <w:sz w:val="24"/>
        </w:rPr>
        <w:t xml:space="preserve">run.sh </w:t>
      </w:r>
      <w:r w:rsidRPr="00501914">
        <w:rPr>
          <w:sz w:val="24"/>
        </w:rPr>
        <w:t>para sistemas Unix</w:t>
      </w:r>
      <w:r>
        <w:rPr>
          <w:sz w:val="24"/>
        </w:rPr>
        <w:t xml:space="preserve">, neste script é possível modificar os parâmetros utilizados na execução do servidor de aplicação sob a JVM para a alocação de memória assim como </w:t>
      </w:r>
      <w:r w:rsidR="006A6B6F">
        <w:rPr>
          <w:sz w:val="24"/>
        </w:rPr>
        <w:t>habilitar</w:t>
      </w:r>
      <w:r>
        <w:rPr>
          <w:sz w:val="24"/>
        </w:rPr>
        <w:t xml:space="preserve"> a utilização de técnicas de debug</w:t>
      </w:r>
      <w:r w:rsidRPr="006B13B5">
        <w:rPr>
          <w:sz w:val="24"/>
        </w:rPr>
        <w:t xml:space="preserve"> </w:t>
      </w:r>
      <w:r>
        <w:rPr>
          <w:sz w:val="24"/>
        </w:rPr>
        <w:t>remoto das aplicações.</w:t>
      </w:r>
    </w:p>
    <w:p w:rsidR="00D32F34" w:rsidRDefault="00D32F34" w:rsidP="00B356CB">
      <w:pPr>
        <w:pStyle w:val="Heading1"/>
        <w:jc w:val="center"/>
        <w:rPr>
          <w:rFonts w:ascii="Arial" w:hAnsi="Arial" w:cs="Arial"/>
          <w:sz w:val="24"/>
          <w:szCs w:val="24"/>
        </w:rPr>
      </w:pPr>
    </w:p>
    <w:p w:rsidR="00B356CB" w:rsidRDefault="00B356CB" w:rsidP="00B356CB">
      <w:pPr>
        <w:pStyle w:val="Heading1"/>
        <w:jc w:val="center"/>
        <w:rPr>
          <w:rFonts w:ascii="Arial" w:hAnsi="Arial" w:cs="Arial"/>
          <w:sz w:val="24"/>
          <w:szCs w:val="24"/>
        </w:rPr>
      </w:pPr>
      <w:bookmarkStart w:id="1550" w:name="_Toc421743362"/>
      <w:bookmarkStart w:id="1551" w:name="_Toc421744046"/>
      <w:r>
        <w:rPr>
          <w:rFonts w:ascii="Arial" w:hAnsi="Arial" w:cs="Arial"/>
          <w:sz w:val="24"/>
          <w:szCs w:val="24"/>
        </w:rPr>
        <w:t>3 – Configuração do Fluxo da URA</w:t>
      </w:r>
      <w:bookmarkEnd w:id="1550"/>
      <w:bookmarkEnd w:id="1551"/>
    </w:p>
    <w:p w:rsidR="00B356CB" w:rsidRPr="0071609E" w:rsidRDefault="00D32F34" w:rsidP="0071609E">
      <w:pPr>
        <w:pStyle w:val="Estilocorpodoc"/>
        <w:rPr>
          <w:sz w:val="24"/>
        </w:rPr>
      </w:pPr>
      <w:r w:rsidRPr="0071609E">
        <w:rPr>
          <w:sz w:val="24"/>
        </w:rPr>
        <w:t>Segue abaixo a configuração do fluxo completo da URA, configurado no seguinte arquivo de configuração /etc/asterisk/extension.conf:</w:t>
      </w:r>
    </w:p>
    <w:p w:rsidR="00B356CB" w:rsidRDefault="00B356CB" w:rsidP="00B356CB">
      <w:pPr>
        <w:shd w:val="clear" w:color="auto" w:fill="F2F2F2"/>
        <w:ind w:firstLine="708"/>
        <w:contextualSpacing/>
        <w:rPr>
          <w:rFonts w:ascii="Arial" w:hAnsi="Arial" w:cs="Arial"/>
          <w:color w:val="000000"/>
          <w:sz w:val="24"/>
        </w:rPr>
      </w:pP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Declarando o contexto de boas vindas para executar o áudio ‘inicial’</w:t>
      </w:r>
    </w:p>
    <w:p w:rsidR="00B356CB" w:rsidRPr="00786ACD" w:rsidRDefault="00B356CB" w:rsidP="00B356CB">
      <w:pPr>
        <w:shd w:val="clear" w:color="auto" w:fill="F2F2F2"/>
        <w:ind w:firstLine="708"/>
        <w:contextualSpacing/>
        <w:rPr>
          <w:rFonts w:ascii="Arial" w:hAnsi="Arial" w:cs="Arial"/>
          <w:color w:val="000000"/>
          <w:sz w:val="24"/>
        </w:rPr>
      </w:pPr>
      <w:r w:rsidRPr="00786ACD">
        <w:rPr>
          <w:rFonts w:ascii="Arial" w:hAnsi="Arial" w:cs="Arial"/>
          <w:color w:val="000000"/>
          <w:sz w:val="24"/>
        </w:rPr>
        <w:t>; o dígito representa a rotina associada abaixo:</w:t>
      </w:r>
    </w:p>
    <w:p w:rsidR="00B356CB" w:rsidRPr="00786ACD" w:rsidRDefault="00B356CB" w:rsidP="00B356CB">
      <w:pPr>
        <w:shd w:val="clear" w:color="auto" w:fill="F2F2F2"/>
        <w:ind w:firstLine="708"/>
        <w:contextualSpacing/>
        <w:rPr>
          <w:rFonts w:ascii="Arial" w:hAnsi="Arial" w:cs="Arial"/>
          <w:color w:val="000000"/>
          <w:sz w:val="24"/>
        </w:rPr>
      </w:pPr>
      <w:r w:rsidRPr="00786ACD">
        <w:rPr>
          <w:rFonts w:ascii="Arial" w:hAnsi="Arial" w:cs="Arial"/>
          <w:color w:val="000000"/>
          <w:sz w:val="24"/>
        </w:rPr>
        <w:t xml:space="preserve">; 1 – </w:t>
      </w:r>
      <w:r>
        <w:rPr>
          <w:rFonts w:ascii="Arial" w:hAnsi="Arial" w:cs="Arial"/>
          <w:color w:val="000000"/>
          <w:sz w:val="24"/>
        </w:rPr>
        <w:t>Contexto de Indetificação do Cliente.</w:t>
      </w:r>
    </w:p>
    <w:p w:rsidR="00B356CB" w:rsidRPr="00786ACD" w:rsidRDefault="00B356CB" w:rsidP="00B356CB">
      <w:pPr>
        <w:shd w:val="clear" w:color="auto" w:fill="F2F2F2"/>
        <w:ind w:firstLine="708"/>
        <w:contextualSpacing/>
        <w:rPr>
          <w:rFonts w:ascii="Arial" w:hAnsi="Arial" w:cs="Arial"/>
          <w:color w:val="000000"/>
          <w:sz w:val="24"/>
        </w:rPr>
      </w:pPr>
      <w:r w:rsidRPr="00786ACD">
        <w:rPr>
          <w:rFonts w:ascii="Arial" w:hAnsi="Arial" w:cs="Arial"/>
          <w:color w:val="000000"/>
          <w:sz w:val="24"/>
        </w:rPr>
        <w:t xml:space="preserve">; 2 – </w:t>
      </w:r>
      <w:r>
        <w:rPr>
          <w:rFonts w:ascii="Arial" w:hAnsi="Arial" w:cs="Arial"/>
          <w:color w:val="000000"/>
          <w:sz w:val="24"/>
        </w:rPr>
        <w:t>Falar com o atendente.</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 xml:space="preserve"> [disc-ivr-BOAS_VINDAS] </w:t>
      </w:r>
      <w:r w:rsidRPr="00BE7D63">
        <w:rPr>
          <w:rFonts w:ascii="Arial" w:hAnsi="Arial" w:cs="Arial"/>
          <w:color w:val="000000"/>
          <w:sz w:val="24"/>
        </w:rPr>
        <w:tab/>
      </w:r>
    </w:p>
    <w:p w:rsidR="00B356CB" w:rsidRPr="00E876A4" w:rsidRDefault="00B356CB" w:rsidP="00B356CB">
      <w:pPr>
        <w:shd w:val="clear" w:color="auto" w:fill="F2F2F2"/>
        <w:ind w:firstLine="708"/>
        <w:contextualSpacing/>
        <w:rPr>
          <w:rFonts w:ascii="Arial" w:hAnsi="Arial" w:cs="Arial"/>
          <w:color w:val="000000"/>
          <w:sz w:val="24"/>
          <w:lang w:val="en-US"/>
        </w:rPr>
      </w:pPr>
      <w:proofErr w:type="spellStart"/>
      <w:proofErr w:type="gramStart"/>
      <w:r w:rsidRPr="00E876A4">
        <w:rPr>
          <w:rFonts w:ascii="Arial" w:hAnsi="Arial" w:cs="Arial"/>
          <w:color w:val="000000"/>
          <w:sz w:val="24"/>
          <w:lang w:val="en-US"/>
        </w:rPr>
        <w:t>exten</w:t>
      </w:r>
      <w:proofErr w:type="spellEnd"/>
      <w:proofErr w:type="gramEnd"/>
      <w:r w:rsidRPr="00E876A4">
        <w:rPr>
          <w:rFonts w:ascii="Arial" w:hAnsi="Arial" w:cs="Arial"/>
          <w:color w:val="000000"/>
          <w:sz w:val="24"/>
          <w:lang w:val="en-US"/>
        </w:rPr>
        <w:t xml:space="preserve"> =&gt; s,1,Playback(custom/</w:t>
      </w:r>
      <w:proofErr w:type="spellStart"/>
      <w:r w:rsidRPr="00E876A4">
        <w:rPr>
          <w:rFonts w:ascii="Arial" w:hAnsi="Arial" w:cs="Arial"/>
          <w:color w:val="000000"/>
          <w:sz w:val="24"/>
          <w:lang w:val="en-US"/>
        </w:rPr>
        <w:t>inicial</w:t>
      </w:r>
      <w:proofErr w:type="spellEnd"/>
      <w:r w:rsidRPr="00E876A4">
        <w:rPr>
          <w:rFonts w:ascii="Arial" w:hAnsi="Arial" w:cs="Arial"/>
          <w:color w:val="000000"/>
          <w:sz w:val="24"/>
          <w:lang w:val="en-US"/>
        </w:rPr>
        <w:t xml:space="preserve">) </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 xml:space="preserve">exten =&gt; 1,1,Goto(disc-ivr-IDENTIFICACAO,7001,1) </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 xml:space="preserve">exten =&gt; 2,1,Goto(FALAR_ATENDENTE,s,1) </w:t>
      </w:r>
    </w:p>
    <w:p w:rsidR="00B356CB" w:rsidRPr="00BE7D63" w:rsidRDefault="00B356CB" w:rsidP="00B356CB">
      <w:pPr>
        <w:shd w:val="clear" w:color="auto" w:fill="F2F2F2"/>
        <w:ind w:firstLine="708"/>
        <w:contextualSpacing/>
        <w:rPr>
          <w:rFonts w:ascii="Arial" w:hAnsi="Arial" w:cs="Arial"/>
          <w:color w:val="000000"/>
          <w:sz w:val="24"/>
        </w:rPr>
      </w:pP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 xml:space="preserve">; Declarando o contexto de identificação do cliente, executa o áudio </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 xml:space="preserve">; </w:t>
      </w:r>
      <w:r w:rsidRPr="00267EF5">
        <w:rPr>
          <w:rFonts w:ascii="Arial" w:hAnsi="Arial" w:cs="Arial"/>
          <w:color w:val="000000"/>
          <w:sz w:val="24"/>
        </w:rPr>
        <w:t>‘identificacao’</w:t>
      </w:r>
      <w:r>
        <w:rPr>
          <w:rFonts w:ascii="Arial" w:hAnsi="Arial" w:cs="Arial"/>
          <w:color w:val="000000"/>
          <w:sz w:val="24"/>
        </w:rPr>
        <w:t xml:space="preserve"> </w:t>
      </w:r>
      <w:r w:rsidRPr="00BE7D63">
        <w:rPr>
          <w:rFonts w:ascii="Arial" w:hAnsi="Arial" w:cs="Arial"/>
          <w:color w:val="000000"/>
          <w:sz w:val="24"/>
        </w:rPr>
        <w:t>e redireciona para o contexto de PESQUISAR_CLIENTE</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 xml:space="preserve">; executa o áudio ‘pronto’ e ‘numero_ra’, soletra o numero do RA e </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 direciona para o Menu principal.</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[disc-ivr-IDENTIFICACAO]</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7001,1,Playback(custom/identificacao)</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7001,2,Goto(PESQUISAR_CLIENTE,s,1)</w:t>
      </w:r>
    </w:p>
    <w:p w:rsidR="00B356CB" w:rsidRPr="00BE7D63" w:rsidRDefault="00B356CB" w:rsidP="00B356CB">
      <w:pPr>
        <w:shd w:val="clear" w:color="auto" w:fill="F2F2F2"/>
        <w:ind w:firstLine="708"/>
        <w:contextualSpacing/>
        <w:rPr>
          <w:rFonts w:ascii="Arial" w:hAnsi="Arial" w:cs="Arial"/>
          <w:color w:val="000000"/>
          <w:sz w:val="24"/>
          <w:lang w:val="en-US"/>
        </w:rPr>
      </w:pPr>
      <w:proofErr w:type="spellStart"/>
      <w:proofErr w:type="gramStart"/>
      <w:r w:rsidRPr="00BE7D63">
        <w:rPr>
          <w:rFonts w:ascii="Arial" w:hAnsi="Arial" w:cs="Arial"/>
          <w:color w:val="000000"/>
          <w:sz w:val="24"/>
          <w:lang w:val="en-US"/>
        </w:rPr>
        <w:t>exten</w:t>
      </w:r>
      <w:proofErr w:type="spellEnd"/>
      <w:proofErr w:type="gramEnd"/>
      <w:r w:rsidRPr="00BE7D63">
        <w:rPr>
          <w:rFonts w:ascii="Arial" w:hAnsi="Arial" w:cs="Arial"/>
          <w:color w:val="000000"/>
          <w:sz w:val="24"/>
          <w:lang w:val="en-US"/>
        </w:rPr>
        <w:t xml:space="preserve"> =&gt; 7001,3,Playback(custom/pronto)</w:t>
      </w:r>
    </w:p>
    <w:p w:rsidR="00B356CB" w:rsidRPr="00BE7D63" w:rsidRDefault="00B356CB" w:rsidP="00B356CB">
      <w:pPr>
        <w:shd w:val="clear" w:color="auto" w:fill="F2F2F2"/>
        <w:ind w:firstLine="708"/>
        <w:contextualSpacing/>
        <w:rPr>
          <w:rFonts w:ascii="Arial" w:hAnsi="Arial" w:cs="Arial"/>
          <w:color w:val="000000"/>
          <w:sz w:val="24"/>
          <w:lang w:val="en-US"/>
        </w:rPr>
      </w:pPr>
      <w:proofErr w:type="spellStart"/>
      <w:proofErr w:type="gramStart"/>
      <w:r w:rsidRPr="00BE7D63">
        <w:rPr>
          <w:rFonts w:ascii="Arial" w:hAnsi="Arial" w:cs="Arial"/>
          <w:color w:val="000000"/>
          <w:sz w:val="24"/>
          <w:lang w:val="en-US"/>
        </w:rPr>
        <w:t>exten</w:t>
      </w:r>
      <w:proofErr w:type="spellEnd"/>
      <w:proofErr w:type="gramEnd"/>
      <w:r w:rsidRPr="00BE7D63">
        <w:rPr>
          <w:rFonts w:ascii="Arial" w:hAnsi="Arial" w:cs="Arial"/>
          <w:color w:val="000000"/>
          <w:sz w:val="24"/>
          <w:lang w:val="en-US"/>
        </w:rPr>
        <w:t xml:space="preserve"> =&gt; 7001,4,Playback(custom/</w:t>
      </w:r>
      <w:proofErr w:type="spellStart"/>
      <w:r w:rsidRPr="00BE7D63">
        <w:rPr>
          <w:rFonts w:ascii="Arial" w:hAnsi="Arial" w:cs="Arial"/>
          <w:color w:val="000000"/>
          <w:sz w:val="24"/>
          <w:lang w:val="en-US"/>
        </w:rPr>
        <w:t>numero_ra</w:t>
      </w:r>
      <w:proofErr w:type="spellEnd"/>
      <w:r w:rsidRPr="00BE7D63">
        <w:rPr>
          <w:rFonts w:ascii="Arial" w:hAnsi="Arial" w:cs="Arial"/>
          <w:color w:val="000000"/>
          <w:sz w:val="24"/>
          <w:lang w:val="en-US"/>
        </w:rPr>
        <w:t>)</w:t>
      </w:r>
    </w:p>
    <w:p w:rsidR="00B356CB" w:rsidRPr="005E5DD4" w:rsidRDefault="00B356CB" w:rsidP="00B356CB">
      <w:pPr>
        <w:shd w:val="clear" w:color="auto" w:fill="F2F2F2"/>
        <w:ind w:firstLine="708"/>
        <w:contextualSpacing/>
        <w:rPr>
          <w:rFonts w:ascii="Arial" w:hAnsi="Arial" w:cs="Arial"/>
          <w:color w:val="000000"/>
          <w:sz w:val="24"/>
        </w:rPr>
      </w:pPr>
      <w:r w:rsidRPr="005E5DD4">
        <w:rPr>
          <w:rFonts w:ascii="Arial" w:hAnsi="Arial" w:cs="Arial"/>
          <w:color w:val="000000"/>
          <w:sz w:val="24"/>
        </w:rPr>
        <w:t>exten =&gt; 7001,5,SayDigits(${NUMERO_RA})</w:t>
      </w:r>
    </w:p>
    <w:p w:rsidR="00B356CB" w:rsidRPr="005E5DD4" w:rsidRDefault="00B356CB" w:rsidP="00B356CB">
      <w:pPr>
        <w:shd w:val="clear" w:color="auto" w:fill="F2F2F2"/>
        <w:ind w:firstLine="708"/>
        <w:contextualSpacing/>
        <w:rPr>
          <w:rFonts w:ascii="Arial" w:hAnsi="Arial" w:cs="Arial"/>
          <w:color w:val="000000"/>
          <w:sz w:val="24"/>
        </w:rPr>
      </w:pPr>
      <w:r w:rsidRPr="005E5DD4">
        <w:rPr>
          <w:rFonts w:ascii="Arial" w:hAnsi="Arial" w:cs="Arial"/>
          <w:color w:val="000000"/>
          <w:sz w:val="24"/>
        </w:rPr>
        <w:t>exten =&gt; 7001,6,Goto(disc-ivr-MENU,7002,1)</w:t>
      </w:r>
    </w:p>
    <w:p w:rsidR="00B356CB" w:rsidRPr="005E5DD4" w:rsidRDefault="00B356CB" w:rsidP="00B356CB">
      <w:pPr>
        <w:shd w:val="clear" w:color="auto" w:fill="F2F2F2"/>
        <w:ind w:firstLine="708"/>
        <w:contextualSpacing/>
        <w:rPr>
          <w:rFonts w:ascii="Arial" w:hAnsi="Arial" w:cs="Arial"/>
          <w:color w:val="000000"/>
          <w:sz w:val="24"/>
        </w:rPr>
      </w:pP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 Declara o context do Menu Principal, executa o áudio ‘menu’,</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 o dígito representa a rotina associada abaixo:</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 1 – Serviço de 2ª via de Conta</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 xml:space="preserve">; 2 </w:t>
      </w:r>
      <w:r w:rsidRPr="00786ACD">
        <w:rPr>
          <w:rFonts w:ascii="Arial" w:hAnsi="Arial" w:cs="Arial"/>
          <w:color w:val="000000"/>
          <w:sz w:val="24"/>
        </w:rPr>
        <w:t xml:space="preserve">– </w:t>
      </w:r>
      <w:r w:rsidRPr="00BE7D63">
        <w:rPr>
          <w:rFonts w:ascii="Arial" w:hAnsi="Arial" w:cs="Arial"/>
          <w:color w:val="000000"/>
          <w:sz w:val="24"/>
        </w:rPr>
        <w:t>Serviço de Informar Falta de Água</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 3 – Serviço de Solicitar Restabelecimento da Ligação</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 4 – Falar com o atendente.</w:t>
      </w:r>
    </w:p>
    <w:p w:rsidR="00B356CB" w:rsidRPr="00B356CB" w:rsidRDefault="00B356CB" w:rsidP="00B356CB">
      <w:pPr>
        <w:shd w:val="clear" w:color="auto" w:fill="F2F2F2"/>
        <w:ind w:firstLine="708"/>
        <w:contextualSpacing/>
        <w:rPr>
          <w:rFonts w:ascii="Arial" w:hAnsi="Arial" w:cs="Arial"/>
          <w:color w:val="000000"/>
          <w:sz w:val="24"/>
        </w:rPr>
      </w:pPr>
      <w:r w:rsidRPr="00B356CB">
        <w:rPr>
          <w:rFonts w:ascii="Arial" w:hAnsi="Arial" w:cs="Arial"/>
          <w:color w:val="000000"/>
          <w:sz w:val="24"/>
        </w:rPr>
        <w:t>[disc-ivr-MENU]</w:t>
      </w:r>
    </w:p>
    <w:p w:rsidR="00B356CB" w:rsidRPr="00BE7D63" w:rsidRDefault="00B356CB" w:rsidP="00B356CB">
      <w:pPr>
        <w:shd w:val="clear" w:color="auto" w:fill="F2F2F2"/>
        <w:ind w:firstLine="708"/>
        <w:contextualSpacing/>
        <w:rPr>
          <w:rFonts w:ascii="Arial" w:hAnsi="Arial" w:cs="Arial"/>
          <w:color w:val="000000"/>
          <w:sz w:val="24"/>
          <w:lang w:val="en-US"/>
        </w:rPr>
      </w:pPr>
      <w:proofErr w:type="spellStart"/>
      <w:proofErr w:type="gramStart"/>
      <w:r w:rsidRPr="00BE7D63">
        <w:rPr>
          <w:rFonts w:ascii="Arial" w:hAnsi="Arial" w:cs="Arial"/>
          <w:color w:val="000000"/>
          <w:sz w:val="24"/>
          <w:lang w:val="en-US"/>
        </w:rPr>
        <w:t>exten</w:t>
      </w:r>
      <w:proofErr w:type="spellEnd"/>
      <w:proofErr w:type="gramEnd"/>
      <w:r w:rsidRPr="00BE7D63">
        <w:rPr>
          <w:rFonts w:ascii="Arial" w:hAnsi="Arial" w:cs="Arial"/>
          <w:color w:val="000000"/>
          <w:sz w:val="24"/>
          <w:lang w:val="en-US"/>
        </w:rPr>
        <w:t xml:space="preserve"> =&gt; 7002,1,Playback(custom/menu)</w:t>
      </w:r>
    </w:p>
    <w:p w:rsidR="00B356CB" w:rsidRPr="00B356CB" w:rsidRDefault="00B356CB" w:rsidP="00B356CB">
      <w:pPr>
        <w:shd w:val="clear" w:color="auto" w:fill="F2F2F2"/>
        <w:ind w:firstLine="708"/>
        <w:contextualSpacing/>
        <w:rPr>
          <w:rFonts w:ascii="Arial" w:hAnsi="Arial" w:cs="Arial"/>
          <w:color w:val="000000"/>
          <w:sz w:val="24"/>
          <w:lang w:val="en-US"/>
        </w:rPr>
      </w:pPr>
      <w:proofErr w:type="spellStart"/>
      <w:proofErr w:type="gramStart"/>
      <w:r w:rsidRPr="00B356CB">
        <w:rPr>
          <w:rFonts w:ascii="Arial" w:hAnsi="Arial" w:cs="Arial"/>
          <w:color w:val="000000"/>
          <w:sz w:val="24"/>
          <w:lang w:val="en-US"/>
        </w:rPr>
        <w:t>exten</w:t>
      </w:r>
      <w:proofErr w:type="spellEnd"/>
      <w:proofErr w:type="gramEnd"/>
      <w:r w:rsidRPr="00B356CB">
        <w:rPr>
          <w:rFonts w:ascii="Arial" w:hAnsi="Arial" w:cs="Arial"/>
          <w:color w:val="000000"/>
          <w:sz w:val="24"/>
          <w:lang w:val="en-US"/>
        </w:rPr>
        <w:t xml:space="preserve"> =&gt; 1,1,Goto(disc-ivr-2VIA,7003,1)</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lastRenderedPageBreak/>
        <w:t>exten =&gt; 2,1,Goto(disc-ivr-INFORMAR_FALTA_AGUA,7004,1)</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3,1,Goto(disc-ivr-SOLICITAR_RESTABELECIMENTO,7005,1)</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4,1,Goto(FALAR_ATENDENTE,s,1)</w:t>
      </w:r>
    </w:p>
    <w:p w:rsidR="00B356CB" w:rsidRPr="00BE7D63" w:rsidRDefault="00B356CB" w:rsidP="00B356CB">
      <w:pPr>
        <w:shd w:val="clear" w:color="auto" w:fill="F2F2F2"/>
        <w:ind w:firstLine="708"/>
        <w:contextualSpacing/>
        <w:rPr>
          <w:rFonts w:ascii="Arial" w:hAnsi="Arial" w:cs="Arial"/>
          <w:color w:val="000000"/>
          <w:sz w:val="24"/>
        </w:rPr>
      </w:pP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 Declarando o contexto de 2ª via, executa o aúdio ‘2via’</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 xml:space="preserve">; redireciona para o </w:t>
      </w:r>
      <w:r>
        <w:rPr>
          <w:rFonts w:ascii="Arial" w:hAnsi="Arial" w:cs="Arial"/>
          <w:color w:val="000000"/>
          <w:sz w:val="24"/>
        </w:rPr>
        <w:t>contexto de obter segunda via e</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 desliga a ligação.</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[disc-ivr-2VIA]</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7003,1,Playback(custom/2via)</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7003,2,Goto(OBTER_SEGUNDA_VIA,s,1)</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7003,3,Hangup()</w:t>
      </w:r>
    </w:p>
    <w:p w:rsidR="00B356CB" w:rsidRDefault="00B356CB" w:rsidP="00B356CB">
      <w:pPr>
        <w:shd w:val="clear" w:color="auto" w:fill="F2F2F2"/>
        <w:ind w:firstLine="708"/>
        <w:contextualSpacing/>
        <w:rPr>
          <w:rFonts w:ascii="Arial" w:hAnsi="Arial" w:cs="Arial"/>
          <w:color w:val="000000"/>
          <w:sz w:val="24"/>
        </w:rPr>
      </w:pP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xml:space="preserve">; Declarando o contexto </w:t>
      </w:r>
      <w:r w:rsidRPr="00BE7D63">
        <w:rPr>
          <w:rFonts w:ascii="Arial" w:hAnsi="Arial" w:cs="Arial"/>
          <w:color w:val="000000"/>
          <w:sz w:val="24"/>
        </w:rPr>
        <w:t>disc-ivr-INFORMAR_FALTA_AGUA</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Executa o áudio ‘</w:t>
      </w:r>
      <w:r w:rsidRPr="00BE7D63">
        <w:rPr>
          <w:rFonts w:ascii="Arial" w:hAnsi="Arial" w:cs="Arial"/>
          <w:color w:val="000000"/>
          <w:sz w:val="24"/>
        </w:rPr>
        <w:t>falta_agua_abrir_chamado</w:t>
      </w:r>
      <w:r>
        <w:rPr>
          <w:rFonts w:ascii="Arial" w:hAnsi="Arial" w:cs="Arial"/>
          <w:color w:val="000000"/>
          <w:sz w:val="24"/>
        </w:rPr>
        <w:t xml:space="preserve">’ </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xml:space="preserve">; Redireciona para o contexto </w:t>
      </w:r>
      <w:r w:rsidRPr="00BE7D63">
        <w:rPr>
          <w:rFonts w:ascii="Arial" w:hAnsi="Arial" w:cs="Arial"/>
          <w:color w:val="000000"/>
          <w:sz w:val="24"/>
        </w:rPr>
        <w:t>INFORMAR_FALTA_AGUA</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Executa o áudio ‘sucesso’</w:t>
      </w:r>
    </w:p>
    <w:p w:rsidR="00B356CB" w:rsidRPr="00BE7D63"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Desliga a ligação</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[disc-ivr-INFORMAR_FALTA_AGUA]</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7004,1,Playback(custom/falta_agua_abrir_chamado)</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7004,2,Goto(INFORMAR_FALTA_AGUA,s,1)</w:t>
      </w:r>
    </w:p>
    <w:p w:rsidR="00B356CB" w:rsidRPr="00BE7D63" w:rsidRDefault="00B356CB" w:rsidP="00B356CB">
      <w:pPr>
        <w:shd w:val="clear" w:color="auto" w:fill="F2F2F2"/>
        <w:ind w:firstLine="708"/>
        <w:contextualSpacing/>
        <w:rPr>
          <w:rFonts w:ascii="Arial" w:hAnsi="Arial" w:cs="Arial"/>
          <w:color w:val="000000"/>
          <w:sz w:val="24"/>
          <w:lang w:val="en-US"/>
        </w:rPr>
      </w:pPr>
      <w:proofErr w:type="spellStart"/>
      <w:proofErr w:type="gramStart"/>
      <w:r w:rsidRPr="00BE7D63">
        <w:rPr>
          <w:rFonts w:ascii="Arial" w:hAnsi="Arial" w:cs="Arial"/>
          <w:color w:val="000000"/>
          <w:sz w:val="24"/>
          <w:lang w:val="en-US"/>
        </w:rPr>
        <w:t>exten</w:t>
      </w:r>
      <w:proofErr w:type="spellEnd"/>
      <w:proofErr w:type="gramEnd"/>
      <w:r w:rsidRPr="00BE7D63">
        <w:rPr>
          <w:rFonts w:ascii="Arial" w:hAnsi="Arial" w:cs="Arial"/>
          <w:color w:val="000000"/>
          <w:sz w:val="24"/>
          <w:lang w:val="en-US"/>
        </w:rPr>
        <w:t xml:space="preserve"> =&gt; 7004,3,Playback(custom/</w:t>
      </w:r>
      <w:proofErr w:type="spellStart"/>
      <w:r w:rsidRPr="00BE7D63">
        <w:rPr>
          <w:rFonts w:ascii="Arial" w:hAnsi="Arial" w:cs="Arial"/>
          <w:color w:val="000000"/>
          <w:sz w:val="24"/>
          <w:lang w:val="en-US"/>
        </w:rPr>
        <w:t>sucesso</w:t>
      </w:r>
      <w:proofErr w:type="spellEnd"/>
      <w:r w:rsidRPr="00BE7D63">
        <w:rPr>
          <w:rFonts w:ascii="Arial" w:hAnsi="Arial" w:cs="Arial"/>
          <w:color w:val="000000"/>
          <w:sz w:val="24"/>
          <w:lang w:val="en-US"/>
        </w:rPr>
        <w:t>)</w:t>
      </w:r>
    </w:p>
    <w:p w:rsidR="00B356CB" w:rsidRPr="00BE7D63" w:rsidRDefault="00B356CB" w:rsidP="00B356CB">
      <w:pPr>
        <w:shd w:val="clear" w:color="auto" w:fill="F2F2F2"/>
        <w:ind w:firstLine="708"/>
        <w:contextualSpacing/>
        <w:rPr>
          <w:rFonts w:ascii="Arial" w:hAnsi="Arial" w:cs="Arial"/>
          <w:color w:val="000000"/>
          <w:sz w:val="24"/>
          <w:lang w:val="en-US"/>
        </w:rPr>
      </w:pPr>
      <w:proofErr w:type="spellStart"/>
      <w:proofErr w:type="gramStart"/>
      <w:r w:rsidRPr="00BE7D63">
        <w:rPr>
          <w:rFonts w:ascii="Arial" w:hAnsi="Arial" w:cs="Arial"/>
          <w:color w:val="000000"/>
          <w:sz w:val="24"/>
          <w:lang w:val="en-US"/>
        </w:rPr>
        <w:t>exten</w:t>
      </w:r>
      <w:proofErr w:type="spellEnd"/>
      <w:proofErr w:type="gramEnd"/>
      <w:r w:rsidRPr="00BE7D63">
        <w:rPr>
          <w:rFonts w:ascii="Arial" w:hAnsi="Arial" w:cs="Arial"/>
          <w:color w:val="000000"/>
          <w:sz w:val="24"/>
          <w:lang w:val="en-US"/>
        </w:rPr>
        <w:t xml:space="preserve"> =&gt; 7004,4,Hangup()</w:t>
      </w:r>
    </w:p>
    <w:p w:rsidR="00B356CB" w:rsidRDefault="00B356CB" w:rsidP="00B356CB">
      <w:pPr>
        <w:shd w:val="clear" w:color="auto" w:fill="F2F2F2"/>
        <w:ind w:firstLine="708"/>
        <w:contextualSpacing/>
        <w:rPr>
          <w:rFonts w:ascii="Arial" w:hAnsi="Arial" w:cs="Arial"/>
          <w:color w:val="000000"/>
          <w:sz w:val="24"/>
          <w:lang w:val="en-US"/>
        </w:rPr>
      </w:pP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xml:space="preserve">; Declarando o contexto </w:t>
      </w:r>
      <w:r w:rsidRPr="00BE7D63">
        <w:rPr>
          <w:rFonts w:ascii="Arial" w:hAnsi="Arial" w:cs="Arial"/>
          <w:color w:val="000000"/>
          <w:sz w:val="24"/>
        </w:rPr>
        <w:t>disc-ivr-SOLICITAR_RESTABELECIMENTO</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Executa o áudio ‘</w:t>
      </w:r>
      <w:r w:rsidRPr="00BE7D63">
        <w:rPr>
          <w:rFonts w:ascii="Arial" w:hAnsi="Arial" w:cs="Arial"/>
          <w:color w:val="000000"/>
          <w:sz w:val="24"/>
        </w:rPr>
        <w:t>restabelecimento</w:t>
      </w:r>
      <w:r>
        <w:rPr>
          <w:rFonts w:ascii="Arial" w:hAnsi="Arial" w:cs="Arial"/>
          <w:color w:val="000000"/>
          <w:sz w:val="24"/>
        </w:rPr>
        <w:t xml:space="preserve">’ </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xml:space="preserve">; Redireciona para o contexto </w:t>
      </w:r>
      <w:r w:rsidRPr="00BE7D63">
        <w:rPr>
          <w:rFonts w:ascii="Arial" w:hAnsi="Arial" w:cs="Arial"/>
          <w:color w:val="000000"/>
          <w:sz w:val="24"/>
        </w:rPr>
        <w:t>SOLICITAR_RESTABELECIMENTO</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Executa o áudio ‘sucesso’</w:t>
      </w:r>
    </w:p>
    <w:p w:rsidR="00B356CB" w:rsidRPr="00BE7D63"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Desliga a ligação</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 xml:space="preserve"> [disc-ivr-SOLICITAR_RESTABELECIMENTO]</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7005,1,Playback(custom/restabelecimento)</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7005,2,Goto(SOLICITAR_RESTABELECIMENTO,s,1)</w:t>
      </w:r>
    </w:p>
    <w:p w:rsidR="00B356CB" w:rsidRPr="00BE7D63" w:rsidRDefault="00B356CB" w:rsidP="00B356CB">
      <w:pPr>
        <w:shd w:val="clear" w:color="auto" w:fill="F2F2F2"/>
        <w:ind w:firstLine="708"/>
        <w:contextualSpacing/>
        <w:rPr>
          <w:rFonts w:ascii="Arial" w:hAnsi="Arial" w:cs="Arial"/>
          <w:color w:val="000000"/>
          <w:sz w:val="24"/>
          <w:lang w:val="en-US"/>
        </w:rPr>
      </w:pPr>
      <w:proofErr w:type="spellStart"/>
      <w:proofErr w:type="gramStart"/>
      <w:r w:rsidRPr="00BE7D63">
        <w:rPr>
          <w:rFonts w:ascii="Arial" w:hAnsi="Arial" w:cs="Arial"/>
          <w:color w:val="000000"/>
          <w:sz w:val="24"/>
          <w:lang w:val="en-US"/>
        </w:rPr>
        <w:t>exten</w:t>
      </w:r>
      <w:proofErr w:type="spellEnd"/>
      <w:proofErr w:type="gramEnd"/>
      <w:r w:rsidRPr="00BE7D63">
        <w:rPr>
          <w:rFonts w:ascii="Arial" w:hAnsi="Arial" w:cs="Arial"/>
          <w:color w:val="000000"/>
          <w:sz w:val="24"/>
          <w:lang w:val="en-US"/>
        </w:rPr>
        <w:t xml:space="preserve"> =&gt; 7005,3,Playback(custom/</w:t>
      </w:r>
      <w:proofErr w:type="spellStart"/>
      <w:r w:rsidRPr="00BE7D63">
        <w:rPr>
          <w:rFonts w:ascii="Arial" w:hAnsi="Arial" w:cs="Arial"/>
          <w:color w:val="000000"/>
          <w:sz w:val="24"/>
          <w:lang w:val="en-US"/>
        </w:rPr>
        <w:t>sucesso</w:t>
      </w:r>
      <w:proofErr w:type="spellEnd"/>
      <w:r w:rsidRPr="00BE7D63">
        <w:rPr>
          <w:rFonts w:ascii="Arial" w:hAnsi="Arial" w:cs="Arial"/>
          <w:color w:val="000000"/>
          <w:sz w:val="24"/>
          <w:lang w:val="en-US"/>
        </w:rPr>
        <w:t>)</w:t>
      </w:r>
    </w:p>
    <w:p w:rsidR="00B356CB" w:rsidRPr="00BE7D63" w:rsidRDefault="00B356CB" w:rsidP="00B356CB">
      <w:pPr>
        <w:shd w:val="clear" w:color="auto" w:fill="F2F2F2"/>
        <w:ind w:firstLine="708"/>
        <w:contextualSpacing/>
        <w:rPr>
          <w:rFonts w:ascii="Arial" w:hAnsi="Arial" w:cs="Arial"/>
          <w:color w:val="000000"/>
          <w:sz w:val="24"/>
          <w:lang w:val="en-US"/>
        </w:rPr>
      </w:pPr>
      <w:proofErr w:type="spellStart"/>
      <w:proofErr w:type="gramStart"/>
      <w:r w:rsidRPr="00BE7D63">
        <w:rPr>
          <w:rFonts w:ascii="Arial" w:hAnsi="Arial" w:cs="Arial"/>
          <w:color w:val="000000"/>
          <w:sz w:val="24"/>
          <w:lang w:val="en-US"/>
        </w:rPr>
        <w:t>exten</w:t>
      </w:r>
      <w:proofErr w:type="spellEnd"/>
      <w:proofErr w:type="gramEnd"/>
      <w:r w:rsidRPr="00BE7D63">
        <w:rPr>
          <w:rFonts w:ascii="Arial" w:hAnsi="Arial" w:cs="Arial"/>
          <w:color w:val="000000"/>
          <w:sz w:val="24"/>
          <w:lang w:val="en-US"/>
        </w:rPr>
        <w:t xml:space="preserve"> =&gt; 7005,4,Hangup()</w:t>
      </w:r>
    </w:p>
    <w:p w:rsidR="00B356CB" w:rsidRPr="00BE7D63" w:rsidRDefault="00B356CB" w:rsidP="00B356CB">
      <w:pPr>
        <w:shd w:val="clear" w:color="auto" w:fill="F2F2F2"/>
        <w:ind w:firstLine="708"/>
        <w:contextualSpacing/>
        <w:rPr>
          <w:rFonts w:ascii="Arial" w:hAnsi="Arial" w:cs="Arial"/>
          <w:color w:val="000000"/>
          <w:sz w:val="24"/>
          <w:lang w:val="en-US"/>
        </w:rPr>
      </w:pP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Declarando o contexto ‘</w:t>
      </w:r>
      <w:r w:rsidRPr="00BE7D63">
        <w:rPr>
          <w:rFonts w:ascii="Arial" w:hAnsi="Arial" w:cs="Arial"/>
          <w:color w:val="000000"/>
          <w:sz w:val="24"/>
        </w:rPr>
        <w:t>PESQUISAR_CLIENTE</w:t>
      </w:r>
      <w:r>
        <w:rPr>
          <w:rFonts w:ascii="Arial" w:hAnsi="Arial" w:cs="Arial"/>
          <w:color w:val="000000"/>
          <w:sz w:val="24"/>
        </w:rPr>
        <w:t>’</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Atende a ligação</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Executa o áudio ‘beep’</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Defini o tempo limite de espera entre a discagem dos dígitos</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Defini o tempo limite de espera do primeiro dígito</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Ler os digitos informados</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Cria a variável ‘</w:t>
      </w:r>
      <w:r w:rsidRPr="00BE7D63">
        <w:rPr>
          <w:rFonts w:ascii="Arial" w:hAnsi="Arial" w:cs="Arial"/>
          <w:color w:val="000000"/>
          <w:sz w:val="24"/>
        </w:rPr>
        <w:t>CLIENTE_IMOVEL</w:t>
      </w:r>
      <w:r>
        <w:rPr>
          <w:rFonts w:ascii="Arial" w:hAnsi="Arial" w:cs="Arial"/>
          <w:color w:val="000000"/>
          <w:sz w:val="24"/>
        </w:rPr>
        <w:t>’ recebendo os digitos.</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Executa uma requisição Agi para ‘</w:t>
      </w:r>
      <w:r w:rsidRPr="00BE7D63">
        <w:rPr>
          <w:rFonts w:ascii="Arial" w:hAnsi="Arial" w:cs="Arial"/>
          <w:color w:val="000000"/>
          <w:sz w:val="24"/>
        </w:rPr>
        <w:t>192.168.43.2/pesquisar.imovel.cliente.agi</w:t>
      </w:r>
      <w:r>
        <w:rPr>
          <w:rFonts w:ascii="Arial" w:hAnsi="Arial" w:cs="Arial"/>
          <w:color w:val="000000"/>
          <w:sz w:val="24"/>
        </w:rPr>
        <w:t>’</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Printa o ID_IMOVEL</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Verifica a situação da requisição realizada</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lastRenderedPageBreak/>
        <w:t xml:space="preserve">; Caso seja ‘SUCESSO’ redireciona para o contexto </w:t>
      </w:r>
      <w:r w:rsidRPr="00BE7D63">
        <w:rPr>
          <w:rFonts w:ascii="Arial" w:hAnsi="Arial" w:cs="Arial"/>
          <w:color w:val="000000"/>
          <w:sz w:val="24"/>
        </w:rPr>
        <w:t>disc-ivr-IDENTIFICACAO</w:t>
      </w:r>
    </w:p>
    <w:p w:rsidR="00B356CB" w:rsidRPr="00E62A2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xml:space="preserve">; Caso seja diferente de sucesso redireciona para </w:t>
      </w:r>
      <w:r w:rsidRPr="00BE7D63">
        <w:rPr>
          <w:rFonts w:ascii="Arial" w:hAnsi="Arial" w:cs="Arial"/>
          <w:color w:val="000000"/>
          <w:sz w:val="24"/>
        </w:rPr>
        <w:t>FALAR_ATENDENTE</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[PESQUISAR_CLIENTE]</w:t>
      </w:r>
    </w:p>
    <w:p w:rsidR="00B356CB" w:rsidRPr="00B356CB" w:rsidRDefault="00B356CB" w:rsidP="00B356CB">
      <w:pPr>
        <w:shd w:val="clear" w:color="auto" w:fill="F2F2F2"/>
        <w:ind w:firstLine="708"/>
        <w:contextualSpacing/>
        <w:rPr>
          <w:rFonts w:ascii="Arial" w:hAnsi="Arial" w:cs="Arial"/>
          <w:color w:val="000000"/>
          <w:sz w:val="24"/>
        </w:rPr>
      </w:pPr>
      <w:r w:rsidRPr="00B356CB">
        <w:rPr>
          <w:rFonts w:ascii="Arial" w:hAnsi="Arial" w:cs="Arial"/>
          <w:color w:val="000000"/>
          <w:sz w:val="24"/>
        </w:rPr>
        <w:t>exten =&gt; s,1,Answer()</w:t>
      </w:r>
    </w:p>
    <w:p w:rsidR="00B356CB" w:rsidRPr="00BE7D63" w:rsidRDefault="00B356CB" w:rsidP="00B356CB">
      <w:pPr>
        <w:shd w:val="clear" w:color="auto" w:fill="F2F2F2"/>
        <w:ind w:firstLine="708"/>
        <w:contextualSpacing/>
        <w:rPr>
          <w:rFonts w:ascii="Arial" w:hAnsi="Arial" w:cs="Arial"/>
          <w:color w:val="000000"/>
          <w:sz w:val="24"/>
          <w:lang w:val="en-US"/>
        </w:rPr>
      </w:pPr>
      <w:proofErr w:type="spellStart"/>
      <w:proofErr w:type="gramStart"/>
      <w:r w:rsidRPr="00BE7D63">
        <w:rPr>
          <w:rFonts w:ascii="Arial" w:hAnsi="Arial" w:cs="Arial"/>
          <w:color w:val="000000"/>
          <w:sz w:val="24"/>
          <w:lang w:val="en-US"/>
        </w:rPr>
        <w:t>exten</w:t>
      </w:r>
      <w:proofErr w:type="spellEnd"/>
      <w:proofErr w:type="gramEnd"/>
      <w:r w:rsidRPr="00BE7D63">
        <w:rPr>
          <w:rFonts w:ascii="Arial" w:hAnsi="Arial" w:cs="Arial"/>
          <w:color w:val="000000"/>
          <w:sz w:val="24"/>
          <w:lang w:val="en-US"/>
        </w:rPr>
        <w:t xml:space="preserve"> =&gt; </w:t>
      </w:r>
      <w:proofErr w:type="spellStart"/>
      <w:r w:rsidRPr="00BE7D63">
        <w:rPr>
          <w:rFonts w:ascii="Arial" w:hAnsi="Arial" w:cs="Arial"/>
          <w:color w:val="000000"/>
          <w:sz w:val="24"/>
          <w:lang w:val="en-US"/>
        </w:rPr>
        <w:t>s,n,PlayBack</w:t>
      </w:r>
      <w:proofErr w:type="spellEnd"/>
      <w:r w:rsidRPr="00BE7D63">
        <w:rPr>
          <w:rFonts w:ascii="Arial" w:hAnsi="Arial" w:cs="Arial"/>
          <w:color w:val="000000"/>
          <w:sz w:val="24"/>
          <w:lang w:val="en-US"/>
        </w:rPr>
        <w:t>(beep)</w:t>
      </w:r>
    </w:p>
    <w:p w:rsidR="00B356CB" w:rsidRPr="005E5DD4" w:rsidRDefault="00B356CB" w:rsidP="00B356CB">
      <w:pPr>
        <w:shd w:val="clear" w:color="auto" w:fill="F2F2F2"/>
        <w:ind w:firstLine="708"/>
        <w:contextualSpacing/>
        <w:rPr>
          <w:rFonts w:ascii="Arial" w:hAnsi="Arial" w:cs="Arial"/>
          <w:color w:val="000000"/>
          <w:sz w:val="24"/>
          <w:lang w:val="en-US"/>
        </w:rPr>
      </w:pPr>
      <w:proofErr w:type="spellStart"/>
      <w:proofErr w:type="gramStart"/>
      <w:r w:rsidRPr="005E5DD4">
        <w:rPr>
          <w:rFonts w:ascii="Arial" w:hAnsi="Arial" w:cs="Arial"/>
          <w:color w:val="000000"/>
          <w:sz w:val="24"/>
          <w:lang w:val="en-US"/>
        </w:rPr>
        <w:t>exten</w:t>
      </w:r>
      <w:proofErr w:type="spellEnd"/>
      <w:proofErr w:type="gramEnd"/>
      <w:r w:rsidRPr="005E5DD4">
        <w:rPr>
          <w:rFonts w:ascii="Arial" w:hAnsi="Arial" w:cs="Arial"/>
          <w:color w:val="000000"/>
          <w:sz w:val="24"/>
          <w:lang w:val="en-US"/>
        </w:rPr>
        <w:t xml:space="preserve"> =&gt; </w:t>
      </w:r>
      <w:proofErr w:type="spellStart"/>
      <w:r w:rsidRPr="005E5DD4">
        <w:rPr>
          <w:rFonts w:ascii="Arial" w:hAnsi="Arial" w:cs="Arial"/>
          <w:color w:val="000000"/>
          <w:sz w:val="24"/>
          <w:lang w:val="en-US"/>
        </w:rPr>
        <w:t>s,n,Set</w:t>
      </w:r>
      <w:proofErr w:type="spellEnd"/>
      <w:r w:rsidRPr="005E5DD4">
        <w:rPr>
          <w:rFonts w:ascii="Arial" w:hAnsi="Arial" w:cs="Arial"/>
          <w:color w:val="000000"/>
          <w:sz w:val="24"/>
          <w:lang w:val="en-US"/>
        </w:rPr>
        <w:t xml:space="preserve">(TIMEOUT(digit)=3) </w:t>
      </w:r>
    </w:p>
    <w:p w:rsidR="00B356CB" w:rsidRPr="005E5DD4" w:rsidRDefault="00B356CB" w:rsidP="00B356CB">
      <w:pPr>
        <w:shd w:val="clear" w:color="auto" w:fill="F2F2F2"/>
        <w:ind w:firstLine="708"/>
        <w:contextualSpacing/>
        <w:rPr>
          <w:rFonts w:ascii="Arial" w:hAnsi="Arial" w:cs="Arial"/>
          <w:color w:val="000000"/>
          <w:sz w:val="24"/>
          <w:lang w:val="en-US"/>
        </w:rPr>
      </w:pPr>
      <w:proofErr w:type="spellStart"/>
      <w:proofErr w:type="gramStart"/>
      <w:r w:rsidRPr="005E5DD4">
        <w:rPr>
          <w:rFonts w:ascii="Arial" w:hAnsi="Arial" w:cs="Arial"/>
          <w:color w:val="000000"/>
          <w:sz w:val="24"/>
          <w:lang w:val="en-US"/>
        </w:rPr>
        <w:t>exten</w:t>
      </w:r>
      <w:proofErr w:type="spellEnd"/>
      <w:proofErr w:type="gramEnd"/>
      <w:r w:rsidRPr="005E5DD4">
        <w:rPr>
          <w:rFonts w:ascii="Arial" w:hAnsi="Arial" w:cs="Arial"/>
          <w:color w:val="000000"/>
          <w:sz w:val="24"/>
          <w:lang w:val="en-US"/>
        </w:rPr>
        <w:t xml:space="preserve"> =&gt; </w:t>
      </w:r>
      <w:proofErr w:type="spellStart"/>
      <w:r w:rsidRPr="005E5DD4">
        <w:rPr>
          <w:rFonts w:ascii="Arial" w:hAnsi="Arial" w:cs="Arial"/>
          <w:color w:val="000000"/>
          <w:sz w:val="24"/>
          <w:lang w:val="en-US"/>
        </w:rPr>
        <w:t>s,n,Set</w:t>
      </w:r>
      <w:proofErr w:type="spellEnd"/>
      <w:r w:rsidRPr="005E5DD4">
        <w:rPr>
          <w:rFonts w:ascii="Arial" w:hAnsi="Arial" w:cs="Arial"/>
          <w:color w:val="000000"/>
          <w:sz w:val="24"/>
          <w:lang w:val="en-US"/>
        </w:rPr>
        <w:t xml:space="preserve">(TIMEOUT(response)=7) </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s,n,Read(NUMERO) ; LER OS DIGITOS</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s,n,Set(CLIENTE_IMOVEL=${NUMERO})</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s,n,Agi(agi://192.168.43.2/pesquisar.imovel.cliente.agi)</w:t>
      </w:r>
    </w:p>
    <w:p w:rsidR="00B356CB" w:rsidRPr="00BE7D63" w:rsidRDefault="00B356CB" w:rsidP="00B356CB">
      <w:pPr>
        <w:shd w:val="clear" w:color="auto" w:fill="F2F2F2"/>
        <w:ind w:firstLine="708"/>
        <w:contextualSpacing/>
        <w:rPr>
          <w:rFonts w:ascii="Arial" w:hAnsi="Arial" w:cs="Arial"/>
          <w:color w:val="000000"/>
          <w:sz w:val="24"/>
          <w:lang w:val="en-US"/>
        </w:rPr>
      </w:pPr>
      <w:proofErr w:type="spellStart"/>
      <w:proofErr w:type="gramStart"/>
      <w:r w:rsidRPr="00BE7D63">
        <w:rPr>
          <w:rFonts w:ascii="Arial" w:hAnsi="Arial" w:cs="Arial"/>
          <w:color w:val="000000"/>
          <w:sz w:val="24"/>
          <w:lang w:val="en-US"/>
        </w:rPr>
        <w:t>exten</w:t>
      </w:r>
      <w:proofErr w:type="spellEnd"/>
      <w:proofErr w:type="gramEnd"/>
      <w:r w:rsidRPr="00BE7D63">
        <w:rPr>
          <w:rFonts w:ascii="Arial" w:hAnsi="Arial" w:cs="Arial"/>
          <w:color w:val="000000"/>
          <w:sz w:val="24"/>
          <w:lang w:val="en-US"/>
        </w:rPr>
        <w:t xml:space="preserve"> =&gt; </w:t>
      </w:r>
      <w:proofErr w:type="spellStart"/>
      <w:r w:rsidRPr="00BE7D63">
        <w:rPr>
          <w:rFonts w:ascii="Arial" w:hAnsi="Arial" w:cs="Arial"/>
          <w:color w:val="000000"/>
          <w:sz w:val="24"/>
          <w:lang w:val="en-US"/>
        </w:rPr>
        <w:t>s,n,NoOp</w:t>
      </w:r>
      <w:proofErr w:type="spellEnd"/>
      <w:r w:rsidRPr="00BE7D63">
        <w:rPr>
          <w:rFonts w:ascii="Arial" w:hAnsi="Arial" w:cs="Arial"/>
          <w:color w:val="000000"/>
          <w:sz w:val="24"/>
          <w:lang w:val="en-US"/>
        </w:rPr>
        <w:t>(${ID_IMOVEL})</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s,n,GotoIf($["${SITUACAO}" == "SUCESSO"]?ok:falha)</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s,n(ok),Goto(disc-ivr-IDENTIFICACAO,7001,3)</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s,n(falha),Goto(FALAR_ATENDENTE,s,1)</w:t>
      </w:r>
    </w:p>
    <w:p w:rsidR="00B356CB" w:rsidRDefault="00B356CB" w:rsidP="00B356CB">
      <w:pPr>
        <w:shd w:val="clear" w:color="auto" w:fill="F2F2F2"/>
        <w:ind w:firstLine="708"/>
        <w:contextualSpacing/>
        <w:rPr>
          <w:rFonts w:ascii="Arial" w:hAnsi="Arial" w:cs="Arial"/>
          <w:color w:val="000000"/>
          <w:sz w:val="24"/>
        </w:rPr>
      </w:pP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Declarando o contexto ‘</w:t>
      </w:r>
      <w:r w:rsidRPr="00BE7D63">
        <w:rPr>
          <w:rFonts w:ascii="Arial" w:hAnsi="Arial" w:cs="Arial"/>
          <w:color w:val="000000"/>
          <w:sz w:val="24"/>
        </w:rPr>
        <w:t>OBTER_SEGUNDA_VIA</w:t>
      </w:r>
      <w:r>
        <w:rPr>
          <w:rFonts w:ascii="Arial" w:hAnsi="Arial" w:cs="Arial"/>
          <w:color w:val="000000"/>
          <w:sz w:val="24"/>
        </w:rPr>
        <w:t>’</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Atende a ligação</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Executa uma requisição Agi para ‘</w:t>
      </w:r>
      <w:r w:rsidRPr="00BE7D63">
        <w:rPr>
          <w:rFonts w:ascii="Arial" w:hAnsi="Arial" w:cs="Arial"/>
          <w:color w:val="000000"/>
          <w:sz w:val="24"/>
        </w:rPr>
        <w:t>192.168.43.2/segunda.via.agi</w:t>
      </w:r>
      <w:r>
        <w:rPr>
          <w:rFonts w:ascii="Arial" w:hAnsi="Arial" w:cs="Arial"/>
          <w:color w:val="000000"/>
          <w:sz w:val="24"/>
        </w:rPr>
        <w:t>’</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Printa o ‘ID_IMOVEL’</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Verifica a situação da requisição realizada</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Caso seja ‘SUCESSO’ redireciona para o contexto ‘</w:t>
      </w:r>
      <w:r w:rsidRPr="00BE7D63">
        <w:rPr>
          <w:rFonts w:ascii="Arial" w:hAnsi="Arial" w:cs="Arial"/>
          <w:color w:val="000000"/>
          <w:sz w:val="24"/>
        </w:rPr>
        <w:t>disc-ivr-2VIA</w:t>
      </w:r>
      <w:r>
        <w:rPr>
          <w:rFonts w:ascii="Arial" w:hAnsi="Arial" w:cs="Arial"/>
          <w:color w:val="000000"/>
          <w:sz w:val="24"/>
        </w:rPr>
        <w:t>’</w:t>
      </w:r>
    </w:p>
    <w:p w:rsidR="00B356CB" w:rsidRPr="00BE7D63"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Caso seja diferente de sucesso redireciona para ‘</w:t>
      </w:r>
      <w:r w:rsidRPr="00BE7D63">
        <w:rPr>
          <w:rFonts w:ascii="Arial" w:hAnsi="Arial" w:cs="Arial"/>
          <w:color w:val="000000"/>
          <w:sz w:val="24"/>
        </w:rPr>
        <w:t>FALAR_ATENDENTE</w:t>
      </w:r>
      <w:r>
        <w:rPr>
          <w:rFonts w:ascii="Arial" w:hAnsi="Arial" w:cs="Arial"/>
          <w:color w:val="000000"/>
          <w:sz w:val="24"/>
        </w:rPr>
        <w:t>’</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[OBTER_SEGUNDA_VIA]</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s,1,Answer()</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s,n,Agi(agi://192.168.43.2/segunda.via.agi)</w:t>
      </w:r>
    </w:p>
    <w:p w:rsidR="00B356CB" w:rsidRPr="00E876A4" w:rsidRDefault="00B356CB" w:rsidP="00B356CB">
      <w:pPr>
        <w:shd w:val="clear" w:color="auto" w:fill="F2F2F2"/>
        <w:ind w:firstLine="708"/>
        <w:contextualSpacing/>
        <w:rPr>
          <w:rFonts w:ascii="Arial" w:hAnsi="Arial" w:cs="Arial"/>
          <w:color w:val="000000"/>
          <w:sz w:val="24"/>
          <w:lang w:val="en-US"/>
        </w:rPr>
      </w:pPr>
      <w:proofErr w:type="spellStart"/>
      <w:proofErr w:type="gramStart"/>
      <w:r w:rsidRPr="00E876A4">
        <w:rPr>
          <w:rFonts w:ascii="Arial" w:hAnsi="Arial" w:cs="Arial"/>
          <w:color w:val="000000"/>
          <w:sz w:val="24"/>
          <w:lang w:val="en-US"/>
        </w:rPr>
        <w:t>exten</w:t>
      </w:r>
      <w:proofErr w:type="spellEnd"/>
      <w:proofErr w:type="gramEnd"/>
      <w:r w:rsidRPr="00E876A4">
        <w:rPr>
          <w:rFonts w:ascii="Arial" w:hAnsi="Arial" w:cs="Arial"/>
          <w:color w:val="000000"/>
          <w:sz w:val="24"/>
          <w:lang w:val="en-US"/>
        </w:rPr>
        <w:t xml:space="preserve"> =&gt; </w:t>
      </w:r>
      <w:proofErr w:type="spellStart"/>
      <w:r w:rsidRPr="00E876A4">
        <w:rPr>
          <w:rFonts w:ascii="Arial" w:hAnsi="Arial" w:cs="Arial"/>
          <w:color w:val="000000"/>
          <w:sz w:val="24"/>
          <w:lang w:val="en-US"/>
        </w:rPr>
        <w:t>s,n,NoOp</w:t>
      </w:r>
      <w:proofErr w:type="spellEnd"/>
      <w:r w:rsidRPr="00E876A4">
        <w:rPr>
          <w:rFonts w:ascii="Arial" w:hAnsi="Arial" w:cs="Arial"/>
          <w:color w:val="000000"/>
          <w:sz w:val="24"/>
          <w:lang w:val="en-US"/>
        </w:rPr>
        <w:t>(${ID_IMOVEL})</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s,n,GotoIf($["${SITUACAO}" == "SUCESSO"]?ok:falha)</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s,n(ok),Goto(disc-ivr-2VIA,7003,3)</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s,n(falha),Goto(FALAR_ATENDENTE,s,1)</w:t>
      </w:r>
    </w:p>
    <w:p w:rsidR="00B356CB" w:rsidRDefault="00B356CB" w:rsidP="00B356CB">
      <w:pPr>
        <w:shd w:val="clear" w:color="auto" w:fill="F2F2F2"/>
        <w:ind w:firstLine="708"/>
        <w:contextualSpacing/>
        <w:rPr>
          <w:rFonts w:ascii="Arial" w:hAnsi="Arial" w:cs="Arial"/>
          <w:color w:val="000000"/>
          <w:sz w:val="24"/>
        </w:rPr>
      </w:pP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Declarando o contexto ‘</w:t>
      </w:r>
      <w:r w:rsidRPr="00BE7D63">
        <w:rPr>
          <w:rFonts w:ascii="Arial" w:hAnsi="Arial" w:cs="Arial"/>
          <w:color w:val="000000"/>
          <w:sz w:val="24"/>
        </w:rPr>
        <w:t>INFORMAR_FALTA_AGUA</w:t>
      </w:r>
      <w:r>
        <w:rPr>
          <w:rFonts w:ascii="Arial" w:hAnsi="Arial" w:cs="Arial"/>
          <w:color w:val="000000"/>
          <w:sz w:val="24"/>
        </w:rPr>
        <w:t>’</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Atende a ligação</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Executa uma requisição Agi para ‘</w:t>
      </w:r>
      <w:r w:rsidRPr="00BE7D63">
        <w:rPr>
          <w:rFonts w:ascii="Arial" w:hAnsi="Arial" w:cs="Arial"/>
          <w:color w:val="000000"/>
          <w:sz w:val="24"/>
        </w:rPr>
        <w:t>192.168.43.2/falta.agua.agi</w:t>
      </w:r>
      <w:r>
        <w:rPr>
          <w:rFonts w:ascii="Arial" w:hAnsi="Arial" w:cs="Arial"/>
          <w:color w:val="000000"/>
          <w:sz w:val="24"/>
        </w:rPr>
        <w:t>’</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Verifica a situação da requisição realizada</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Caso seja ‘SUCESSO’ redireciona para o contexto</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w:t>
      </w:r>
      <w:r w:rsidRPr="00BE7D63">
        <w:rPr>
          <w:rFonts w:ascii="Arial" w:hAnsi="Arial" w:cs="Arial"/>
          <w:color w:val="000000"/>
          <w:sz w:val="24"/>
        </w:rPr>
        <w:t>disc-ivr-NFORMAR_FALTA_AGUA</w:t>
      </w:r>
      <w:r>
        <w:rPr>
          <w:rFonts w:ascii="Arial" w:hAnsi="Arial" w:cs="Arial"/>
          <w:color w:val="000000"/>
          <w:sz w:val="24"/>
        </w:rPr>
        <w:t>’</w:t>
      </w:r>
    </w:p>
    <w:p w:rsidR="00B356CB" w:rsidRPr="00BE7D63"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Caso seja diferente de sucesso redireciona para ‘</w:t>
      </w:r>
      <w:r w:rsidRPr="00BE7D63">
        <w:rPr>
          <w:rFonts w:ascii="Arial" w:hAnsi="Arial" w:cs="Arial"/>
          <w:color w:val="000000"/>
          <w:sz w:val="24"/>
        </w:rPr>
        <w:t>FALAR_ATENDENTE</w:t>
      </w:r>
      <w:r>
        <w:rPr>
          <w:rFonts w:ascii="Arial" w:hAnsi="Arial" w:cs="Arial"/>
          <w:color w:val="000000"/>
          <w:sz w:val="24"/>
        </w:rPr>
        <w:t>’</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[INFORMAR_FALTA_AGUA]</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s,1,Answer()</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s,n,Agi(agi://192.168.43.2/falta.agua.agi)</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s,n,GotoIf($["${SITUACAO}" == "SUCESSO"]?ok:falha)</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s,n(ok),Goto(disc-ivr-INFORMAR_FALTA_AGUA,7004,3)</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s,n(falha),Goto(FALAR_ATENDENTE,s,1)</w:t>
      </w:r>
    </w:p>
    <w:p w:rsidR="00B356CB" w:rsidRDefault="00B356CB" w:rsidP="00B356CB">
      <w:pPr>
        <w:shd w:val="clear" w:color="auto" w:fill="F2F2F2"/>
        <w:ind w:firstLine="708"/>
        <w:contextualSpacing/>
        <w:rPr>
          <w:rFonts w:ascii="Arial" w:hAnsi="Arial" w:cs="Arial"/>
          <w:color w:val="000000"/>
          <w:sz w:val="24"/>
        </w:rPr>
      </w:pP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lastRenderedPageBreak/>
        <w:t>; Declarando o contexto ‘</w:t>
      </w:r>
      <w:r w:rsidRPr="00BE7D63">
        <w:rPr>
          <w:rFonts w:ascii="Arial" w:hAnsi="Arial" w:cs="Arial"/>
          <w:color w:val="000000"/>
          <w:sz w:val="24"/>
        </w:rPr>
        <w:t>SOLICITAR_RESTABELECIMENTO</w:t>
      </w:r>
      <w:r>
        <w:rPr>
          <w:rFonts w:ascii="Arial" w:hAnsi="Arial" w:cs="Arial"/>
          <w:color w:val="000000"/>
          <w:sz w:val="24"/>
        </w:rPr>
        <w:t>’</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Atende a ligação</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Executa uma requisição Agi para ‘</w:t>
      </w:r>
      <w:r w:rsidRPr="00BE7D63">
        <w:rPr>
          <w:rFonts w:ascii="Arial" w:hAnsi="Arial" w:cs="Arial"/>
          <w:color w:val="000000"/>
          <w:sz w:val="24"/>
        </w:rPr>
        <w:t>192.168.43.2/restabelecimento.ligacao.agi</w:t>
      </w:r>
      <w:r>
        <w:rPr>
          <w:rFonts w:ascii="Arial" w:hAnsi="Arial" w:cs="Arial"/>
          <w:color w:val="000000"/>
          <w:sz w:val="24"/>
        </w:rPr>
        <w:t>’</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Verifica a situação da requisição realizada</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Caso seja ‘SUCESSO’ redireciona p</w:t>
      </w:r>
      <w:r w:rsidRPr="00BE7D63">
        <w:rPr>
          <w:rFonts w:ascii="Arial" w:hAnsi="Arial" w:cs="Arial"/>
          <w:color w:val="000000"/>
          <w:sz w:val="24"/>
        </w:rPr>
        <w:t>/</w:t>
      </w:r>
      <w:r>
        <w:rPr>
          <w:rFonts w:ascii="Arial" w:hAnsi="Arial" w:cs="Arial"/>
          <w:color w:val="000000"/>
          <w:sz w:val="24"/>
        </w:rPr>
        <w:t xml:space="preserve"> o contexto</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w:t>
      </w:r>
      <w:r w:rsidRPr="00BE7D63">
        <w:rPr>
          <w:rFonts w:ascii="Arial" w:hAnsi="Arial" w:cs="Arial"/>
          <w:color w:val="000000"/>
          <w:sz w:val="24"/>
        </w:rPr>
        <w:t>disc-ivr-SOLICITAR_RESTABELECIMENTO</w:t>
      </w:r>
    </w:p>
    <w:p w:rsidR="00B356CB" w:rsidRPr="00BE7D63"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Caso seja diferente de sucesso redireciona para ‘</w:t>
      </w:r>
      <w:r w:rsidRPr="00BE7D63">
        <w:rPr>
          <w:rFonts w:ascii="Arial" w:hAnsi="Arial" w:cs="Arial"/>
          <w:color w:val="000000"/>
          <w:sz w:val="24"/>
        </w:rPr>
        <w:t>FALAR_ATENDENTE</w:t>
      </w:r>
      <w:r>
        <w:rPr>
          <w:rFonts w:ascii="Arial" w:hAnsi="Arial" w:cs="Arial"/>
          <w:color w:val="000000"/>
          <w:sz w:val="24"/>
        </w:rPr>
        <w:t>’</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[SOLICITAR_RESTABELECIMENTO]</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s,1,Answer()</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s,n,Agi(agi://192.168.43.2/restabelecimento.ligacao.agi)</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s,n,GotoIf($["${SITUACAO}" == "SUCESSO"]?ok:falha)</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s,n(ok),Goto(disc-ivr-SOLICITAR_RESTABELECIMENTO,7005,3)</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s,n(falha),Goto(FALAR_ATENDENTE,s,1)</w:t>
      </w:r>
    </w:p>
    <w:p w:rsidR="00B356CB" w:rsidRDefault="00B356CB" w:rsidP="00B356CB">
      <w:pPr>
        <w:shd w:val="clear" w:color="auto" w:fill="F2F2F2"/>
        <w:ind w:firstLine="708"/>
        <w:contextualSpacing/>
        <w:rPr>
          <w:rFonts w:ascii="Arial" w:hAnsi="Arial" w:cs="Arial"/>
          <w:color w:val="000000"/>
          <w:sz w:val="24"/>
        </w:rPr>
      </w:pP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Declarando o contexto ‘</w:t>
      </w:r>
      <w:r w:rsidRPr="00BE7D63">
        <w:rPr>
          <w:rFonts w:ascii="Arial" w:hAnsi="Arial" w:cs="Arial"/>
          <w:color w:val="000000"/>
          <w:sz w:val="24"/>
        </w:rPr>
        <w:t>FALAR_ATENDENTE</w:t>
      </w:r>
      <w:r>
        <w:rPr>
          <w:rFonts w:ascii="Arial" w:hAnsi="Arial" w:cs="Arial"/>
          <w:color w:val="000000"/>
          <w:sz w:val="24"/>
        </w:rPr>
        <w:t>’</w:t>
      </w:r>
    </w:p>
    <w:p w:rsidR="00B356CB"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Executa o áudio ‘</w:t>
      </w:r>
      <w:r w:rsidRPr="00BE7D63">
        <w:rPr>
          <w:rFonts w:ascii="Arial" w:hAnsi="Arial" w:cs="Arial"/>
          <w:color w:val="000000"/>
          <w:sz w:val="24"/>
        </w:rPr>
        <w:t>ligacao_redirecionada</w:t>
      </w:r>
      <w:r>
        <w:rPr>
          <w:rFonts w:ascii="Arial" w:hAnsi="Arial" w:cs="Arial"/>
          <w:color w:val="000000"/>
          <w:sz w:val="24"/>
        </w:rPr>
        <w:t>’</w:t>
      </w:r>
    </w:p>
    <w:p w:rsidR="00B356CB" w:rsidRPr="00BE7D63" w:rsidRDefault="00B356CB" w:rsidP="00B356CB">
      <w:pPr>
        <w:shd w:val="clear" w:color="auto" w:fill="F2F2F2"/>
        <w:ind w:firstLine="708"/>
        <w:contextualSpacing/>
        <w:rPr>
          <w:rFonts w:ascii="Arial" w:hAnsi="Arial" w:cs="Arial"/>
          <w:color w:val="000000"/>
          <w:sz w:val="24"/>
        </w:rPr>
      </w:pPr>
      <w:r>
        <w:rPr>
          <w:rFonts w:ascii="Arial" w:hAnsi="Arial" w:cs="Arial"/>
          <w:color w:val="000000"/>
          <w:sz w:val="24"/>
        </w:rPr>
        <w:t>; Realiza uma ligação para o ‘ATENDENTE’</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[FALAR_ATENDENTE]</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s,1,PlayBack(custom/ligacao_redirecionada)</w:t>
      </w:r>
    </w:p>
    <w:p w:rsidR="00B356CB" w:rsidRPr="00BE7D63" w:rsidRDefault="00B356CB" w:rsidP="00B356CB">
      <w:pPr>
        <w:shd w:val="clear" w:color="auto" w:fill="F2F2F2"/>
        <w:ind w:firstLine="708"/>
        <w:contextualSpacing/>
        <w:rPr>
          <w:rFonts w:ascii="Arial" w:hAnsi="Arial" w:cs="Arial"/>
          <w:color w:val="000000"/>
          <w:sz w:val="24"/>
        </w:rPr>
      </w:pPr>
      <w:r w:rsidRPr="00BE7D63">
        <w:rPr>
          <w:rFonts w:ascii="Arial" w:hAnsi="Arial" w:cs="Arial"/>
          <w:color w:val="000000"/>
          <w:sz w:val="24"/>
        </w:rPr>
        <w:t>exten =&gt; s,2,Dial(SIP/ATENDENTE)</w:t>
      </w:r>
    </w:p>
    <w:p w:rsidR="00B356CB" w:rsidRPr="002116F8" w:rsidRDefault="00B356CB" w:rsidP="002116F8">
      <w:pPr>
        <w:pStyle w:val="Heading1"/>
        <w:jc w:val="center"/>
        <w:rPr>
          <w:rFonts w:ascii="Arial" w:hAnsi="Arial" w:cs="Arial"/>
          <w:sz w:val="24"/>
          <w:szCs w:val="24"/>
        </w:rPr>
      </w:pPr>
    </w:p>
    <w:sectPr w:rsidR="00B356CB" w:rsidRPr="002116F8" w:rsidSect="00BF6A71">
      <w:headerReference w:type="default" r:id="rId41"/>
      <w:footerReference w:type="default" r:id="rId42"/>
      <w:pgSz w:w="11906" w:h="16838" w:code="9"/>
      <w:pgMar w:top="1701" w:right="1134" w:bottom="1134" w:left="1701" w:header="709" w:footer="709" w:gutter="0"/>
      <w:pgNumType w:start="1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5D46" w:rsidRDefault="007E5D46">
      <w:pPr>
        <w:spacing w:after="0" w:line="240" w:lineRule="auto"/>
      </w:pPr>
      <w:r>
        <w:separator/>
      </w:r>
    </w:p>
  </w:endnote>
  <w:endnote w:type="continuationSeparator" w:id="0">
    <w:p w:rsidR="007E5D46" w:rsidRDefault="007E5D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IIJMBN+TimesNewRoman">
    <w:altName w:val="Times New Roman"/>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imes-Bold">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5176" w:rsidRDefault="004B51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5D46" w:rsidRDefault="007E5D46">
      <w:pPr>
        <w:spacing w:after="0" w:line="240" w:lineRule="auto"/>
      </w:pPr>
      <w:r>
        <w:separator/>
      </w:r>
    </w:p>
  </w:footnote>
  <w:footnote w:type="continuationSeparator" w:id="0">
    <w:p w:rsidR="007E5D46" w:rsidRDefault="007E5D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5176" w:rsidRDefault="004B5176">
    <w:pPr>
      <w:pStyle w:val="Header"/>
      <w:jc w:val="right"/>
    </w:pPr>
  </w:p>
  <w:p w:rsidR="004B5176" w:rsidRDefault="004B517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B5176" w:rsidRDefault="004B5176">
    <w:pPr>
      <w:pStyle w:val="Header"/>
      <w:jc w:val="right"/>
    </w:pPr>
  </w:p>
  <w:p w:rsidR="004B5176" w:rsidRDefault="004B517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5733403"/>
      <w:docPartObj>
        <w:docPartGallery w:val="Page Numbers (Top of Page)"/>
        <w:docPartUnique/>
      </w:docPartObj>
    </w:sdtPr>
    <w:sdtEndPr>
      <w:rPr>
        <w:noProof/>
      </w:rPr>
    </w:sdtEndPr>
    <w:sdtContent>
      <w:p w:rsidR="004B5176" w:rsidRDefault="004B5176">
        <w:pPr>
          <w:pStyle w:val="Header"/>
          <w:jc w:val="right"/>
        </w:pPr>
        <w:r>
          <w:fldChar w:fldCharType="begin"/>
        </w:r>
        <w:r>
          <w:instrText xml:space="preserve"> PAGE   \* MERGEFORMAT </w:instrText>
        </w:r>
        <w:r>
          <w:fldChar w:fldCharType="separate"/>
        </w:r>
        <w:r w:rsidR="005034EE">
          <w:rPr>
            <w:noProof/>
          </w:rPr>
          <w:t>53</w:t>
        </w:r>
        <w:r>
          <w:rPr>
            <w:noProof/>
          </w:rPr>
          <w:fldChar w:fldCharType="end"/>
        </w:r>
      </w:p>
    </w:sdtContent>
  </w:sdt>
  <w:p w:rsidR="004B5176" w:rsidRDefault="004B51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36E53"/>
    <w:multiLevelType w:val="hybridMultilevel"/>
    <w:tmpl w:val="4CB2AA86"/>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
    <w:nsid w:val="10BF24C6"/>
    <w:multiLevelType w:val="hybridMultilevel"/>
    <w:tmpl w:val="0E484D28"/>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2">
    <w:nsid w:val="1CBD2367"/>
    <w:multiLevelType w:val="hybridMultilevel"/>
    <w:tmpl w:val="995E13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35C2E69"/>
    <w:multiLevelType w:val="hybridMultilevel"/>
    <w:tmpl w:val="2BBAF12A"/>
    <w:lvl w:ilvl="0" w:tplc="82D6F3D4">
      <w:start w:val="1"/>
      <w:numFmt w:val="decimal"/>
      <w:lvlText w:val="%1."/>
      <w:lvlJc w:val="left"/>
      <w:pPr>
        <w:ind w:left="720" w:hanging="360"/>
      </w:pPr>
      <w:rPr>
        <w:b w:val="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2FBD2E52"/>
    <w:multiLevelType w:val="hybridMultilevel"/>
    <w:tmpl w:val="46EE96D2"/>
    <w:lvl w:ilvl="0" w:tplc="7006217C">
      <w:start w:val="1"/>
      <w:numFmt w:val="decimal"/>
      <w:lvlText w:val="%1."/>
      <w:lvlJc w:val="left"/>
      <w:pPr>
        <w:ind w:left="502"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327272C1"/>
    <w:multiLevelType w:val="hybridMultilevel"/>
    <w:tmpl w:val="4BDCCCE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7533A4B"/>
    <w:multiLevelType w:val="hybridMultilevel"/>
    <w:tmpl w:val="93B64D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D6932AC"/>
    <w:multiLevelType w:val="hybridMultilevel"/>
    <w:tmpl w:val="510836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429C1B3B"/>
    <w:multiLevelType w:val="multilevel"/>
    <w:tmpl w:val="599AD040"/>
    <w:lvl w:ilvl="0">
      <w:start w:val="1"/>
      <w:numFmt w:val="decimal"/>
      <w:pStyle w:val="TESTE"/>
      <w:lvlText w:val="%1"/>
      <w:lvlJc w:val="left"/>
      <w:pPr>
        <w:ind w:left="928" w:hanging="360"/>
      </w:pPr>
      <w:rPr>
        <w:rFonts w:hint="default"/>
      </w:rPr>
    </w:lvl>
    <w:lvl w:ilvl="1">
      <w:start w:val="1"/>
      <w:numFmt w:val="decimal"/>
      <w:pStyle w:val="MONSUBCAP"/>
      <w:lvlText w:val="%1.%2"/>
      <w:lvlJc w:val="left"/>
      <w:pPr>
        <w:ind w:left="720" w:hanging="360"/>
      </w:pPr>
      <w:rPr>
        <w:rFonts w:hint="default"/>
      </w:rPr>
    </w:lvl>
    <w:lvl w:ilvl="2">
      <w:start w:val="1"/>
      <w:numFmt w:val="decimal"/>
      <w:pStyle w:val="MONTOPICO"/>
      <w:lvlText w:val="%1.%2.%3"/>
      <w:lvlJc w:val="left"/>
      <w:pPr>
        <w:ind w:left="720" w:hanging="720"/>
      </w:pPr>
      <w:rPr>
        <w:rFonts w:hint="default"/>
      </w:rPr>
    </w:lvl>
    <w:lvl w:ilvl="3">
      <w:start w:val="1"/>
      <w:numFmt w:val="decimal"/>
      <w:pStyle w:val="MONSUBTOPICO"/>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46AA3246"/>
    <w:multiLevelType w:val="hybridMultilevel"/>
    <w:tmpl w:val="D63E9BD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4B473303"/>
    <w:multiLevelType w:val="hybridMultilevel"/>
    <w:tmpl w:val="51B8625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nsid w:val="4BDA41FB"/>
    <w:multiLevelType w:val="hybridMultilevel"/>
    <w:tmpl w:val="2BBAF12A"/>
    <w:lvl w:ilvl="0" w:tplc="82D6F3D4">
      <w:start w:val="1"/>
      <w:numFmt w:val="decimal"/>
      <w:lvlText w:val="%1."/>
      <w:lvlJc w:val="left"/>
      <w:pPr>
        <w:ind w:left="720" w:hanging="360"/>
      </w:pPr>
      <w:rPr>
        <w:b w:val="0"/>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582E2B11"/>
    <w:multiLevelType w:val="hybridMultilevel"/>
    <w:tmpl w:val="CB7A7E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5FD11C59"/>
    <w:multiLevelType w:val="hybridMultilevel"/>
    <w:tmpl w:val="93FCC274"/>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4">
    <w:nsid w:val="68706B88"/>
    <w:multiLevelType w:val="hybridMultilevel"/>
    <w:tmpl w:val="845EA9E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8"/>
  </w:num>
  <w:num w:numId="2">
    <w:abstractNumId w:val="10"/>
  </w:num>
  <w:num w:numId="3">
    <w:abstractNumId w:val="9"/>
  </w:num>
  <w:num w:numId="4">
    <w:abstractNumId w:val="2"/>
  </w:num>
  <w:num w:numId="5">
    <w:abstractNumId w:val="7"/>
  </w:num>
  <w:num w:numId="6">
    <w:abstractNumId w:val="6"/>
  </w:num>
  <w:num w:numId="7">
    <w:abstractNumId w:val="14"/>
  </w:num>
  <w:num w:numId="8">
    <w:abstractNumId w:val="1"/>
  </w:num>
  <w:num w:numId="9">
    <w:abstractNumId w:val="13"/>
  </w:num>
  <w:num w:numId="10">
    <w:abstractNumId w:val="0"/>
  </w:num>
  <w:num w:numId="11">
    <w:abstractNumId w:val="4"/>
  </w:num>
  <w:num w:numId="12">
    <w:abstractNumId w:val="11"/>
  </w:num>
  <w:num w:numId="13">
    <w:abstractNumId w:val="3"/>
  </w:num>
  <w:num w:numId="14">
    <w:abstractNumId w:val="12"/>
  </w:num>
  <w:num w:numId="15">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52DED"/>
    <w:rsid w:val="00000DEC"/>
    <w:rsid w:val="000014AD"/>
    <w:rsid w:val="00001D9C"/>
    <w:rsid w:val="000020C5"/>
    <w:rsid w:val="00002BE1"/>
    <w:rsid w:val="00002FBF"/>
    <w:rsid w:val="00003657"/>
    <w:rsid w:val="00003DEC"/>
    <w:rsid w:val="00003F03"/>
    <w:rsid w:val="00004864"/>
    <w:rsid w:val="00004BA3"/>
    <w:rsid w:val="00005985"/>
    <w:rsid w:val="00005EF1"/>
    <w:rsid w:val="0000658C"/>
    <w:rsid w:val="000101D2"/>
    <w:rsid w:val="000102B1"/>
    <w:rsid w:val="0001086F"/>
    <w:rsid w:val="000110D9"/>
    <w:rsid w:val="00011B98"/>
    <w:rsid w:val="00011C9B"/>
    <w:rsid w:val="00012FEC"/>
    <w:rsid w:val="0001346B"/>
    <w:rsid w:val="0001480F"/>
    <w:rsid w:val="0001532D"/>
    <w:rsid w:val="000164BF"/>
    <w:rsid w:val="00016DB5"/>
    <w:rsid w:val="00017CB8"/>
    <w:rsid w:val="00021668"/>
    <w:rsid w:val="000225B9"/>
    <w:rsid w:val="000230FD"/>
    <w:rsid w:val="00023310"/>
    <w:rsid w:val="00023B9A"/>
    <w:rsid w:val="0002422D"/>
    <w:rsid w:val="0002548D"/>
    <w:rsid w:val="00026102"/>
    <w:rsid w:val="0002694C"/>
    <w:rsid w:val="00026F25"/>
    <w:rsid w:val="00027CF0"/>
    <w:rsid w:val="00030422"/>
    <w:rsid w:val="00030D22"/>
    <w:rsid w:val="00030FFB"/>
    <w:rsid w:val="00031581"/>
    <w:rsid w:val="0003187C"/>
    <w:rsid w:val="00031ED9"/>
    <w:rsid w:val="00032E68"/>
    <w:rsid w:val="0003373A"/>
    <w:rsid w:val="0003378C"/>
    <w:rsid w:val="0003578B"/>
    <w:rsid w:val="000360F4"/>
    <w:rsid w:val="0004046A"/>
    <w:rsid w:val="0004133D"/>
    <w:rsid w:val="00041BBA"/>
    <w:rsid w:val="000428CB"/>
    <w:rsid w:val="00043C88"/>
    <w:rsid w:val="00043D60"/>
    <w:rsid w:val="0004407C"/>
    <w:rsid w:val="00044D4A"/>
    <w:rsid w:val="00045BE9"/>
    <w:rsid w:val="00046382"/>
    <w:rsid w:val="000463EF"/>
    <w:rsid w:val="00046A6E"/>
    <w:rsid w:val="000471D2"/>
    <w:rsid w:val="000474BD"/>
    <w:rsid w:val="00051836"/>
    <w:rsid w:val="00052397"/>
    <w:rsid w:val="00052E6D"/>
    <w:rsid w:val="0005418D"/>
    <w:rsid w:val="000546D9"/>
    <w:rsid w:val="000559B2"/>
    <w:rsid w:val="00055FDC"/>
    <w:rsid w:val="0005762B"/>
    <w:rsid w:val="00060C08"/>
    <w:rsid w:val="000610C0"/>
    <w:rsid w:val="000615E1"/>
    <w:rsid w:val="00062448"/>
    <w:rsid w:val="000627A5"/>
    <w:rsid w:val="0006281F"/>
    <w:rsid w:val="00066820"/>
    <w:rsid w:val="0006687E"/>
    <w:rsid w:val="00066B2A"/>
    <w:rsid w:val="00067603"/>
    <w:rsid w:val="00067815"/>
    <w:rsid w:val="00070657"/>
    <w:rsid w:val="0007130D"/>
    <w:rsid w:val="0007204B"/>
    <w:rsid w:val="00072E7D"/>
    <w:rsid w:val="00072EC8"/>
    <w:rsid w:val="00073522"/>
    <w:rsid w:val="0007373E"/>
    <w:rsid w:val="00073E8F"/>
    <w:rsid w:val="000749E1"/>
    <w:rsid w:val="0007517D"/>
    <w:rsid w:val="00075194"/>
    <w:rsid w:val="00077A0F"/>
    <w:rsid w:val="00077B9E"/>
    <w:rsid w:val="00077F2D"/>
    <w:rsid w:val="000806F6"/>
    <w:rsid w:val="00081068"/>
    <w:rsid w:val="00082685"/>
    <w:rsid w:val="00082A28"/>
    <w:rsid w:val="0008359D"/>
    <w:rsid w:val="00083C42"/>
    <w:rsid w:val="00083F18"/>
    <w:rsid w:val="00084CA0"/>
    <w:rsid w:val="00084CBF"/>
    <w:rsid w:val="00085451"/>
    <w:rsid w:val="000858AD"/>
    <w:rsid w:val="000859F4"/>
    <w:rsid w:val="00085B75"/>
    <w:rsid w:val="00085ED3"/>
    <w:rsid w:val="0008648D"/>
    <w:rsid w:val="00086C71"/>
    <w:rsid w:val="0009036D"/>
    <w:rsid w:val="000907A6"/>
    <w:rsid w:val="000910C4"/>
    <w:rsid w:val="000911BB"/>
    <w:rsid w:val="00091CFC"/>
    <w:rsid w:val="000924B4"/>
    <w:rsid w:val="00092571"/>
    <w:rsid w:val="00093D79"/>
    <w:rsid w:val="00095AF1"/>
    <w:rsid w:val="00096031"/>
    <w:rsid w:val="00096404"/>
    <w:rsid w:val="000969F0"/>
    <w:rsid w:val="00097199"/>
    <w:rsid w:val="000973E3"/>
    <w:rsid w:val="00097427"/>
    <w:rsid w:val="000974B6"/>
    <w:rsid w:val="0009763E"/>
    <w:rsid w:val="000A19CD"/>
    <w:rsid w:val="000A22A0"/>
    <w:rsid w:val="000A27EE"/>
    <w:rsid w:val="000A284E"/>
    <w:rsid w:val="000A6E51"/>
    <w:rsid w:val="000B1351"/>
    <w:rsid w:val="000B164C"/>
    <w:rsid w:val="000B2B7E"/>
    <w:rsid w:val="000B5723"/>
    <w:rsid w:val="000B5781"/>
    <w:rsid w:val="000B6AE7"/>
    <w:rsid w:val="000B6E06"/>
    <w:rsid w:val="000B7239"/>
    <w:rsid w:val="000C1815"/>
    <w:rsid w:val="000C1942"/>
    <w:rsid w:val="000C232A"/>
    <w:rsid w:val="000C2D84"/>
    <w:rsid w:val="000C2E50"/>
    <w:rsid w:val="000C3AC6"/>
    <w:rsid w:val="000C3E8E"/>
    <w:rsid w:val="000C491F"/>
    <w:rsid w:val="000C4BE2"/>
    <w:rsid w:val="000C52C4"/>
    <w:rsid w:val="000C5378"/>
    <w:rsid w:val="000C5D8F"/>
    <w:rsid w:val="000D29E1"/>
    <w:rsid w:val="000D2B62"/>
    <w:rsid w:val="000D31AB"/>
    <w:rsid w:val="000D39BA"/>
    <w:rsid w:val="000D485A"/>
    <w:rsid w:val="000D4961"/>
    <w:rsid w:val="000D6417"/>
    <w:rsid w:val="000D6CAB"/>
    <w:rsid w:val="000D7B55"/>
    <w:rsid w:val="000E19CA"/>
    <w:rsid w:val="000E1BA7"/>
    <w:rsid w:val="000E1E28"/>
    <w:rsid w:val="000E20BE"/>
    <w:rsid w:val="000E2397"/>
    <w:rsid w:val="000E2457"/>
    <w:rsid w:val="000E3F3D"/>
    <w:rsid w:val="000E4419"/>
    <w:rsid w:val="000E463F"/>
    <w:rsid w:val="000E480F"/>
    <w:rsid w:val="000E4D6D"/>
    <w:rsid w:val="000E54B1"/>
    <w:rsid w:val="000E5EC7"/>
    <w:rsid w:val="000E60DA"/>
    <w:rsid w:val="000E6210"/>
    <w:rsid w:val="000E763A"/>
    <w:rsid w:val="000F09C3"/>
    <w:rsid w:val="000F0C4E"/>
    <w:rsid w:val="000F15E2"/>
    <w:rsid w:val="000F1EE0"/>
    <w:rsid w:val="000F2406"/>
    <w:rsid w:val="000F30A3"/>
    <w:rsid w:val="000F3DC1"/>
    <w:rsid w:val="000F3F2A"/>
    <w:rsid w:val="000F4144"/>
    <w:rsid w:val="000F474A"/>
    <w:rsid w:val="000F51E4"/>
    <w:rsid w:val="000F52B1"/>
    <w:rsid w:val="000F6A97"/>
    <w:rsid w:val="000F753E"/>
    <w:rsid w:val="00100578"/>
    <w:rsid w:val="001006B0"/>
    <w:rsid w:val="00100BFC"/>
    <w:rsid w:val="00101C87"/>
    <w:rsid w:val="001021BC"/>
    <w:rsid w:val="001024F8"/>
    <w:rsid w:val="001028E6"/>
    <w:rsid w:val="001030D3"/>
    <w:rsid w:val="001039AE"/>
    <w:rsid w:val="001044AB"/>
    <w:rsid w:val="00104DB1"/>
    <w:rsid w:val="00105D22"/>
    <w:rsid w:val="00106234"/>
    <w:rsid w:val="001065BB"/>
    <w:rsid w:val="001107BC"/>
    <w:rsid w:val="00110CB8"/>
    <w:rsid w:val="00114D5B"/>
    <w:rsid w:val="001150C4"/>
    <w:rsid w:val="00115377"/>
    <w:rsid w:val="001154DF"/>
    <w:rsid w:val="00115CFC"/>
    <w:rsid w:val="00121BAA"/>
    <w:rsid w:val="00122620"/>
    <w:rsid w:val="00122D7D"/>
    <w:rsid w:val="00122FE0"/>
    <w:rsid w:val="00123A42"/>
    <w:rsid w:val="0012498D"/>
    <w:rsid w:val="00124F6E"/>
    <w:rsid w:val="00125C08"/>
    <w:rsid w:val="001261DF"/>
    <w:rsid w:val="001263FE"/>
    <w:rsid w:val="00126670"/>
    <w:rsid w:val="001269A1"/>
    <w:rsid w:val="00127204"/>
    <w:rsid w:val="001273BA"/>
    <w:rsid w:val="001278E7"/>
    <w:rsid w:val="00130284"/>
    <w:rsid w:val="0013119A"/>
    <w:rsid w:val="00131608"/>
    <w:rsid w:val="00131CED"/>
    <w:rsid w:val="0013304D"/>
    <w:rsid w:val="001331C2"/>
    <w:rsid w:val="001333C5"/>
    <w:rsid w:val="0013661F"/>
    <w:rsid w:val="001400CC"/>
    <w:rsid w:val="0014056C"/>
    <w:rsid w:val="001406D5"/>
    <w:rsid w:val="00140D73"/>
    <w:rsid w:val="0014152A"/>
    <w:rsid w:val="00143711"/>
    <w:rsid w:val="00143877"/>
    <w:rsid w:val="00144E2D"/>
    <w:rsid w:val="00144F88"/>
    <w:rsid w:val="0014502D"/>
    <w:rsid w:val="00147AC5"/>
    <w:rsid w:val="0015086F"/>
    <w:rsid w:val="001508BB"/>
    <w:rsid w:val="00151A5F"/>
    <w:rsid w:val="001528F4"/>
    <w:rsid w:val="00152BE4"/>
    <w:rsid w:val="001532A5"/>
    <w:rsid w:val="001535B5"/>
    <w:rsid w:val="001549F0"/>
    <w:rsid w:val="00154E1E"/>
    <w:rsid w:val="00155523"/>
    <w:rsid w:val="00157FFA"/>
    <w:rsid w:val="0016043C"/>
    <w:rsid w:val="0016123B"/>
    <w:rsid w:val="00161460"/>
    <w:rsid w:val="001617A7"/>
    <w:rsid w:val="00161E0E"/>
    <w:rsid w:val="00163B63"/>
    <w:rsid w:val="0016442C"/>
    <w:rsid w:val="00170075"/>
    <w:rsid w:val="00171760"/>
    <w:rsid w:val="00171B2F"/>
    <w:rsid w:val="00171C10"/>
    <w:rsid w:val="001730AB"/>
    <w:rsid w:val="001740F2"/>
    <w:rsid w:val="00177579"/>
    <w:rsid w:val="00180668"/>
    <w:rsid w:val="0018089F"/>
    <w:rsid w:val="00182125"/>
    <w:rsid w:val="001832C6"/>
    <w:rsid w:val="00183701"/>
    <w:rsid w:val="00183C88"/>
    <w:rsid w:val="001849A8"/>
    <w:rsid w:val="00184E4E"/>
    <w:rsid w:val="00185B18"/>
    <w:rsid w:val="00190485"/>
    <w:rsid w:val="00191640"/>
    <w:rsid w:val="001920FE"/>
    <w:rsid w:val="00192833"/>
    <w:rsid w:val="00193C8B"/>
    <w:rsid w:val="00193D1C"/>
    <w:rsid w:val="001941D6"/>
    <w:rsid w:val="001962FF"/>
    <w:rsid w:val="00197A85"/>
    <w:rsid w:val="001A068A"/>
    <w:rsid w:val="001A2DA4"/>
    <w:rsid w:val="001A354B"/>
    <w:rsid w:val="001A432D"/>
    <w:rsid w:val="001A4E98"/>
    <w:rsid w:val="001A5807"/>
    <w:rsid w:val="001A5B51"/>
    <w:rsid w:val="001A6671"/>
    <w:rsid w:val="001A7F58"/>
    <w:rsid w:val="001B012A"/>
    <w:rsid w:val="001B0C9B"/>
    <w:rsid w:val="001B1327"/>
    <w:rsid w:val="001B17EC"/>
    <w:rsid w:val="001B18D0"/>
    <w:rsid w:val="001B1DEB"/>
    <w:rsid w:val="001B2535"/>
    <w:rsid w:val="001B3B7B"/>
    <w:rsid w:val="001B4B27"/>
    <w:rsid w:val="001B7F3D"/>
    <w:rsid w:val="001C10AB"/>
    <w:rsid w:val="001C1598"/>
    <w:rsid w:val="001C2D13"/>
    <w:rsid w:val="001C378B"/>
    <w:rsid w:val="001C3D3D"/>
    <w:rsid w:val="001C4B8E"/>
    <w:rsid w:val="001C741C"/>
    <w:rsid w:val="001C7E9F"/>
    <w:rsid w:val="001D011E"/>
    <w:rsid w:val="001D04AD"/>
    <w:rsid w:val="001D413F"/>
    <w:rsid w:val="001D48F9"/>
    <w:rsid w:val="001D5818"/>
    <w:rsid w:val="001D5F2B"/>
    <w:rsid w:val="001D61FF"/>
    <w:rsid w:val="001D6411"/>
    <w:rsid w:val="001D746F"/>
    <w:rsid w:val="001D7765"/>
    <w:rsid w:val="001D7A0C"/>
    <w:rsid w:val="001E0568"/>
    <w:rsid w:val="001E0CEC"/>
    <w:rsid w:val="001E0F1B"/>
    <w:rsid w:val="001E1037"/>
    <w:rsid w:val="001E2089"/>
    <w:rsid w:val="001E2F95"/>
    <w:rsid w:val="001E35B8"/>
    <w:rsid w:val="001E40F5"/>
    <w:rsid w:val="001E5A9E"/>
    <w:rsid w:val="001E627B"/>
    <w:rsid w:val="001F0541"/>
    <w:rsid w:val="001F0E91"/>
    <w:rsid w:val="001F1E11"/>
    <w:rsid w:val="001F1EB4"/>
    <w:rsid w:val="001F1ED5"/>
    <w:rsid w:val="001F2A58"/>
    <w:rsid w:val="001F2CE2"/>
    <w:rsid w:val="001F39F9"/>
    <w:rsid w:val="001F66F5"/>
    <w:rsid w:val="001F69AF"/>
    <w:rsid w:val="001F73FA"/>
    <w:rsid w:val="002003CA"/>
    <w:rsid w:val="002013B2"/>
    <w:rsid w:val="00201455"/>
    <w:rsid w:val="00202D06"/>
    <w:rsid w:val="00203205"/>
    <w:rsid w:val="0020354E"/>
    <w:rsid w:val="002054BA"/>
    <w:rsid w:val="00205A6A"/>
    <w:rsid w:val="00205ED8"/>
    <w:rsid w:val="00206E23"/>
    <w:rsid w:val="00207C65"/>
    <w:rsid w:val="002105E0"/>
    <w:rsid w:val="00211096"/>
    <w:rsid w:val="002116F8"/>
    <w:rsid w:val="00212005"/>
    <w:rsid w:val="002123A3"/>
    <w:rsid w:val="0021293F"/>
    <w:rsid w:val="00213685"/>
    <w:rsid w:val="00214879"/>
    <w:rsid w:val="00214BFC"/>
    <w:rsid w:val="00215E6D"/>
    <w:rsid w:val="00216D04"/>
    <w:rsid w:val="002176B1"/>
    <w:rsid w:val="00220B60"/>
    <w:rsid w:val="0022102B"/>
    <w:rsid w:val="002215F1"/>
    <w:rsid w:val="0022181B"/>
    <w:rsid w:val="002219B9"/>
    <w:rsid w:val="00221D95"/>
    <w:rsid w:val="002222DC"/>
    <w:rsid w:val="00222A76"/>
    <w:rsid w:val="002230CB"/>
    <w:rsid w:val="00224F82"/>
    <w:rsid w:val="00225BFF"/>
    <w:rsid w:val="00225C48"/>
    <w:rsid w:val="00226D05"/>
    <w:rsid w:val="00230CD2"/>
    <w:rsid w:val="0023164B"/>
    <w:rsid w:val="00232607"/>
    <w:rsid w:val="00232846"/>
    <w:rsid w:val="00233FBD"/>
    <w:rsid w:val="0023611A"/>
    <w:rsid w:val="00236335"/>
    <w:rsid w:val="0023678B"/>
    <w:rsid w:val="00237483"/>
    <w:rsid w:val="0024008E"/>
    <w:rsid w:val="002400C3"/>
    <w:rsid w:val="00240D9F"/>
    <w:rsid w:val="00241390"/>
    <w:rsid w:val="00241D02"/>
    <w:rsid w:val="00243B94"/>
    <w:rsid w:val="002441E7"/>
    <w:rsid w:val="00244772"/>
    <w:rsid w:val="00244996"/>
    <w:rsid w:val="00244C40"/>
    <w:rsid w:val="002457BD"/>
    <w:rsid w:val="002459DB"/>
    <w:rsid w:val="00245EC7"/>
    <w:rsid w:val="00245EE7"/>
    <w:rsid w:val="002475D8"/>
    <w:rsid w:val="00247D98"/>
    <w:rsid w:val="002512E3"/>
    <w:rsid w:val="00253768"/>
    <w:rsid w:val="002537FF"/>
    <w:rsid w:val="0025386D"/>
    <w:rsid w:val="002603AA"/>
    <w:rsid w:val="00260B94"/>
    <w:rsid w:val="002620AD"/>
    <w:rsid w:val="002632F5"/>
    <w:rsid w:val="00263715"/>
    <w:rsid w:val="00263E30"/>
    <w:rsid w:val="002644D9"/>
    <w:rsid w:val="00264635"/>
    <w:rsid w:val="0026592D"/>
    <w:rsid w:val="00265E68"/>
    <w:rsid w:val="00266CAA"/>
    <w:rsid w:val="00266DEE"/>
    <w:rsid w:val="00266F5B"/>
    <w:rsid w:val="00267268"/>
    <w:rsid w:val="00267A6B"/>
    <w:rsid w:val="00267EF5"/>
    <w:rsid w:val="00271C4E"/>
    <w:rsid w:val="00271FE5"/>
    <w:rsid w:val="002727FC"/>
    <w:rsid w:val="00272D45"/>
    <w:rsid w:val="00273012"/>
    <w:rsid w:val="00273A9D"/>
    <w:rsid w:val="00273F5C"/>
    <w:rsid w:val="00274772"/>
    <w:rsid w:val="00276AAB"/>
    <w:rsid w:val="00276C19"/>
    <w:rsid w:val="00276C43"/>
    <w:rsid w:val="00277042"/>
    <w:rsid w:val="002777F9"/>
    <w:rsid w:val="00277A0D"/>
    <w:rsid w:val="002801CF"/>
    <w:rsid w:val="00280589"/>
    <w:rsid w:val="002806B3"/>
    <w:rsid w:val="00280CB6"/>
    <w:rsid w:val="00281279"/>
    <w:rsid w:val="00281CCD"/>
    <w:rsid w:val="0028259B"/>
    <w:rsid w:val="002837DE"/>
    <w:rsid w:val="0028482C"/>
    <w:rsid w:val="0028501A"/>
    <w:rsid w:val="002857D2"/>
    <w:rsid w:val="00286E04"/>
    <w:rsid w:val="00286F1A"/>
    <w:rsid w:val="002875F8"/>
    <w:rsid w:val="002879F2"/>
    <w:rsid w:val="0029131B"/>
    <w:rsid w:val="00292A0A"/>
    <w:rsid w:val="002930CA"/>
    <w:rsid w:val="00293A94"/>
    <w:rsid w:val="00295AA9"/>
    <w:rsid w:val="00295CAE"/>
    <w:rsid w:val="00296218"/>
    <w:rsid w:val="002971D0"/>
    <w:rsid w:val="002A0715"/>
    <w:rsid w:val="002A2737"/>
    <w:rsid w:val="002A372C"/>
    <w:rsid w:val="002A5D26"/>
    <w:rsid w:val="002A6329"/>
    <w:rsid w:val="002A64DA"/>
    <w:rsid w:val="002A7ACB"/>
    <w:rsid w:val="002B027A"/>
    <w:rsid w:val="002B1FA2"/>
    <w:rsid w:val="002B21B8"/>
    <w:rsid w:val="002B21BB"/>
    <w:rsid w:val="002B3FCE"/>
    <w:rsid w:val="002B400A"/>
    <w:rsid w:val="002B5304"/>
    <w:rsid w:val="002B6172"/>
    <w:rsid w:val="002B6681"/>
    <w:rsid w:val="002B6A04"/>
    <w:rsid w:val="002B766E"/>
    <w:rsid w:val="002B7FEC"/>
    <w:rsid w:val="002C09E9"/>
    <w:rsid w:val="002C0AE3"/>
    <w:rsid w:val="002C1930"/>
    <w:rsid w:val="002C1B94"/>
    <w:rsid w:val="002C22EB"/>
    <w:rsid w:val="002C275C"/>
    <w:rsid w:val="002C2A65"/>
    <w:rsid w:val="002C2EE0"/>
    <w:rsid w:val="002C3206"/>
    <w:rsid w:val="002C4787"/>
    <w:rsid w:val="002C4C30"/>
    <w:rsid w:val="002C57B4"/>
    <w:rsid w:val="002C58EA"/>
    <w:rsid w:val="002C7168"/>
    <w:rsid w:val="002C755F"/>
    <w:rsid w:val="002D01F4"/>
    <w:rsid w:val="002D024A"/>
    <w:rsid w:val="002D0526"/>
    <w:rsid w:val="002D0606"/>
    <w:rsid w:val="002D071B"/>
    <w:rsid w:val="002D6173"/>
    <w:rsid w:val="002D69C6"/>
    <w:rsid w:val="002D6EE2"/>
    <w:rsid w:val="002D7E99"/>
    <w:rsid w:val="002E027F"/>
    <w:rsid w:val="002E1131"/>
    <w:rsid w:val="002E132B"/>
    <w:rsid w:val="002E284D"/>
    <w:rsid w:val="002E32D4"/>
    <w:rsid w:val="002E37DF"/>
    <w:rsid w:val="002E41F5"/>
    <w:rsid w:val="002E6BC4"/>
    <w:rsid w:val="002E6FFD"/>
    <w:rsid w:val="002E7A7B"/>
    <w:rsid w:val="002F09C3"/>
    <w:rsid w:val="002F163B"/>
    <w:rsid w:val="002F1810"/>
    <w:rsid w:val="002F2CF5"/>
    <w:rsid w:val="002F3E37"/>
    <w:rsid w:val="002F4D83"/>
    <w:rsid w:val="002F550E"/>
    <w:rsid w:val="00301056"/>
    <w:rsid w:val="00301C38"/>
    <w:rsid w:val="00303879"/>
    <w:rsid w:val="00305F12"/>
    <w:rsid w:val="0030705E"/>
    <w:rsid w:val="0030716C"/>
    <w:rsid w:val="003104DD"/>
    <w:rsid w:val="00310698"/>
    <w:rsid w:val="003111F9"/>
    <w:rsid w:val="00312B44"/>
    <w:rsid w:val="00313721"/>
    <w:rsid w:val="00313C08"/>
    <w:rsid w:val="00314563"/>
    <w:rsid w:val="0031476E"/>
    <w:rsid w:val="00315100"/>
    <w:rsid w:val="00315D45"/>
    <w:rsid w:val="00316401"/>
    <w:rsid w:val="00316DC7"/>
    <w:rsid w:val="00316FE4"/>
    <w:rsid w:val="00322381"/>
    <w:rsid w:val="003223FC"/>
    <w:rsid w:val="00322419"/>
    <w:rsid w:val="003226D8"/>
    <w:rsid w:val="00322840"/>
    <w:rsid w:val="00323BDF"/>
    <w:rsid w:val="00325014"/>
    <w:rsid w:val="0032522E"/>
    <w:rsid w:val="003266FA"/>
    <w:rsid w:val="003270DD"/>
    <w:rsid w:val="00327148"/>
    <w:rsid w:val="00330174"/>
    <w:rsid w:val="00330591"/>
    <w:rsid w:val="00330695"/>
    <w:rsid w:val="003317DF"/>
    <w:rsid w:val="00331CDA"/>
    <w:rsid w:val="00332517"/>
    <w:rsid w:val="00334113"/>
    <w:rsid w:val="0033480A"/>
    <w:rsid w:val="003352FD"/>
    <w:rsid w:val="00335ECB"/>
    <w:rsid w:val="003401AC"/>
    <w:rsid w:val="00340D67"/>
    <w:rsid w:val="0034195B"/>
    <w:rsid w:val="00341D37"/>
    <w:rsid w:val="00341DAF"/>
    <w:rsid w:val="00342BC8"/>
    <w:rsid w:val="00342DAF"/>
    <w:rsid w:val="00342FF1"/>
    <w:rsid w:val="0034350C"/>
    <w:rsid w:val="003440C0"/>
    <w:rsid w:val="00344279"/>
    <w:rsid w:val="00344FC5"/>
    <w:rsid w:val="00345176"/>
    <w:rsid w:val="003466D2"/>
    <w:rsid w:val="00346F64"/>
    <w:rsid w:val="00347471"/>
    <w:rsid w:val="00347D74"/>
    <w:rsid w:val="00347F25"/>
    <w:rsid w:val="00352D5A"/>
    <w:rsid w:val="00352D8F"/>
    <w:rsid w:val="00353164"/>
    <w:rsid w:val="00353F1B"/>
    <w:rsid w:val="00353F39"/>
    <w:rsid w:val="00354384"/>
    <w:rsid w:val="00354D53"/>
    <w:rsid w:val="00355B12"/>
    <w:rsid w:val="00355CC3"/>
    <w:rsid w:val="00356068"/>
    <w:rsid w:val="003560D3"/>
    <w:rsid w:val="00356F5B"/>
    <w:rsid w:val="003570F7"/>
    <w:rsid w:val="003608DB"/>
    <w:rsid w:val="00361572"/>
    <w:rsid w:val="0036164D"/>
    <w:rsid w:val="0036215B"/>
    <w:rsid w:val="003622C3"/>
    <w:rsid w:val="003623BD"/>
    <w:rsid w:val="00362B0E"/>
    <w:rsid w:val="003632AE"/>
    <w:rsid w:val="00364BCF"/>
    <w:rsid w:val="00364E7A"/>
    <w:rsid w:val="003653A1"/>
    <w:rsid w:val="00366D1D"/>
    <w:rsid w:val="003702A0"/>
    <w:rsid w:val="00370382"/>
    <w:rsid w:val="003728F8"/>
    <w:rsid w:val="00372A8D"/>
    <w:rsid w:val="0037423A"/>
    <w:rsid w:val="003751C4"/>
    <w:rsid w:val="00375991"/>
    <w:rsid w:val="0037695D"/>
    <w:rsid w:val="0037717F"/>
    <w:rsid w:val="003778CC"/>
    <w:rsid w:val="00377BFA"/>
    <w:rsid w:val="00381F3E"/>
    <w:rsid w:val="0038262F"/>
    <w:rsid w:val="00383198"/>
    <w:rsid w:val="00383F6F"/>
    <w:rsid w:val="00384A37"/>
    <w:rsid w:val="00385D9D"/>
    <w:rsid w:val="00386D0E"/>
    <w:rsid w:val="00386FF2"/>
    <w:rsid w:val="00390E55"/>
    <w:rsid w:val="0039279B"/>
    <w:rsid w:val="0039281B"/>
    <w:rsid w:val="003929A0"/>
    <w:rsid w:val="00392F69"/>
    <w:rsid w:val="00394363"/>
    <w:rsid w:val="00394572"/>
    <w:rsid w:val="00394763"/>
    <w:rsid w:val="003947CB"/>
    <w:rsid w:val="00394FB7"/>
    <w:rsid w:val="00395243"/>
    <w:rsid w:val="00395248"/>
    <w:rsid w:val="003959E8"/>
    <w:rsid w:val="003962B3"/>
    <w:rsid w:val="00396F72"/>
    <w:rsid w:val="003A0B08"/>
    <w:rsid w:val="003A0C0F"/>
    <w:rsid w:val="003A284A"/>
    <w:rsid w:val="003A2BEA"/>
    <w:rsid w:val="003A30B7"/>
    <w:rsid w:val="003A3871"/>
    <w:rsid w:val="003A3CA9"/>
    <w:rsid w:val="003A3D91"/>
    <w:rsid w:val="003A3E53"/>
    <w:rsid w:val="003A4303"/>
    <w:rsid w:val="003A5690"/>
    <w:rsid w:val="003A6816"/>
    <w:rsid w:val="003A6D85"/>
    <w:rsid w:val="003B055E"/>
    <w:rsid w:val="003B069D"/>
    <w:rsid w:val="003B07B4"/>
    <w:rsid w:val="003B3187"/>
    <w:rsid w:val="003B4B1E"/>
    <w:rsid w:val="003B568A"/>
    <w:rsid w:val="003B5825"/>
    <w:rsid w:val="003B648D"/>
    <w:rsid w:val="003B772C"/>
    <w:rsid w:val="003B7DD5"/>
    <w:rsid w:val="003C0BAE"/>
    <w:rsid w:val="003C0CFB"/>
    <w:rsid w:val="003C11F0"/>
    <w:rsid w:val="003C15CC"/>
    <w:rsid w:val="003C261A"/>
    <w:rsid w:val="003C42B9"/>
    <w:rsid w:val="003C4895"/>
    <w:rsid w:val="003C4D6E"/>
    <w:rsid w:val="003C5250"/>
    <w:rsid w:val="003C657A"/>
    <w:rsid w:val="003C738D"/>
    <w:rsid w:val="003D02EA"/>
    <w:rsid w:val="003D0D61"/>
    <w:rsid w:val="003D3F6D"/>
    <w:rsid w:val="003D40D2"/>
    <w:rsid w:val="003D4131"/>
    <w:rsid w:val="003D4FDF"/>
    <w:rsid w:val="003D516E"/>
    <w:rsid w:val="003D58F7"/>
    <w:rsid w:val="003D5CE1"/>
    <w:rsid w:val="003D67D7"/>
    <w:rsid w:val="003D697D"/>
    <w:rsid w:val="003D6A76"/>
    <w:rsid w:val="003D7628"/>
    <w:rsid w:val="003D77CF"/>
    <w:rsid w:val="003D7869"/>
    <w:rsid w:val="003D7AF1"/>
    <w:rsid w:val="003E0369"/>
    <w:rsid w:val="003E0B83"/>
    <w:rsid w:val="003E18F9"/>
    <w:rsid w:val="003E299E"/>
    <w:rsid w:val="003E2CD7"/>
    <w:rsid w:val="003E337D"/>
    <w:rsid w:val="003E3563"/>
    <w:rsid w:val="003E391B"/>
    <w:rsid w:val="003E3F87"/>
    <w:rsid w:val="003E4052"/>
    <w:rsid w:val="003E4563"/>
    <w:rsid w:val="003E53B5"/>
    <w:rsid w:val="003E5EED"/>
    <w:rsid w:val="003E5F91"/>
    <w:rsid w:val="003E60DA"/>
    <w:rsid w:val="003E6742"/>
    <w:rsid w:val="003E6A91"/>
    <w:rsid w:val="003E6C5C"/>
    <w:rsid w:val="003F0237"/>
    <w:rsid w:val="003F0A66"/>
    <w:rsid w:val="003F10A0"/>
    <w:rsid w:val="003F194A"/>
    <w:rsid w:val="003F2527"/>
    <w:rsid w:val="003F27A0"/>
    <w:rsid w:val="003F6D01"/>
    <w:rsid w:val="00401199"/>
    <w:rsid w:val="00401909"/>
    <w:rsid w:val="004033E3"/>
    <w:rsid w:val="00404BA1"/>
    <w:rsid w:val="00410862"/>
    <w:rsid w:val="00410DD6"/>
    <w:rsid w:val="0041115D"/>
    <w:rsid w:val="00411B13"/>
    <w:rsid w:val="004129EF"/>
    <w:rsid w:val="00413481"/>
    <w:rsid w:val="004139A7"/>
    <w:rsid w:val="00413FE0"/>
    <w:rsid w:val="00414102"/>
    <w:rsid w:val="00414B8E"/>
    <w:rsid w:val="00414D94"/>
    <w:rsid w:val="00415766"/>
    <w:rsid w:val="004159D3"/>
    <w:rsid w:val="0041651C"/>
    <w:rsid w:val="00416A5E"/>
    <w:rsid w:val="00416EA7"/>
    <w:rsid w:val="00417385"/>
    <w:rsid w:val="00417AC4"/>
    <w:rsid w:val="0042036F"/>
    <w:rsid w:val="00420BA1"/>
    <w:rsid w:val="00423381"/>
    <w:rsid w:val="00423402"/>
    <w:rsid w:val="00424A1A"/>
    <w:rsid w:val="0042519F"/>
    <w:rsid w:val="004254E6"/>
    <w:rsid w:val="0042595B"/>
    <w:rsid w:val="00425BC5"/>
    <w:rsid w:val="00425F7B"/>
    <w:rsid w:val="0042674C"/>
    <w:rsid w:val="00427818"/>
    <w:rsid w:val="00431EB2"/>
    <w:rsid w:val="00433820"/>
    <w:rsid w:val="00433FAB"/>
    <w:rsid w:val="0043572E"/>
    <w:rsid w:val="004360B4"/>
    <w:rsid w:val="0043614C"/>
    <w:rsid w:val="00436D5D"/>
    <w:rsid w:val="00436FB1"/>
    <w:rsid w:val="0043741F"/>
    <w:rsid w:val="0043743E"/>
    <w:rsid w:val="004374FA"/>
    <w:rsid w:val="004379A8"/>
    <w:rsid w:val="00437BA0"/>
    <w:rsid w:val="004415F4"/>
    <w:rsid w:val="00441CB6"/>
    <w:rsid w:val="00442331"/>
    <w:rsid w:val="004423E5"/>
    <w:rsid w:val="00442588"/>
    <w:rsid w:val="00443840"/>
    <w:rsid w:val="00444089"/>
    <w:rsid w:val="00444388"/>
    <w:rsid w:val="00444810"/>
    <w:rsid w:val="00445174"/>
    <w:rsid w:val="00445F4A"/>
    <w:rsid w:val="00446801"/>
    <w:rsid w:val="00446C20"/>
    <w:rsid w:val="00450A66"/>
    <w:rsid w:val="00452407"/>
    <w:rsid w:val="00452448"/>
    <w:rsid w:val="0045394C"/>
    <w:rsid w:val="004562C3"/>
    <w:rsid w:val="00457080"/>
    <w:rsid w:val="004605E4"/>
    <w:rsid w:val="00460EA8"/>
    <w:rsid w:val="00461A08"/>
    <w:rsid w:val="00464370"/>
    <w:rsid w:val="004647E8"/>
    <w:rsid w:val="004649D7"/>
    <w:rsid w:val="0046513C"/>
    <w:rsid w:val="0046524F"/>
    <w:rsid w:val="00465AF2"/>
    <w:rsid w:val="00467028"/>
    <w:rsid w:val="00470F52"/>
    <w:rsid w:val="00472850"/>
    <w:rsid w:val="00472B69"/>
    <w:rsid w:val="0047634B"/>
    <w:rsid w:val="00477419"/>
    <w:rsid w:val="00477A89"/>
    <w:rsid w:val="00477B4C"/>
    <w:rsid w:val="00481A3E"/>
    <w:rsid w:val="00482133"/>
    <w:rsid w:val="004827A7"/>
    <w:rsid w:val="00483CAF"/>
    <w:rsid w:val="004848FE"/>
    <w:rsid w:val="004849C7"/>
    <w:rsid w:val="00484F06"/>
    <w:rsid w:val="004852BA"/>
    <w:rsid w:val="00491BBA"/>
    <w:rsid w:val="00492091"/>
    <w:rsid w:val="004932CA"/>
    <w:rsid w:val="00493E58"/>
    <w:rsid w:val="004942DB"/>
    <w:rsid w:val="004944E1"/>
    <w:rsid w:val="0049471F"/>
    <w:rsid w:val="0049675F"/>
    <w:rsid w:val="00497616"/>
    <w:rsid w:val="004A00C0"/>
    <w:rsid w:val="004A1300"/>
    <w:rsid w:val="004A1DDB"/>
    <w:rsid w:val="004A2CEC"/>
    <w:rsid w:val="004A345A"/>
    <w:rsid w:val="004A4466"/>
    <w:rsid w:val="004A61A9"/>
    <w:rsid w:val="004A6ABA"/>
    <w:rsid w:val="004A6CF4"/>
    <w:rsid w:val="004A7C57"/>
    <w:rsid w:val="004A7E89"/>
    <w:rsid w:val="004B38B8"/>
    <w:rsid w:val="004B3CB3"/>
    <w:rsid w:val="004B3CBF"/>
    <w:rsid w:val="004B4B4A"/>
    <w:rsid w:val="004B4FC5"/>
    <w:rsid w:val="004B5176"/>
    <w:rsid w:val="004B5780"/>
    <w:rsid w:val="004B6F92"/>
    <w:rsid w:val="004C05A7"/>
    <w:rsid w:val="004C0894"/>
    <w:rsid w:val="004C1D95"/>
    <w:rsid w:val="004C3F5B"/>
    <w:rsid w:val="004C42CD"/>
    <w:rsid w:val="004C505F"/>
    <w:rsid w:val="004D11E1"/>
    <w:rsid w:val="004D16F2"/>
    <w:rsid w:val="004D171F"/>
    <w:rsid w:val="004D1919"/>
    <w:rsid w:val="004D3E15"/>
    <w:rsid w:val="004D43E9"/>
    <w:rsid w:val="004D51F1"/>
    <w:rsid w:val="004D53D1"/>
    <w:rsid w:val="004D5633"/>
    <w:rsid w:val="004D590E"/>
    <w:rsid w:val="004D5F58"/>
    <w:rsid w:val="004D601D"/>
    <w:rsid w:val="004D6067"/>
    <w:rsid w:val="004D6391"/>
    <w:rsid w:val="004D669D"/>
    <w:rsid w:val="004D736F"/>
    <w:rsid w:val="004E082D"/>
    <w:rsid w:val="004E16FE"/>
    <w:rsid w:val="004E1C76"/>
    <w:rsid w:val="004E2179"/>
    <w:rsid w:val="004E30D5"/>
    <w:rsid w:val="004E4E82"/>
    <w:rsid w:val="004E515B"/>
    <w:rsid w:val="004E51BF"/>
    <w:rsid w:val="004E57DC"/>
    <w:rsid w:val="004E6C0A"/>
    <w:rsid w:val="004E6E84"/>
    <w:rsid w:val="004E7ED7"/>
    <w:rsid w:val="004F08BD"/>
    <w:rsid w:val="004F12D1"/>
    <w:rsid w:val="004F14AE"/>
    <w:rsid w:val="004F14BF"/>
    <w:rsid w:val="004F22A6"/>
    <w:rsid w:val="004F2A50"/>
    <w:rsid w:val="004F2E7A"/>
    <w:rsid w:val="004F331A"/>
    <w:rsid w:val="004F343E"/>
    <w:rsid w:val="004F3B28"/>
    <w:rsid w:val="004F3EBE"/>
    <w:rsid w:val="004F4417"/>
    <w:rsid w:val="004F56EE"/>
    <w:rsid w:val="004F69B5"/>
    <w:rsid w:val="004F6F8B"/>
    <w:rsid w:val="004F7F2E"/>
    <w:rsid w:val="0050038B"/>
    <w:rsid w:val="005018BB"/>
    <w:rsid w:val="00501914"/>
    <w:rsid w:val="00502142"/>
    <w:rsid w:val="00502473"/>
    <w:rsid w:val="00502644"/>
    <w:rsid w:val="00502742"/>
    <w:rsid w:val="00502B0E"/>
    <w:rsid w:val="005034EE"/>
    <w:rsid w:val="00503CBD"/>
    <w:rsid w:val="00505B8C"/>
    <w:rsid w:val="00505D56"/>
    <w:rsid w:val="00506E54"/>
    <w:rsid w:val="005072F1"/>
    <w:rsid w:val="005076C2"/>
    <w:rsid w:val="00507885"/>
    <w:rsid w:val="00507A79"/>
    <w:rsid w:val="00507B70"/>
    <w:rsid w:val="0051065E"/>
    <w:rsid w:val="00511418"/>
    <w:rsid w:val="00511710"/>
    <w:rsid w:val="00512796"/>
    <w:rsid w:val="00512A24"/>
    <w:rsid w:val="00512D50"/>
    <w:rsid w:val="00513F43"/>
    <w:rsid w:val="00514585"/>
    <w:rsid w:val="00514AC7"/>
    <w:rsid w:val="00514CBE"/>
    <w:rsid w:val="00514E95"/>
    <w:rsid w:val="00515249"/>
    <w:rsid w:val="0051538E"/>
    <w:rsid w:val="005157CF"/>
    <w:rsid w:val="00515902"/>
    <w:rsid w:val="00515919"/>
    <w:rsid w:val="0051626E"/>
    <w:rsid w:val="00516626"/>
    <w:rsid w:val="005166FA"/>
    <w:rsid w:val="00517041"/>
    <w:rsid w:val="00520BDF"/>
    <w:rsid w:val="00520FB6"/>
    <w:rsid w:val="00523243"/>
    <w:rsid w:val="00524843"/>
    <w:rsid w:val="0052730F"/>
    <w:rsid w:val="005302A1"/>
    <w:rsid w:val="00530546"/>
    <w:rsid w:val="00530A58"/>
    <w:rsid w:val="0053133A"/>
    <w:rsid w:val="00531781"/>
    <w:rsid w:val="00534420"/>
    <w:rsid w:val="00534CE1"/>
    <w:rsid w:val="00536C02"/>
    <w:rsid w:val="00537370"/>
    <w:rsid w:val="00537476"/>
    <w:rsid w:val="0054061E"/>
    <w:rsid w:val="00541009"/>
    <w:rsid w:val="00541B68"/>
    <w:rsid w:val="00542E35"/>
    <w:rsid w:val="005434B9"/>
    <w:rsid w:val="005437D8"/>
    <w:rsid w:val="005444AD"/>
    <w:rsid w:val="00544531"/>
    <w:rsid w:val="0054578D"/>
    <w:rsid w:val="00546285"/>
    <w:rsid w:val="00546875"/>
    <w:rsid w:val="00547125"/>
    <w:rsid w:val="005475E0"/>
    <w:rsid w:val="00547CE8"/>
    <w:rsid w:val="005508D1"/>
    <w:rsid w:val="00550FC4"/>
    <w:rsid w:val="0055138B"/>
    <w:rsid w:val="00551D88"/>
    <w:rsid w:val="00552DE3"/>
    <w:rsid w:val="00553443"/>
    <w:rsid w:val="005542D1"/>
    <w:rsid w:val="00554D67"/>
    <w:rsid w:val="0055566A"/>
    <w:rsid w:val="005556FA"/>
    <w:rsid w:val="005565ED"/>
    <w:rsid w:val="005577C6"/>
    <w:rsid w:val="00557ACB"/>
    <w:rsid w:val="00557BB1"/>
    <w:rsid w:val="00557D62"/>
    <w:rsid w:val="00557E03"/>
    <w:rsid w:val="00557F97"/>
    <w:rsid w:val="0056118F"/>
    <w:rsid w:val="00562DE1"/>
    <w:rsid w:val="00562EF0"/>
    <w:rsid w:val="0056301C"/>
    <w:rsid w:val="005632F7"/>
    <w:rsid w:val="00563C88"/>
    <w:rsid w:val="00564057"/>
    <w:rsid w:val="005646FB"/>
    <w:rsid w:val="00565725"/>
    <w:rsid w:val="00565929"/>
    <w:rsid w:val="00566EDA"/>
    <w:rsid w:val="00567804"/>
    <w:rsid w:val="00567E87"/>
    <w:rsid w:val="00571457"/>
    <w:rsid w:val="005723C6"/>
    <w:rsid w:val="00572FAC"/>
    <w:rsid w:val="00573228"/>
    <w:rsid w:val="0057391D"/>
    <w:rsid w:val="00573B9A"/>
    <w:rsid w:val="00575163"/>
    <w:rsid w:val="00575D35"/>
    <w:rsid w:val="00576D67"/>
    <w:rsid w:val="00577519"/>
    <w:rsid w:val="00581844"/>
    <w:rsid w:val="005821AE"/>
    <w:rsid w:val="00582BC1"/>
    <w:rsid w:val="005834FE"/>
    <w:rsid w:val="00583CD0"/>
    <w:rsid w:val="00584547"/>
    <w:rsid w:val="00584874"/>
    <w:rsid w:val="00586623"/>
    <w:rsid w:val="00587058"/>
    <w:rsid w:val="00587186"/>
    <w:rsid w:val="00590132"/>
    <w:rsid w:val="005908A1"/>
    <w:rsid w:val="005915D2"/>
    <w:rsid w:val="00591CE9"/>
    <w:rsid w:val="00591CFD"/>
    <w:rsid w:val="00592306"/>
    <w:rsid w:val="00592311"/>
    <w:rsid w:val="00593347"/>
    <w:rsid w:val="0059411B"/>
    <w:rsid w:val="005A02EB"/>
    <w:rsid w:val="005A0B8A"/>
    <w:rsid w:val="005A1373"/>
    <w:rsid w:val="005A3181"/>
    <w:rsid w:val="005A4FC8"/>
    <w:rsid w:val="005A5C67"/>
    <w:rsid w:val="005A68FD"/>
    <w:rsid w:val="005A6CB8"/>
    <w:rsid w:val="005A7833"/>
    <w:rsid w:val="005B11BF"/>
    <w:rsid w:val="005B29C8"/>
    <w:rsid w:val="005B2B2F"/>
    <w:rsid w:val="005B37D4"/>
    <w:rsid w:val="005B463D"/>
    <w:rsid w:val="005B4E26"/>
    <w:rsid w:val="005B4E7B"/>
    <w:rsid w:val="005B7263"/>
    <w:rsid w:val="005B79F7"/>
    <w:rsid w:val="005C1918"/>
    <w:rsid w:val="005C32BD"/>
    <w:rsid w:val="005C3606"/>
    <w:rsid w:val="005C389A"/>
    <w:rsid w:val="005C507C"/>
    <w:rsid w:val="005C5202"/>
    <w:rsid w:val="005C5E09"/>
    <w:rsid w:val="005C618B"/>
    <w:rsid w:val="005D04C3"/>
    <w:rsid w:val="005D0687"/>
    <w:rsid w:val="005D08D7"/>
    <w:rsid w:val="005D0BC2"/>
    <w:rsid w:val="005D11C4"/>
    <w:rsid w:val="005D19AC"/>
    <w:rsid w:val="005D1B6E"/>
    <w:rsid w:val="005D2369"/>
    <w:rsid w:val="005D2390"/>
    <w:rsid w:val="005D489C"/>
    <w:rsid w:val="005D4EFF"/>
    <w:rsid w:val="005D55C3"/>
    <w:rsid w:val="005D60BC"/>
    <w:rsid w:val="005D6809"/>
    <w:rsid w:val="005D6A82"/>
    <w:rsid w:val="005D6D0D"/>
    <w:rsid w:val="005E095A"/>
    <w:rsid w:val="005E0D08"/>
    <w:rsid w:val="005E0F15"/>
    <w:rsid w:val="005E20C8"/>
    <w:rsid w:val="005E2367"/>
    <w:rsid w:val="005E2A8D"/>
    <w:rsid w:val="005E42BA"/>
    <w:rsid w:val="005E4552"/>
    <w:rsid w:val="005E5D51"/>
    <w:rsid w:val="005E5DD4"/>
    <w:rsid w:val="005E5E5A"/>
    <w:rsid w:val="005E7446"/>
    <w:rsid w:val="005E7817"/>
    <w:rsid w:val="005E78DB"/>
    <w:rsid w:val="005E7EC8"/>
    <w:rsid w:val="005F0280"/>
    <w:rsid w:val="005F0A3E"/>
    <w:rsid w:val="005F1655"/>
    <w:rsid w:val="005F2076"/>
    <w:rsid w:val="005F4775"/>
    <w:rsid w:val="005F5287"/>
    <w:rsid w:val="005F656B"/>
    <w:rsid w:val="005F66FF"/>
    <w:rsid w:val="005F6A7B"/>
    <w:rsid w:val="005F77D0"/>
    <w:rsid w:val="00601054"/>
    <w:rsid w:val="006036D1"/>
    <w:rsid w:val="006044CC"/>
    <w:rsid w:val="00604769"/>
    <w:rsid w:val="0060510E"/>
    <w:rsid w:val="00605293"/>
    <w:rsid w:val="00606E1E"/>
    <w:rsid w:val="00607E56"/>
    <w:rsid w:val="00611141"/>
    <w:rsid w:val="006136A7"/>
    <w:rsid w:val="00613EBA"/>
    <w:rsid w:val="006144AA"/>
    <w:rsid w:val="0061557B"/>
    <w:rsid w:val="006167F9"/>
    <w:rsid w:val="00616A84"/>
    <w:rsid w:val="00617125"/>
    <w:rsid w:val="006208A6"/>
    <w:rsid w:val="00621C75"/>
    <w:rsid w:val="0062203F"/>
    <w:rsid w:val="006220A4"/>
    <w:rsid w:val="00622321"/>
    <w:rsid w:val="006232E3"/>
    <w:rsid w:val="0062338C"/>
    <w:rsid w:val="0062595E"/>
    <w:rsid w:val="0062597E"/>
    <w:rsid w:val="00627B73"/>
    <w:rsid w:val="00630067"/>
    <w:rsid w:val="00630DED"/>
    <w:rsid w:val="0063200F"/>
    <w:rsid w:val="006334DF"/>
    <w:rsid w:val="00633507"/>
    <w:rsid w:val="006337CE"/>
    <w:rsid w:val="00633BFF"/>
    <w:rsid w:val="00634145"/>
    <w:rsid w:val="0063595D"/>
    <w:rsid w:val="00635D8C"/>
    <w:rsid w:val="0063613F"/>
    <w:rsid w:val="00636C16"/>
    <w:rsid w:val="00637901"/>
    <w:rsid w:val="0064029C"/>
    <w:rsid w:val="006403B3"/>
    <w:rsid w:val="00640F68"/>
    <w:rsid w:val="006416B1"/>
    <w:rsid w:val="00641952"/>
    <w:rsid w:val="00641DFE"/>
    <w:rsid w:val="00642E6A"/>
    <w:rsid w:val="0064319E"/>
    <w:rsid w:val="00643D5D"/>
    <w:rsid w:val="00645A56"/>
    <w:rsid w:val="00645EF3"/>
    <w:rsid w:val="0064600B"/>
    <w:rsid w:val="0064670E"/>
    <w:rsid w:val="00646778"/>
    <w:rsid w:val="006469F3"/>
    <w:rsid w:val="00647A00"/>
    <w:rsid w:val="00650B9F"/>
    <w:rsid w:val="00651279"/>
    <w:rsid w:val="006539E2"/>
    <w:rsid w:val="00654902"/>
    <w:rsid w:val="0065582C"/>
    <w:rsid w:val="00656100"/>
    <w:rsid w:val="00656F0A"/>
    <w:rsid w:val="006603F1"/>
    <w:rsid w:val="0066048A"/>
    <w:rsid w:val="006608EF"/>
    <w:rsid w:val="00661480"/>
    <w:rsid w:val="006623C0"/>
    <w:rsid w:val="00662576"/>
    <w:rsid w:val="00663470"/>
    <w:rsid w:val="006648A3"/>
    <w:rsid w:val="00665AD5"/>
    <w:rsid w:val="00665D3A"/>
    <w:rsid w:val="006670E6"/>
    <w:rsid w:val="00667E6D"/>
    <w:rsid w:val="006717A5"/>
    <w:rsid w:val="0067195F"/>
    <w:rsid w:val="00671A09"/>
    <w:rsid w:val="00671D01"/>
    <w:rsid w:val="00672A94"/>
    <w:rsid w:val="0067373C"/>
    <w:rsid w:val="00674442"/>
    <w:rsid w:val="00674E57"/>
    <w:rsid w:val="00674F58"/>
    <w:rsid w:val="006750D9"/>
    <w:rsid w:val="00675365"/>
    <w:rsid w:val="00676A03"/>
    <w:rsid w:val="00677569"/>
    <w:rsid w:val="006779FD"/>
    <w:rsid w:val="00677C25"/>
    <w:rsid w:val="00677F41"/>
    <w:rsid w:val="00680784"/>
    <w:rsid w:val="00680848"/>
    <w:rsid w:val="00680F49"/>
    <w:rsid w:val="006815AA"/>
    <w:rsid w:val="00683C3C"/>
    <w:rsid w:val="00683E95"/>
    <w:rsid w:val="0068465E"/>
    <w:rsid w:val="0068474F"/>
    <w:rsid w:val="006851B3"/>
    <w:rsid w:val="00685F1E"/>
    <w:rsid w:val="00687EB9"/>
    <w:rsid w:val="00690135"/>
    <w:rsid w:val="006913F5"/>
    <w:rsid w:val="006957DD"/>
    <w:rsid w:val="00695AD5"/>
    <w:rsid w:val="00696B64"/>
    <w:rsid w:val="00697957"/>
    <w:rsid w:val="006A0485"/>
    <w:rsid w:val="006A0874"/>
    <w:rsid w:val="006A0FBB"/>
    <w:rsid w:val="006A1252"/>
    <w:rsid w:val="006A1645"/>
    <w:rsid w:val="006A2A85"/>
    <w:rsid w:val="006A2DD9"/>
    <w:rsid w:val="006A2EDF"/>
    <w:rsid w:val="006A31CC"/>
    <w:rsid w:val="006A34CE"/>
    <w:rsid w:val="006A4BF5"/>
    <w:rsid w:val="006A5070"/>
    <w:rsid w:val="006A5171"/>
    <w:rsid w:val="006A54B5"/>
    <w:rsid w:val="006A579D"/>
    <w:rsid w:val="006A6B6F"/>
    <w:rsid w:val="006A76E9"/>
    <w:rsid w:val="006B13B5"/>
    <w:rsid w:val="006B1BF9"/>
    <w:rsid w:val="006B2EC2"/>
    <w:rsid w:val="006B3640"/>
    <w:rsid w:val="006B3BB8"/>
    <w:rsid w:val="006B4383"/>
    <w:rsid w:val="006B5A81"/>
    <w:rsid w:val="006B5BC1"/>
    <w:rsid w:val="006B67D4"/>
    <w:rsid w:val="006B6A00"/>
    <w:rsid w:val="006B6B76"/>
    <w:rsid w:val="006C004F"/>
    <w:rsid w:val="006C028A"/>
    <w:rsid w:val="006C0390"/>
    <w:rsid w:val="006C14BE"/>
    <w:rsid w:val="006C1685"/>
    <w:rsid w:val="006C1FFB"/>
    <w:rsid w:val="006C2766"/>
    <w:rsid w:val="006C2EC5"/>
    <w:rsid w:val="006C2EEC"/>
    <w:rsid w:val="006C4C8D"/>
    <w:rsid w:val="006C5587"/>
    <w:rsid w:val="006C6AD6"/>
    <w:rsid w:val="006C7860"/>
    <w:rsid w:val="006D01CA"/>
    <w:rsid w:val="006D0682"/>
    <w:rsid w:val="006D1B34"/>
    <w:rsid w:val="006D1C59"/>
    <w:rsid w:val="006D2E93"/>
    <w:rsid w:val="006D3384"/>
    <w:rsid w:val="006D351C"/>
    <w:rsid w:val="006D3916"/>
    <w:rsid w:val="006D3E8A"/>
    <w:rsid w:val="006D69BB"/>
    <w:rsid w:val="006D6C1D"/>
    <w:rsid w:val="006D7221"/>
    <w:rsid w:val="006D79AE"/>
    <w:rsid w:val="006E0FEF"/>
    <w:rsid w:val="006E16A5"/>
    <w:rsid w:val="006E18D4"/>
    <w:rsid w:val="006E2048"/>
    <w:rsid w:val="006E23D2"/>
    <w:rsid w:val="006E2D04"/>
    <w:rsid w:val="006E2D52"/>
    <w:rsid w:val="006E376B"/>
    <w:rsid w:val="006E68F4"/>
    <w:rsid w:val="006E6D4D"/>
    <w:rsid w:val="006E6D6C"/>
    <w:rsid w:val="006E7B6A"/>
    <w:rsid w:val="006F022E"/>
    <w:rsid w:val="006F3402"/>
    <w:rsid w:val="006F4BF1"/>
    <w:rsid w:val="006F51D4"/>
    <w:rsid w:val="006F549E"/>
    <w:rsid w:val="006F5506"/>
    <w:rsid w:val="006F5AD7"/>
    <w:rsid w:val="006F7434"/>
    <w:rsid w:val="006F7F14"/>
    <w:rsid w:val="0070426E"/>
    <w:rsid w:val="00704453"/>
    <w:rsid w:val="00704C17"/>
    <w:rsid w:val="00704D8F"/>
    <w:rsid w:val="00705956"/>
    <w:rsid w:val="00706EFD"/>
    <w:rsid w:val="00707BB5"/>
    <w:rsid w:val="0071045B"/>
    <w:rsid w:val="00710C19"/>
    <w:rsid w:val="00710D9E"/>
    <w:rsid w:val="00713594"/>
    <w:rsid w:val="0071603E"/>
    <w:rsid w:val="0071609E"/>
    <w:rsid w:val="007171E9"/>
    <w:rsid w:val="00717786"/>
    <w:rsid w:val="007178E1"/>
    <w:rsid w:val="00720619"/>
    <w:rsid w:val="00721CCB"/>
    <w:rsid w:val="00722109"/>
    <w:rsid w:val="007223DC"/>
    <w:rsid w:val="0072314B"/>
    <w:rsid w:val="007235D9"/>
    <w:rsid w:val="00723C9C"/>
    <w:rsid w:val="0072515B"/>
    <w:rsid w:val="007256C8"/>
    <w:rsid w:val="00725E1E"/>
    <w:rsid w:val="007263E2"/>
    <w:rsid w:val="00726AF9"/>
    <w:rsid w:val="007271E7"/>
    <w:rsid w:val="00730627"/>
    <w:rsid w:val="00730A83"/>
    <w:rsid w:val="0073159F"/>
    <w:rsid w:val="00732A52"/>
    <w:rsid w:val="0073303C"/>
    <w:rsid w:val="0073394E"/>
    <w:rsid w:val="00734C62"/>
    <w:rsid w:val="00735DB6"/>
    <w:rsid w:val="00737C0E"/>
    <w:rsid w:val="0074009A"/>
    <w:rsid w:val="00740733"/>
    <w:rsid w:val="00740BC4"/>
    <w:rsid w:val="0074131D"/>
    <w:rsid w:val="00741B6E"/>
    <w:rsid w:val="00741C04"/>
    <w:rsid w:val="00742080"/>
    <w:rsid w:val="00742D53"/>
    <w:rsid w:val="00743509"/>
    <w:rsid w:val="00747CE4"/>
    <w:rsid w:val="00747D76"/>
    <w:rsid w:val="00750960"/>
    <w:rsid w:val="00751091"/>
    <w:rsid w:val="007512C5"/>
    <w:rsid w:val="007518C3"/>
    <w:rsid w:val="00751EE6"/>
    <w:rsid w:val="007521A5"/>
    <w:rsid w:val="00752462"/>
    <w:rsid w:val="00754AAF"/>
    <w:rsid w:val="007553C4"/>
    <w:rsid w:val="00755FD8"/>
    <w:rsid w:val="007562DB"/>
    <w:rsid w:val="00756DCD"/>
    <w:rsid w:val="00757846"/>
    <w:rsid w:val="00757DD7"/>
    <w:rsid w:val="0076019C"/>
    <w:rsid w:val="00762A7B"/>
    <w:rsid w:val="00762C44"/>
    <w:rsid w:val="00763275"/>
    <w:rsid w:val="00764FC8"/>
    <w:rsid w:val="0076587B"/>
    <w:rsid w:val="0076590B"/>
    <w:rsid w:val="00766895"/>
    <w:rsid w:val="00766BB1"/>
    <w:rsid w:val="007674E5"/>
    <w:rsid w:val="00767CC6"/>
    <w:rsid w:val="00771B1C"/>
    <w:rsid w:val="0077228A"/>
    <w:rsid w:val="00772697"/>
    <w:rsid w:val="0077353B"/>
    <w:rsid w:val="0077557C"/>
    <w:rsid w:val="00775EFA"/>
    <w:rsid w:val="00776EF2"/>
    <w:rsid w:val="00776FAA"/>
    <w:rsid w:val="00777212"/>
    <w:rsid w:val="00777219"/>
    <w:rsid w:val="00780379"/>
    <w:rsid w:val="00780D9D"/>
    <w:rsid w:val="00781CB0"/>
    <w:rsid w:val="00783151"/>
    <w:rsid w:val="007833DA"/>
    <w:rsid w:val="007838A2"/>
    <w:rsid w:val="00784DEB"/>
    <w:rsid w:val="00785D95"/>
    <w:rsid w:val="0078617C"/>
    <w:rsid w:val="00786ACD"/>
    <w:rsid w:val="0079044E"/>
    <w:rsid w:val="0079073A"/>
    <w:rsid w:val="0079076D"/>
    <w:rsid w:val="007907D9"/>
    <w:rsid w:val="007913CA"/>
    <w:rsid w:val="007918C5"/>
    <w:rsid w:val="0079210C"/>
    <w:rsid w:val="0079211F"/>
    <w:rsid w:val="00792168"/>
    <w:rsid w:val="007931E8"/>
    <w:rsid w:val="0079440D"/>
    <w:rsid w:val="007946CF"/>
    <w:rsid w:val="00795085"/>
    <w:rsid w:val="00795E08"/>
    <w:rsid w:val="00796336"/>
    <w:rsid w:val="007965D2"/>
    <w:rsid w:val="007A067F"/>
    <w:rsid w:val="007A07D6"/>
    <w:rsid w:val="007A1DF4"/>
    <w:rsid w:val="007A2A9E"/>
    <w:rsid w:val="007A3286"/>
    <w:rsid w:val="007A3638"/>
    <w:rsid w:val="007A38EB"/>
    <w:rsid w:val="007A44AA"/>
    <w:rsid w:val="007A4F34"/>
    <w:rsid w:val="007A57D4"/>
    <w:rsid w:val="007A5C5D"/>
    <w:rsid w:val="007A6434"/>
    <w:rsid w:val="007A69ED"/>
    <w:rsid w:val="007A6F1E"/>
    <w:rsid w:val="007A7985"/>
    <w:rsid w:val="007B1782"/>
    <w:rsid w:val="007B1D18"/>
    <w:rsid w:val="007B2407"/>
    <w:rsid w:val="007B34B4"/>
    <w:rsid w:val="007B37A9"/>
    <w:rsid w:val="007B4E28"/>
    <w:rsid w:val="007B5C0F"/>
    <w:rsid w:val="007B6993"/>
    <w:rsid w:val="007B6B27"/>
    <w:rsid w:val="007C0ADB"/>
    <w:rsid w:val="007C14EF"/>
    <w:rsid w:val="007C155B"/>
    <w:rsid w:val="007C21CF"/>
    <w:rsid w:val="007C24A9"/>
    <w:rsid w:val="007C2C27"/>
    <w:rsid w:val="007C38B5"/>
    <w:rsid w:val="007C3E9C"/>
    <w:rsid w:val="007C49A8"/>
    <w:rsid w:val="007C4F50"/>
    <w:rsid w:val="007C6A31"/>
    <w:rsid w:val="007C7A38"/>
    <w:rsid w:val="007D3E5F"/>
    <w:rsid w:val="007D42C4"/>
    <w:rsid w:val="007D4414"/>
    <w:rsid w:val="007D5564"/>
    <w:rsid w:val="007D6E97"/>
    <w:rsid w:val="007D6ECB"/>
    <w:rsid w:val="007D76AD"/>
    <w:rsid w:val="007D793B"/>
    <w:rsid w:val="007D7ADB"/>
    <w:rsid w:val="007E084D"/>
    <w:rsid w:val="007E0CE0"/>
    <w:rsid w:val="007E0F3E"/>
    <w:rsid w:val="007E12D3"/>
    <w:rsid w:val="007E165A"/>
    <w:rsid w:val="007E25FA"/>
    <w:rsid w:val="007E2C67"/>
    <w:rsid w:val="007E3865"/>
    <w:rsid w:val="007E4D6E"/>
    <w:rsid w:val="007E5150"/>
    <w:rsid w:val="007E542D"/>
    <w:rsid w:val="007E5D46"/>
    <w:rsid w:val="007E6FB1"/>
    <w:rsid w:val="007E7781"/>
    <w:rsid w:val="007F044B"/>
    <w:rsid w:val="007F0D52"/>
    <w:rsid w:val="007F187A"/>
    <w:rsid w:val="007F1A51"/>
    <w:rsid w:val="007F27D7"/>
    <w:rsid w:val="007F2D9C"/>
    <w:rsid w:val="007F3194"/>
    <w:rsid w:val="007F36EB"/>
    <w:rsid w:val="007F4295"/>
    <w:rsid w:val="007F6BEB"/>
    <w:rsid w:val="007F7807"/>
    <w:rsid w:val="008005CC"/>
    <w:rsid w:val="008019A2"/>
    <w:rsid w:val="0080268E"/>
    <w:rsid w:val="00803073"/>
    <w:rsid w:val="00803BE8"/>
    <w:rsid w:val="00804909"/>
    <w:rsid w:val="00805878"/>
    <w:rsid w:val="008062BA"/>
    <w:rsid w:val="0080796A"/>
    <w:rsid w:val="00807B33"/>
    <w:rsid w:val="00810CA1"/>
    <w:rsid w:val="00811815"/>
    <w:rsid w:val="00811FF9"/>
    <w:rsid w:val="00812177"/>
    <w:rsid w:val="008127AC"/>
    <w:rsid w:val="00812ED5"/>
    <w:rsid w:val="00813D9E"/>
    <w:rsid w:val="008142FB"/>
    <w:rsid w:val="00814FE0"/>
    <w:rsid w:val="00816486"/>
    <w:rsid w:val="008178C4"/>
    <w:rsid w:val="00820910"/>
    <w:rsid w:val="0082160B"/>
    <w:rsid w:val="00821625"/>
    <w:rsid w:val="00822329"/>
    <w:rsid w:val="008225B8"/>
    <w:rsid w:val="0082323E"/>
    <w:rsid w:val="0082366E"/>
    <w:rsid w:val="00824803"/>
    <w:rsid w:val="00825724"/>
    <w:rsid w:val="00825B28"/>
    <w:rsid w:val="00830184"/>
    <w:rsid w:val="00830AF6"/>
    <w:rsid w:val="00830ED0"/>
    <w:rsid w:val="00830F3C"/>
    <w:rsid w:val="00831CE5"/>
    <w:rsid w:val="0083247A"/>
    <w:rsid w:val="0083295C"/>
    <w:rsid w:val="00833021"/>
    <w:rsid w:val="00833AFB"/>
    <w:rsid w:val="008343D9"/>
    <w:rsid w:val="0083488E"/>
    <w:rsid w:val="00834996"/>
    <w:rsid w:val="00834A52"/>
    <w:rsid w:val="008351E5"/>
    <w:rsid w:val="00837361"/>
    <w:rsid w:val="00837ADF"/>
    <w:rsid w:val="00837D63"/>
    <w:rsid w:val="00840F0D"/>
    <w:rsid w:val="0084126D"/>
    <w:rsid w:val="0084147E"/>
    <w:rsid w:val="00841A6E"/>
    <w:rsid w:val="0084213E"/>
    <w:rsid w:val="008424F7"/>
    <w:rsid w:val="00844BB5"/>
    <w:rsid w:val="00844DCD"/>
    <w:rsid w:val="00847358"/>
    <w:rsid w:val="00847B2C"/>
    <w:rsid w:val="00847D33"/>
    <w:rsid w:val="00850078"/>
    <w:rsid w:val="00850972"/>
    <w:rsid w:val="00851188"/>
    <w:rsid w:val="00851A25"/>
    <w:rsid w:val="00851B66"/>
    <w:rsid w:val="008522E9"/>
    <w:rsid w:val="00852EE4"/>
    <w:rsid w:val="00853406"/>
    <w:rsid w:val="0085525C"/>
    <w:rsid w:val="00856EE1"/>
    <w:rsid w:val="00857B52"/>
    <w:rsid w:val="00857CB8"/>
    <w:rsid w:val="008606F4"/>
    <w:rsid w:val="00860C1F"/>
    <w:rsid w:val="00860CA7"/>
    <w:rsid w:val="008617D6"/>
    <w:rsid w:val="00862430"/>
    <w:rsid w:val="008636A3"/>
    <w:rsid w:val="00864891"/>
    <w:rsid w:val="008648B4"/>
    <w:rsid w:val="00865243"/>
    <w:rsid w:val="0086564F"/>
    <w:rsid w:val="008656D0"/>
    <w:rsid w:val="00865F2F"/>
    <w:rsid w:val="008660E8"/>
    <w:rsid w:val="00867392"/>
    <w:rsid w:val="008673EB"/>
    <w:rsid w:val="0087024A"/>
    <w:rsid w:val="00870371"/>
    <w:rsid w:val="0087125F"/>
    <w:rsid w:val="00872492"/>
    <w:rsid w:val="008728BD"/>
    <w:rsid w:val="00873A57"/>
    <w:rsid w:val="00873BD5"/>
    <w:rsid w:val="00873F76"/>
    <w:rsid w:val="008754AC"/>
    <w:rsid w:val="00877A4B"/>
    <w:rsid w:val="008806F2"/>
    <w:rsid w:val="008828D9"/>
    <w:rsid w:val="00882BA6"/>
    <w:rsid w:val="00883374"/>
    <w:rsid w:val="00883C98"/>
    <w:rsid w:val="00884090"/>
    <w:rsid w:val="0088413E"/>
    <w:rsid w:val="008854D4"/>
    <w:rsid w:val="00885AE6"/>
    <w:rsid w:val="0089006A"/>
    <w:rsid w:val="0089084F"/>
    <w:rsid w:val="00891A7F"/>
    <w:rsid w:val="0089256A"/>
    <w:rsid w:val="00892D40"/>
    <w:rsid w:val="008930FD"/>
    <w:rsid w:val="00894368"/>
    <w:rsid w:val="0089476B"/>
    <w:rsid w:val="00894EBF"/>
    <w:rsid w:val="00896256"/>
    <w:rsid w:val="00896E3F"/>
    <w:rsid w:val="008A0A84"/>
    <w:rsid w:val="008A0C9C"/>
    <w:rsid w:val="008A19AD"/>
    <w:rsid w:val="008A2B09"/>
    <w:rsid w:val="008A2B69"/>
    <w:rsid w:val="008A2C03"/>
    <w:rsid w:val="008A324C"/>
    <w:rsid w:val="008A3270"/>
    <w:rsid w:val="008A3998"/>
    <w:rsid w:val="008A5377"/>
    <w:rsid w:val="008A57AB"/>
    <w:rsid w:val="008A6DAB"/>
    <w:rsid w:val="008A7373"/>
    <w:rsid w:val="008B054A"/>
    <w:rsid w:val="008B153B"/>
    <w:rsid w:val="008B1FF7"/>
    <w:rsid w:val="008B2149"/>
    <w:rsid w:val="008B33E4"/>
    <w:rsid w:val="008B50C7"/>
    <w:rsid w:val="008B512E"/>
    <w:rsid w:val="008B5D40"/>
    <w:rsid w:val="008B6F29"/>
    <w:rsid w:val="008C02F7"/>
    <w:rsid w:val="008C04E8"/>
    <w:rsid w:val="008C0780"/>
    <w:rsid w:val="008C0837"/>
    <w:rsid w:val="008C123F"/>
    <w:rsid w:val="008C14E0"/>
    <w:rsid w:val="008C2F60"/>
    <w:rsid w:val="008C3A51"/>
    <w:rsid w:val="008C4052"/>
    <w:rsid w:val="008C47A0"/>
    <w:rsid w:val="008C4C21"/>
    <w:rsid w:val="008C62E1"/>
    <w:rsid w:val="008C6CBF"/>
    <w:rsid w:val="008C7485"/>
    <w:rsid w:val="008D0BFD"/>
    <w:rsid w:val="008D18BB"/>
    <w:rsid w:val="008D1DAC"/>
    <w:rsid w:val="008D23D3"/>
    <w:rsid w:val="008D316B"/>
    <w:rsid w:val="008D3A31"/>
    <w:rsid w:val="008D5042"/>
    <w:rsid w:val="008D5487"/>
    <w:rsid w:val="008D5FE8"/>
    <w:rsid w:val="008D62E3"/>
    <w:rsid w:val="008D7436"/>
    <w:rsid w:val="008D744B"/>
    <w:rsid w:val="008E07E2"/>
    <w:rsid w:val="008E0D5D"/>
    <w:rsid w:val="008E0F5C"/>
    <w:rsid w:val="008E15C4"/>
    <w:rsid w:val="008E1E17"/>
    <w:rsid w:val="008E1EE3"/>
    <w:rsid w:val="008E2686"/>
    <w:rsid w:val="008E404D"/>
    <w:rsid w:val="008E47E3"/>
    <w:rsid w:val="008E585D"/>
    <w:rsid w:val="008E5D08"/>
    <w:rsid w:val="008E77D5"/>
    <w:rsid w:val="008E7C9C"/>
    <w:rsid w:val="008E7DA6"/>
    <w:rsid w:val="008F078F"/>
    <w:rsid w:val="008F1EE7"/>
    <w:rsid w:val="008F25B3"/>
    <w:rsid w:val="008F3A0C"/>
    <w:rsid w:val="008F48A6"/>
    <w:rsid w:val="008F506F"/>
    <w:rsid w:val="008F58D7"/>
    <w:rsid w:val="008F6157"/>
    <w:rsid w:val="008F6728"/>
    <w:rsid w:val="0090008D"/>
    <w:rsid w:val="009003A2"/>
    <w:rsid w:val="0090094A"/>
    <w:rsid w:val="00900FB5"/>
    <w:rsid w:val="00901BF5"/>
    <w:rsid w:val="00901CF6"/>
    <w:rsid w:val="00902964"/>
    <w:rsid w:val="00902C23"/>
    <w:rsid w:val="00902DC2"/>
    <w:rsid w:val="00904785"/>
    <w:rsid w:val="0090582B"/>
    <w:rsid w:val="00906672"/>
    <w:rsid w:val="009070C3"/>
    <w:rsid w:val="00907A34"/>
    <w:rsid w:val="00907CEA"/>
    <w:rsid w:val="00911053"/>
    <w:rsid w:val="009117CE"/>
    <w:rsid w:val="00911EA8"/>
    <w:rsid w:val="00912C5B"/>
    <w:rsid w:val="0091370A"/>
    <w:rsid w:val="009142A9"/>
    <w:rsid w:val="009149F3"/>
    <w:rsid w:val="009165BC"/>
    <w:rsid w:val="009166AE"/>
    <w:rsid w:val="00916A02"/>
    <w:rsid w:val="0091782B"/>
    <w:rsid w:val="00920DC0"/>
    <w:rsid w:val="00920F70"/>
    <w:rsid w:val="009211DB"/>
    <w:rsid w:val="00921221"/>
    <w:rsid w:val="009212E6"/>
    <w:rsid w:val="00921528"/>
    <w:rsid w:val="009224D9"/>
    <w:rsid w:val="00922FA7"/>
    <w:rsid w:val="00924304"/>
    <w:rsid w:val="009249D1"/>
    <w:rsid w:val="00924D7B"/>
    <w:rsid w:val="00926643"/>
    <w:rsid w:val="00926CD3"/>
    <w:rsid w:val="00926D60"/>
    <w:rsid w:val="00927DD9"/>
    <w:rsid w:val="0093069B"/>
    <w:rsid w:val="00930B31"/>
    <w:rsid w:val="00930D5E"/>
    <w:rsid w:val="009311D9"/>
    <w:rsid w:val="009312BD"/>
    <w:rsid w:val="009320CC"/>
    <w:rsid w:val="00932420"/>
    <w:rsid w:val="0093399E"/>
    <w:rsid w:val="00933EC7"/>
    <w:rsid w:val="0093717B"/>
    <w:rsid w:val="009371CE"/>
    <w:rsid w:val="00937680"/>
    <w:rsid w:val="009414A0"/>
    <w:rsid w:val="0094258E"/>
    <w:rsid w:val="00942C67"/>
    <w:rsid w:val="00942C85"/>
    <w:rsid w:val="009434DA"/>
    <w:rsid w:val="00945651"/>
    <w:rsid w:val="009458CC"/>
    <w:rsid w:val="00945B8C"/>
    <w:rsid w:val="00945BFF"/>
    <w:rsid w:val="00945E90"/>
    <w:rsid w:val="00947B65"/>
    <w:rsid w:val="00947F7A"/>
    <w:rsid w:val="00950DA4"/>
    <w:rsid w:val="00951DBA"/>
    <w:rsid w:val="009520E4"/>
    <w:rsid w:val="009533CA"/>
    <w:rsid w:val="009541B2"/>
    <w:rsid w:val="00954F2D"/>
    <w:rsid w:val="009561EC"/>
    <w:rsid w:val="009561F5"/>
    <w:rsid w:val="0095763E"/>
    <w:rsid w:val="00957DF3"/>
    <w:rsid w:val="00960618"/>
    <w:rsid w:val="00961CF0"/>
    <w:rsid w:val="00961F9D"/>
    <w:rsid w:val="00962581"/>
    <w:rsid w:val="00962A6D"/>
    <w:rsid w:val="009630ED"/>
    <w:rsid w:val="00963753"/>
    <w:rsid w:val="00966953"/>
    <w:rsid w:val="009707B5"/>
    <w:rsid w:val="00971568"/>
    <w:rsid w:val="0097230B"/>
    <w:rsid w:val="009723A9"/>
    <w:rsid w:val="0097392E"/>
    <w:rsid w:val="009756CD"/>
    <w:rsid w:val="009763D5"/>
    <w:rsid w:val="009819EA"/>
    <w:rsid w:val="009834AD"/>
    <w:rsid w:val="009835BB"/>
    <w:rsid w:val="00984668"/>
    <w:rsid w:val="009863EF"/>
    <w:rsid w:val="00986CD1"/>
    <w:rsid w:val="00986D01"/>
    <w:rsid w:val="009875C7"/>
    <w:rsid w:val="0099004E"/>
    <w:rsid w:val="00993420"/>
    <w:rsid w:val="00993585"/>
    <w:rsid w:val="00993CD0"/>
    <w:rsid w:val="00993EEF"/>
    <w:rsid w:val="009941F4"/>
    <w:rsid w:val="00994B38"/>
    <w:rsid w:val="009964A8"/>
    <w:rsid w:val="00996EEF"/>
    <w:rsid w:val="009A07FF"/>
    <w:rsid w:val="009A2DDB"/>
    <w:rsid w:val="009A2FF3"/>
    <w:rsid w:val="009A4589"/>
    <w:rsid w:val="009A5A40"/>
    <w:rsid w:val="009A6074"/>
    <w:rsid w:val="009B0A52"/>
    <w:rsid w:val="009B131D"/>
    <w:rsid w:val="009B1362"/>
    <w:rsid w:val="009B1A0E"/>
    <w:rsid w:val="009B3E37"/>
    <w:rsid w:val="009B464B"/>
    <w:rsid w:val="009B597E"/>
    <w:rsid w:val="009B6370"/>
    <w:rsid w:val="009B735A"/>
    <w:rsid w:val="009B7943"/>
    <w:rsid w:val="009C0187"/>
    <w:rsid w:val="009C053F"/>
    <w:rsid w:val="009C0D0B"/>
    <w:rsid w:val="009C2328"/>
    <w:rsid w:val="009C2A3F"/>
    <w:rsid w:val="009C4F36"/>
    <w:rsid w:val="009C652C"/>
    <w:rsid w:val="009C65AB"/>
    <w:rsid w:val="009C66D6"/>
    <w:rsid w:val="009C74E4"/>
    <w:rsid w:val="009D043B"/>
    <w:rsid w:val="009D0AA5"/>
    <w:rsid w:val="009D1FFD"/>
    <w:rsid w:val="009D3215"/>
    <w:rsid w:val="009D33A6"/>
    <w:rsid w:val="009D3755"/>
    <w:rsid w:val="009D43F7"/>
    <w:rsid w:val="009D44CE"/>
    <w:rsid w:val="009D4C3F"/>
    <w:rsid w:val="009D5B90"/>
    <w:rsid w:val="009D693A"/>
    <w:rsid w:val="009E0285"/>
    <w:rsid w:val="009E0DA9"/>
    <w:rsid w:val="009E12B7"/>
    <w:rsid w:val="009E170F"/>
    <w:rsid w:val="009E2F96"/>
    <w:rsid w:val="009E4910"/>
    <w:rsid w:val="009E51A6"/>
    <w:rsid w:val="009E53FE"/>
    <w:rsid w:val="009E59ED"/>
    <w:rsid w:val="009E6448"/>
    <w:rsid w:val="009E76C3"/>
    <w:rsid w:val="009E7869"/>
    <w:rsid w:val="009F117A"/>
    <w:rsid w:val="009F1E08"/>
    <w:rsid w:val="009F265B"/>
    <w:rsid w:val="009F3D20"/>
    <w:rsid w:val="009F4044"/>
    <w:rsid w:val="009F4923"/>
    <w:rsid w:val="009F5E5F"/>
    <w:rsid w:val="009F64BD"/>
    <w:rsid w:val="009F6CE1"/>
    <w:rsid w:val="009F7251"/>
    <w:rsid w:val="009F751B"/>
    <w:rsid w:val="00A000DA"/>
    <w:rsid w:val="00A0217E"/>
    <w:rsid w:val="00A02B9A"/>
    <w:rsid w:val="00A032A8"/>
    <w:rsid w:val="00A0344F"/>
    <w:rsid w:val="00A03515"/>
    <w:rsid w:val="00A04545"/>
    <w:rsid w:val="00A04F02"/>
    <w:rsid w:val="00A050AF"/>
    <w:rsid w:val="00A0720A"/>
    <w:rsid w:val="00A07EFE"/>
    <w:rsid w:val="00A10B13"/>
    <w:rsid w:val="00A11222"/>
    <w:rsid w:val="00A11F80"/>
    <w:rsid w:val="00A12663"/>
    <w:rsid w:val="00A135D2"/>
    <w:rsid w:val="00A16BC3"/>
    <w:rsid w:val="00A1707A"/>
    <w:rsid w:val="00A17167"/>
    <w:rsid w:val="00A177B6"/>
    <w:rsid w:val="00A17909"/>
    <w:rsid w:val="00A202AE"/>
    <w:rsid w:val="00A20553"/>
    <w:rsid w:val="00A20CDD"/>
    <w:rsid w:val="00A211F2"/>
    <w:rsid w:val="00A21EB8"/>
    <w:rsid w:val="00A22946"/>
    <w:rsid w:val="00A22B3B"/>
    <w:rsid w:val="00A24BE6"/>
    <w:rsid w:val="00A25344"/>
    <w:rsid w:val="00A25D2D"/>
    <w:rsid w:val="00A271FC"/>
    <w:rsid w:val="00A2761F"/>
    <w:rsid w:val="00A27CDB"/>
    <w:rsid w:val="00A3348B"/>
    <w:rsid w:val="00A334D6"/>
    <w:rsid w:val="00A33B3D"/>
    <w:rsid w:val="00A36E2A"/>
    <w:rsid w:val="00A37603"/>
    <w:rsid w:val="00A37943"/>
    <w:rsid w:val="00A40658"/>
    <w:rsid w:val="00A41C3B"/>
    <w:rsid w:val="00A41C80"/>
    <w:rsid w:val="00A42BE3"/>
    <w:rsid w:val="00A43660"/>
    <w:rsid w:val="00A443BA"/>
    <w:rsid w:val="00A459D9"/>
    <w:rsid w:val="00A46AE7"/>
    <w:rsid w:val="00A46D5D"/>
    <w:rsid w:val="00A47D55"/>
    <w:rsid w:val="00A50007"/>
    <w:rsid w:val="00A5108D"/>
    <w:rsid w:val="00A5132C"/>
    <w:rsid w:val="00A52DED"/>
    <w:rsid w:val="00A549B7"/>
    <w:rsid w:val="00A54BEC"/>
    <w:rsid w:val="00A54E4C"/>
    <w:rsid w:val="00A55476"/>
    <w:rsid w:val="00A5648E"/>
    <w:rsid w:val="00A572B8"/>
    <w:rsid w:val="00A57449"/>
    <w:rsid w:val="00A600DF"/>
    <w:rsid w:val="00A61842"/>
    <w:rsid w:val="00A62633"/>
    <w:rsid w:val="00A63A93"/>
    <w:rsid w:val="00A63EB5"/>
    <w:rsid w:val="00A64A7D"/>
    <w:rsid w:val="00A64C44"/>
    <w:rsid w:val="00A65F2D"/>
    <w:rsid w:val="00A66C66"/>
    <w:rsid w:val="00A678DD"/>
    <w:rsid w:val="00A71FEA"/>
    <w:rsid w:val="00A726ED"/>
    <w:rsid w:val="00A73413"/>
    <w:rsid w:val="00A749F4"/>
    <w:rsid w:val="00A74EA7"/>
    <w:rsid w:val="00A75721"/>
    <w:rsid w:val="00A768D3"/>
    <w:rsid w:val="00A76AB4"/>
    <w:rsid w:val="00A76BD5"/>
    <w:rsid w:val="00A76D9F"/>
    <w:rsid w:val="00A81B65"/>
    <w:rsid w:val="00A81FF7"/>
    <w:rsid w:val="00A828AA"/>
    <w:rsid w:val="00A82F7B"/>
    <w:rsid w:val="00A83E34"/>
    <w:rsid w:val="00A8590B"/>
    <w:rsid w:val="00A85BFD"/>
    <w:rsid w:val="00A86CF1"/>
    <w:rsid w:val="00A87CAD"/>
    <w:rsid w:val="00A91816"/>
    <w:rsid w:val="00A91B50"/>
    <w:rsid w:val="00A91EB3"/>
    <w:rsid w:val="00A922E1"/>
    <w:rsid w:val="00A9267B"/>
    <w:rsid w:val="00A934A2"/>
    <w:rsid w:val="00A93A62"/>
    <w:rsid w:val="00A940E8"/>
    <w:rsid w:val="00A94110"/>
    <w:rsid w:val="00A95967"/>
    <w:rsid w:val="00A95E54"/>
    <w:rsid w:val="00A96191"/>
    <w:rsid w:val="00A9631B"/>
    <w:rsid w:val="00AA1183"/>
    <w:rsid w:val="00AA11BA"/>
    <w:rsid w:val="00AA157C"/>
    <w:rsid w:val="00AA15CD"/>
    <w:rsid w:val="00AA189E"/>
    <w:rsid w:val="00AA1D9C"/>
    <w:rsid w:val="00AA33C1"/>
    <w:rsid w:val="00AA4ACA"/>
    <w:rsid w:val="00AA4F2A"/>
    <w:rsid w:val="00AA6671"/>
    <w:rsid w:val="00AB02E3"/>
    <w:rsid w:val="00AB19FE"/>
    <w:rsid w:val="00AB22B2"/>
    <w:rsid w:val="00AB2551"/>
    <w:rsid w:val="00AB4A83"/>
    <w:rsid w:val="00AB5086"/>
    <w:rsid w:val="00AB539C"/>
    <w:rsid w:val="00AB719D"/>
    <w:rsid w:val="00AB7597"/>
    <w:rsid w:val="00AC0190"/>
    <w:rsid w:val="00AC263D"/>
    <w:rsid w:val="00AC33AE"/>
    <w:rsid w:val="00AC39CA"/>
    <w:rsid w:val="00AC3B20"/>
    <w:rsid w:val="00AC4E0F"/>
    <w:rsid w:val="00AC4E57"/>
    <w:rsid w:val="00AC5099"/>
    <w:rsid w:val="00AC61F0"/>
    <w:rsid w:val="00AC7085"/>
    <w:rsid w:val="00AC72BC"/>
    <w:rsid w:val="00AC74B9"/>
    <w:rsid w:val="00AD0457"/>
    <w:rsid w:val="00AD11A4"/>
    <w:rsid w:val="00AD226B"/>
    <w:rsid w:val="00AD2761"/>
    <w:rsid w:val="00AD308B"/>
    <w:rsid w:val="00AD330F"/>
    <w:rsid w:val="00AD3B0B"/>
    <w:rsid w:val="00AD4DEF"/>
    <w:rsid w:val="00AD5E48"/>
    <w:rsid w:val="00AD642F"/>
    <w:rsid w:val="00AD732B"/>
    <w:rsid w:val="00AE0B73"/>
    <w:rsid w:val="00AE2C01"/>
    <w:rsid w:val="00AE3827"/>
    <w:rsid w:val="00AE3FA2"/>
    <w:rsid w:val="00AE4243"/>
    <w:rsid w:val="00AE46D7"/>
    <w:rsid w:val="00AE61C0"/>
    <w:rsid w:val="00AE682C"/>
    <w:rsid w:val="00AE6FE9"/>
    <w:rsid w:val="00AE7A24"/>
    <w:rsid w:val="00AE7F37"/>
    <w:rsid w:val="00AE7F3F"/>
    <w:rsid w:val="00AF1E9F"/>
    <w:rsid w:val="00AF25E3"/>
    <w:rsid w:val="00AF2D04"/>
    <w:rsid w:val="00AF319D"/>
    <w:rsid w:val="00AF3AD3"/>
    <w:rsid w:val="00AF452B"/>
    <w:rsid w:val="00AF4BC2"/>
    <w:rsid w:val="00AF68AB"/>
    <w:rsid w:val="00AF6B8F"/>
    <w:rsid w:val="00AF6CE7"/>
    <w:rsid w:val="00AF729D"/>
    <w:rsid w:val="00AF741D"/>
    <w:rsid w:val="00AF7557"/>
    <w:rsid w:val="00B00D6E"/>
    <w:rsid w:val="00B00DF1"/>
    <w:rsid w:val="00B01075"/>
    <w:rsid w:val="00B01462"/>
    <w:rsid w:val="00B02B45"/>
    <w:rsid w:val="00B02FF0"/>
    <w:rsid w:val="00B03D79"/>
    <w:rsid w:val="00B04166"/>
    <w:rsid w:val="00B04289"/>
    <w:rsid w:val="00B05302"/>
    <w:rsid w:val="00B05CB3"/>
    <w:rsid w:val="00B05DA6"/>
    <w:rsid w:val="00B0714B"/>
    <w:rsid w:val="00B0779C"/>
    <w:rsid w:val="00B07869"/>
    <w:rsid w:val="00B1023A"/>
    <w:rsid w:val="00B10AFF"/>
    <w:rsid w:val="00B10CD2"/>
    <w:rsid w:val="00B11F53"/>
    <w:rsid w:val="00B1283A"/>
    <w:rsid w:val="00B133F9"/>
    <w:rsid w:val="00B136A0"/>
    <w:rsid w:val="00B1561D"/>
    <w:rsid w:val="00B15F6F"/>
    <w:rsid w:val="00B16D1B"/>
    <w:rsid w:val="00B17054"/>
    <w:rsid w:val="00B20C0C"/>
    <w:rsid w:val="00B2138E"/>
    <w:rsid w:val="00B22AE7"/>
    <w:rsid w:val="00B236BD"/>
    <w:rsid w:val="00B23833"/>
    <w:rsid w:val="00B2684B"/>
    <w:rsid w:val="00B26A4A"/>
    <w:rsid w:val="00B30B6A"/>
    <w:rsid w:val="00B30BB4"/>
    <w:rsid w:val="00B311B5"/>
    <w:rsid w:val="00B31D77"/>
    <w:rsid w:val="00B32A3E"/>
    <w:rsid w:val="00B34DE1"/>
    <w:rsid w:val="00B356CB"/>
    <w:rsid w:val="00B3681E"/>
    <w:rsid w:val="00B36FF5"/>
    <w:rsid w:val="00B372A3"/>
    <w:rsid w:val="00B378C8"/>
    <w:rsid w:val="00B37BB9"/>
    <w:rsid w:val="00B37E6F"/>
    <w:rsid w:val="00B40EB9"/>
    <w:rsid w:val="00B42A67"/>
    <w:rsid w:val="00B43FD7"/>
    <w:rsid w:val="00B47969"/>
    <w:rsid w:val="00B50C77"/>
    <w:rsid w:val="00B5152F"/>
    <w:rsid w:val="00B519F5"/>
    <w:rsid w:val="00B51B7D"/>
    <w:rsid w:val="00B54225"/>
    <w:rsid w:val="00B54326"/>
    <w:rsid w:val="00B54384"/>
    <w:rsid w:val="00B54492"/>
    <w:rsid w:val="00B54614"/>
    <w:rsid w:val="00B559A8"/>
    <w:rsid w:val="00B55FC1"/>
    <w:rsid w:val="00B56815"/>
    <w:rsid w:val="00B56F50"/>
    <w:rsid w:val="00B602AA"/>
    <w:rsid w:val="00B6038C"/>
    <w:rsid w:val="00B61C56"/>
    <w:rsid w:val="00B63EE4"/>
    <w:rsid w:val="00B64142"/>
    <w:rsid w:val="00B64234"/>
    <w:rsid w:val="00B64B3C"/>
    <w:rsid w:val="00B6516F"/>
    <w:rsid w:val="00B6586D"/>
    <w:rsid w:val="00B66416"/>
    <w:rsid w:val="00B6656B"/>
    <w:rsid w:val="00B66944"/>
    <w:rsid w:val="00B6785D"/>
    <w:rsid w:val="00B7084E"/>
    <w:rsid w:val="00B70AC6"/>
    <w:rsid w:val="00B71BF2"/>
    <w:rsid w:val="00B7598A"/>
    <w:rsid w:val="00B75DE4"/>
    <w:rsid w:val="00B75F70"/>
    <w:rsid w:val="00B763E3"/>
    <w:rsid w:val="00B76517"/>
    <w:rsid w:val="00B76FC4"/>
    <w:rsid w:val="00B77204"/>
    <w:rsid w:val="00B80B78"/>
    <w:rsid w:val="00B80DE0"/>
    <w:rsid w:val="00B8158C"/>
    <w:rsid w:val="00B81C97"/>
    <w:rsid w:val="00B81FD0"/>
    <w:rsid w:val="00B82562"/>
    <w:rsid w:val="00B82B67"/>
    <w:rsid w:val="00B82DC3"/>
    <w:rsid w:val="00B837F0"/>
    <w:rsid w:val="00B838B7"/>
    <w:rsid w:val="00B84231"/>
    <w:rsid w:val="00B860D7"/>
    <w:rsid w:val="00B86811"/>
    <w:rsid w:val="00B86C71"/>
    <w:rsid w:val="00B93017"/>
    <w:rsid w:val="00B938CD"/>
    <w:rsid w:val="00B939A5"/>
    <w:rsid w:val="00B94643"/>
    <w:rsid w:val="00B947CD"/>
    <w:rsid w:val="00B9496E"/>
    <w:rsid w:val="00B94AB6"/>
    <w:rsid w:val="00B952E3"/>
    <w:rsid w:val="00B9545D"/>
    <w:rsid w:val="00B958CD"/>
    <w:rsid w:val="00B95D21"/>
    <w:rsid w:val="00B9697C"/>
    <w:rsid w:val="00B9704D"/>
    <w:rsid w:val="00BA0139"/>
    <w:rsid w:val="00BA07B0"/>
    <w:rsid w:val="00BA0A4F"/>
    <w:rsid w:val="00BA0E0E"/>
    <w:rsid w:val="00BA0FD0"/>
    <w:rsid w:val="00BA124E"/>
    <w:rsid w:val="00BA1AEA"/>
    <w:rsid w:val="00BA2233"/>
    <w:rsid w:val="00BA2268"/>
    <w:rsid w:val="00BA3FAB"/>
    <w:rsid w:val="00BA653F"/>
    <w:rsid w:val="00BA70F0"/>
    <w:rsid w:val="00BA7FC7"/>
    <w:rsid w:val="00BB093C"/>
    <w:rsid w:val="00BB1220"/>
    <w:rsid w:val="00BB23C2"/>
    <w:rsid w:val="00BB285F"/>
    <w:rsid w:val="00BB2B10"/>
    <w:rsid w:val="00BB59F3"/>
    <w:rsid w:val="00BB5D2A"/>
    <w:rsid w:val="00BB74E4"/>
    <w:rsid w:val="00BB7628"/>
    <w:rsid w:val="00BC03F9"/>
    <w:rsid w:val="00BC0B9E"/>
    <w:rsid w:val="00BC0E81"/>
    <w:rsid w:val="00BC27AA"/>
    <w:rsid w:val="00BC325F"/>
    <w:rsid w:val="00BC6C6B"/>
    <w:rsid w:val="00BC74E3"/>
    <w:rsid w:val="00BD07DA"/>
    <w:rsid w:val="00BD0F3F"/>
    <w:rsid w:val="00BD12A9"/>
    <w:rsid w:val="00BD1626"/>
    <w:rsid w:val="00BD19FB"/>
    <w:rsid w:val="00BD2045"/>
    <w:rsid w:val="00BD2365"/>
    <w:rsid w:val="00BD23F4"/>
    <w:rsid w:val="00BD4098"/>
    <w:rsid w:val="00BD47C8"/>
    <w:rsid w:val="00BD484E"/>
    <w:rsid w:val="00BD4D0A"/>
    <w:rsid w:val="00BD60CE"/>
    <w:rsid w:val="00BD610C"/>
    <w:rsid w:val="00BD72D6"/>
    <w:rsid w:val="00BD7FB8"/>
    <w:rsid w:val="00BE00D7"/>
    <w:rsid w:val="00BE10F3"/>
    <w:rsid w:val="00BE16E5"/>
    <w:rsid w:val="00BE1A1D"/>
    <w:rsid w:val="00BE331C"/>
    <w:rsid w:val="00BE45CE"/>
    <w:rsid w:val="00BE5BBA"/>
    <w:rsid w:val="00BE654D"/>
    <w:rsid w:val="00BE729F"/>
    <w:rsid w:val="00BE7999"/>
    <w:rsid w:val="00BE7D63"/>
    <w:rsid w:val="00BF0A31"/>
    <w:rsid w:val="00BF1EF6"/>
    <w:rsid w:val="00BF24D1"/>
    <w:rsid w:val="00BF2C90"/>
    <w:rsid w:val="00BF3B50"/>
    <w:rsid w:val="00BF4DE5"/>
    <w:rsid w:val="00BF520D"/>
    <w:rsid w:val="00BF6A71"/>
    <w:rsid w:val="00BF6E56"/>
    <w:rsid w:val="00C000FB"/>
    <w:rsid w:val="00C010B8"/>
    <w:rsid w:val="00C01BB6"/>
    <w:rsid w:val="00C032CC"/>
    <w:rsid w:val="00C0353A"/>
    <w:rsid w:val="00C03B6F"/>
    <w:rsid w:val="00C03E9A"/>
    <w:rsid w:val="00C05152"/>
    <w:rsid w:val="00C05428"/>
    <w:rsid w:val="00C0565E"/>
    <w:rsid w:val="00C05B9D"/>
    <w:rsid w:val="00C06374"/>
    <w:rsid w:val="00C0694F"/>
    <w:rsid w:val="00C06B59"/>
    <w:rsid w:val="00C06E33"/>
    <w:rsid w:val="00C07C9D"/>
    <w:rsid w:val="00C11738"/>
    <w:rsid w:val="00C118B2"/>
    <w:rsid w:val="00C13BA4"/>
    <w:rsid w:val="00C14ACF"/>
    <w:rsid w:val="00C14B82"/>
    <w:rsid w:val="00C16140"/>
    <w:rsid w:val="00C17A90"/>
    <w:rsid w:val="00C209AC"/>
    <w:rsid w:val="00C23718"/>
    <w:rsid w:val="00C23D7F"/>
    <w:rsid w:val="00C23F8A"/>
    <w:rsid w:val="00C245B5"/>
    <w:rsid w:val="00C24D36"/>
    <w:rsid w:val="00C25462"/>
    <w:rsid w:val="00C25A32"/>
    <w:rsid w:val="00C26554"/>
    <w:rsid w:val="00C3000D"/>
    <w:rsid w:val="00C34645"/>
    <w:rsid w:val="00C375BD"/>
    <w:rsid w:val="00C40FE1"/>
    <w:rsid w:val="00C41762"/>
    <w:rsid w:val="00C41B73"/>
    <w:rsid w:val="00C41CF3"/>
    <w:rsid w:val="00C436AE"/>
    <w:rsid w:val="00C43770"/>
    <w:rsid w:val="00C4419E"/>
    <w:rsid w:val="00C441D0"/>
    <w:rsid w:val="00C45EDA"/>
    <w:rsid w:val="00C47BA7"/>
    <w:rsid w:val="00C50133"/>
    <w:rsid w:val="00C50EB5"/>
    <w:rsid w:val="00C51CF2"/>
    <w:rsid w:val="00C5354E"/>
    <w:rsid w:val="00C535BE"/>
    <w:rsid w:val="00C54616"/>
    <w:rsid w:val="00C54827"/>
    <w:rsid w:val="00C554E5"/>
    <w:rsid w:val="00C56B0A"/>
    <w:rsid w:val="00C56D25"/>
    <w:rsid w:val="00C570C0"/>
    <w:rsid w:val="00C57E89"/>
    <w:rsid w:val="00C60033"/>
    <w:rsid w:val="00C605C7"/>
    <w:rsid w:val="00C621E7"/>
    <w:rsid w:val="00C62724"/>
    <w:rsid w:val="00C63142"/>
    <w:rsid w:val="00C6425B"/>
    <w:rsid w:val="00C64E69"/>
    <w:rsid w:val="00C6642C"/>
    <w:rsid w:val="00C67885"/>
    <w:rsid w:val="00C67FB6"/>
    <w:rsid w:val="00C700DB"/>
    <w:rsid w:val="00C702D1"/>
    <w:rsid w:val="00C70362"/>
    <w:rsid w:val="00C72995"/>
    <w:rsid w:val="00C742EA"/>
    <w:rsid w:val="00C7576F"/>
    <w:rsid w:val="00C75DC4"/>
    <w:rsid w:val="00C767B8"/>
    <w:rsid w:val="00C767EC"/>
    <w:rsid w:val="00C76850"/>
    <w:rsid w:val="00C769CC"/>
    <w:rsid w:val="00C80267"/>
    <w:rsid w:val="00C808CA"/>
    <w:rsid w:val="00C80B20"/>
    <w:rsid w:val="00C80ECC"/>
    <w:rsid w:val="00C822F1"/>
    <w:rsid w:val="00C823E7"/>
    <w:rsid w:val="00C82C05"/>
    <w:rsid w:val="00C8482E"/>
    <w:rsid w:val="00C86379"/>
    <w:rsid w:val="00C870D2"/>
    <w:rsid w:val="00C90B78"/>
    <w:rsid w:val="00C91844"/>
    <w:rsid w:val="00C91C79"/>
    <w:rsid w:val="00C940A7"/>
    <w:rsid w:val="00C94237"/>
    <w:rsid w:val="00C963DB"/>
    <w:rsid w:val="00C975D5"/>
    <w:rsid w:val="00C97774"/>
    <w:rsid w:val="00C97BB1"/>
    <w:rsid w:val="00CA0B4F"/>
    <w:rsid w:val="00CA0E63"/>
    <w:rsid w:val="00CA1583"/>
    <w:rsid w:val="00CA3220"/>
    <w:rsid w:val="00CA3FC5"/>
    <w:rsid w:val="00CA3FFA"/>
    <w:rsid w:val="00CA41A2"/>
    <w:rsid w:val="00CA7291"/>
    <w:rsid w:val="00CB005A"/>
    <w:rsid w:val="00CB0D0B"/>
    <w:rsid w:val="00CB114E"/>
    <w:rsid w:val="00CB18A6"/>
    <w:rsid w:val="00CB1A70"/>
    <w:rsid w:val="00CB2090"/>
    <w:rsid w:val="00CB2B33"/>
    <w:rsid w:val="00CB3485"/>
    <w:rsid w:val="00CB442E"/>
    <w:rsid w:val="00CB6A03"/>
    <w:rsid w:val="00CB7787"/>
    <w:rsid w:val="00CB7AB1"/>
    <w:rsid w:val="00CC0FE6"/>
    <w:rsid w:val="00CC2100"/>
    <w:rsid w:val="00CC2306"/>
    <w:rsid w:val="00CC292D"/>
    <w:rsid w:val="00CC2C85"/>
    <w:rsid w:val="00CC3874"/>
    <w:rsid w:val="00CC6489"/>
    <w:rsid w:val="00CC7670"/>
    <w:rsid w:val="00CC7B84"/>
    <w:rsid w:val="00CD0303"/>
    <w:rsid w:val="00CD18FA"/>
    <w:rsid w:val="00CD4D61"/>
    <w:rsid w:val="00CD56BB"/>
    <w:rsid w:val="00CD73B7"/>
    <w:rsid w:val="00CE39B0"/>
    <w:rsid w:val="00CE3AF9"/>
    <w:rsid w:val="00CE3CC9"/>
    <w:rsid w:val="00CE528B"/>
    <w:rsid w:val="00CE55ED"/>
    <w:rsid w:val="00CE5C79"/>
    <w:rsid w:val="00CE6D07"/>
    <w:rsid w:val="00CE7BCA"/>
    <w:rsid w:val="00CF07CF"/>
    <w:rsid w:val="00CF0F73"/>
    <w:rsid w:val="00CF16B6"/>
    <w:rsid w:val="00CF1AA9"/>
    <w:rsid w:val="00CF1CA6"/>
    <w:rsid w:val="00CF2440"/>
    <w:rsid w:val="00CF31E1"/>
    <w:rsid w:val="00CF4FB3"/>
    <w:rsid w:val="00CF69C2"/>
    <w:rsid w:val="00CF6C27"/>
    <w:rsid w:val="00CF7730"/>
    <w:rsid w:val="00CF7BE7"/>
    <w:rsid w:val="00D001CD"/>
    <w:rsid w:val="00D00BD4"/>
    <w:rsid w:val="00D01D14"/>
    <w:rsid w:val="00D024D8"/>
    <w:rsid w:val="00D0308A"/>
    <w:rsid w:val="00D037D2"/>
    <w:rsid w:val="00D05923"/>
    <w:rsid w:val="00D064B2"/>
    <w:rsid w:val="00D0717D"/>
    <w:rsid w:val="00D0770B"/>
    <w:rsid w:val="00D07A80"/>
    <w:rsid w:val="00D10508"/>
    <w:rsid w:val="00D10A06"/>
    <w:rsid w:val="00D113CD"/>
    <w:rsid w:val="00D119F3"/>
    <w:rsid w:val="00D11F19"/>
    <w:rsid w:val="00D13421"/>
    <w:rsid w:val="00D13CB7"/>
    <w:rsid w:val="00D14496"/>
    <w:rsid w:val="00D153C5"/>
    <w:rsid w:val="00D15A1B"/>
    <w:rsid w:val="00D179D0"/>
    <w:rsid w:val="00D2008E"/>
    <w:rsid w:val="00D21B84"/>
    <w:rsid w:val="00D22985"/>
    <w:rsid w:val="00D23DA5"/>
    <w:rsid w:val="00D24F46"/>
    <w:rsid w:val="00D24F9F"/>
    <w:rsid w:val="00D24FF3"/>
    <w:rsid w:val="00D251DE"/>
    <w:rsid w:val="00D25803"/>
    <w:rsid w:val="00D2589F"/>
    <w:rsid w:val="00D259FF"/>
    <w:rsid w:val="00D25B19"/>
    <w:rsid w:val="00D25CEC"/>
    <w:rsid w:val="00D32476"/>
    <w:rsid w:val="00D32F34"/>
    <w:rsid w:val="00D35C9B"/>
    <w:rsid w:val="00D35DB4"/>
    <w:rsid w:val="00D35E1D"/>
    <w:rsid w:val="00D360BA"/>
    <w:rsid w:val="00D36C77"/>
    <w:rsid w:val="00D371BC"/>
    <w:rsid w:val="00D3730D"/>
    <w:rsid w:val="00D37755"/>
    <w:rsid w:val="00D406AE"/>
    <w:rsid w:val="00D40952"/>
    <w:rsid w:val="00D42B65"/>
    <w:rsid w:val="00D42C8D"/>
    <w:rsid w:val="00D4387E"/>
    <w:rsid w:val="00D45D79"/>
    <w:rsid w:val="00D4612F"/>
    <w:rsid w:val="00D463DA"/>
    <w:rsid w:val="00D479EA"/>
    <w:rsid w:val="00D47FF2"/>
    <w:rsid w:val="00D5004B"/>
    <w:rsid w:val="00D505CC"/>
    <w:rsid w:val="00D51837"/>
    <w:rsid w:val="00D54763"/>
    <w:rsid w:val="00D55A7F"/>
    <w:rsid w:val="00D5785E"/>
    <w:rsid w:val="00D57B31"/>
    <w:rsid w:val="00D60803"/>
    <w:rsid w:val="00D60E28"/>
    <w:rsid w:val="00D61174"/>
    <w:rsid w:val="00D6145C"/>
    <w:rsid w:val="00D615DD"/>
    <w:rsid w:val="00D62F15"/>
    <w:rsid w:val="00D64A7E"/>
    <w:rsid w:val="00D64C17"/>
    <w:rsid w:val="00D65B41"/>
    <w:rsid w:val="00D664F3"/>
    <w:rsid w:val="00D66E0E"/>
    <w:rsid w:val="00D671BC"/>
    <w:rsid w:val="00D710E5"/>
    <w:rsid w:val="00D723D1"/>
    <w:rsid w:val="00D72978"/>
    <w:rsid w:val="00D7505C"/>
    <w:rsid w:val="00D7563C"/>
    <w:rsid w:val="00D75874"/>
    <w:rsid w:val="00D7621F"/>
    <w:rsid w:val="00D77349"/>
    <w:rsid w:val="00D8072F"/>
    <w:rsid w:val="00D80AD5"/>
    <w:rsid w:val="00D81251"/>
    <w:rsid w:val="00D816E4"/>
    <w:rsid w:val="00D81944"/>
    <w:rsid w:val="00D821DE"/>
    <w:rsid w:val="00D82FB5"/>
    <w:rsid w:val="00D83157"/>
    <w:rsid w:val="00D841CE"/>
    <w:rsid w:val="00D8425A"/>
    <w:rsid w:val="00D8638C"/>
    <w:rsid w:val="00D868FF"/>
    <w:rsid w:val="00D87D6B"/>
    <w:rsid w:val="00D87F94"/>
    <w:rsid w:val="00D90249"/>
    <w:rsid w:val="00D90CDF"/>
    <w:rsid w:val="00D9172D"/>
    <w:rsid w:val="00D91C14"/>
    <w:rsid w:val="00D921EA"/>
    <w:rsid w:val="00D92849"/>
    <w:rsid w:val="00D93FE1"/>
    <w:rsid w:val="00D9477D"/>
    <w:rsid w:val="00D957C9"/>
    <w:rsid w:val="00D96E36"/>
    <w:rsid w:val="00DA0B4A"/>
    <w:rsid w:val="00DA29D1"/>
    <w:rsid w:val="00DA2C05"/>
    <w:rsid w:val="00DA2E9E"/>
    <w:rsid w:val="00DA2FD7"/>
    <w:rsid w:val="00DA3964"/>
    <w:rsid w:val="00DA426F"/>
    <w:rsid w:val="00DA4597"/>
    <w:rsid w:val="00DA5A56"/>
    <w:rsid w:val="00DA60D7"/>
    <w:rsid w:val="00DA6326"/>
    <w:rsid w:val="00DA7448"/>
    <w:rsid w:val="00DA7F6E"/>
    <w:rsid w:val="00DB0FC4"/>
    <w:rsid w:val="00DB139C"/>
    <w:rsid w:val="00DB282A"/>
    <w:rsid w:val="00DB2B44"/>
    <w:rsid w:val="00DB4915"/>
    <w:rsid w:val="00DB4B97"/>
    <w:rsid w:val="00DB5542"/>
    <w:rsid w:val="00DB73BB"/>
    <w:rsid w:val="00DB7AE9"/>
    <w:rsid w:val="00DC07E0"/>
    <w:rsid w:val="00DC0FBC"/>
    <w:rsid w:val="00DC12AC"/>
    <w:rsid w:val="00DC233C"/>
    <w:rsid w:val="00DC2DE2"/>
    <w:rsid w:val="00DC3841"/>
    <w:rsid w:val="00DC393C"/>
    <w:rsid w:val="00DC4B23"/>
    <w:rsid w:val="00DC4F8F"/>
    <w:rsid w:val="00DC527C"/>
    <w:rsid w:val="00DC7E60"/>
    <w:rsid w:val="00DD0266"/>
    <w:rsid w:val="00DD20A5"/>
    <w:rsid w:val="00DD20BE"/>
    <w:rsid w:val="00DD274F"/>
    <w:rsid w:val="00DD30EA"/>
    <w:rsid w:val="00DD347F"/>
    <w:rsid w:val="00DD3D70"/>
    <w:rsid w:val="00DD4EA3"/>
    <w:rsid w:val="00DD50E9"/>
    <w:rsid w:val="00DD5783"/>
    <w:rsid w:val="00DD5BA4"/>
    <w:rsid w:val="00DD60AB"/>
    <w:rsid w:val="00DD6355"/>
    <w:rsid w:val="00DD6702"/>
    <w:rsid w:val="00DD6775"/>
    <w:rsid w:val="00DD6DD1"/>
    <w:rsid w:val="00DE12A8"/>
    <w:rsid w:val="00DE31A8"/>
    <w:rsid w:val="00DE36C1"/>
    <w:rsid w:val="00DE3BFE"/>
    <w:rsid w:val="00DE3C7F"/>
    <w:rsid w:val="00DE4123"/>
    <w:rsid w:val="00DE4E53"/>
    <w:rsid w:val="00DE5D0C"/>
    <w:rsid w:val="00DE5DFB"/>
    <w:rsid w:val="00DE5EC5"/>
    <w:rsid w:val="00DE5EE6"/>
    <w:rsid w:val="00DF01AF"/>
    <w:rsid w:val="00DF028D"/>
    <w:rsid w:val="00DF0646"/>
    <w:rsid w:val="00DF0C7C"/>
    <w:rsid w:val="00DF1768"/>
    <w:rsid w:val="00DF3211"/>
    <w:rsid w:val="00DF321C"/>
    <w:rsid w:val="00DF3B35"/>
    <w:rsid w:val="00DF3D61"/>
    <w:rsid w:val="00DF3EC4"/>
    <w:rsid w:val="00DF3F89"/>
    <w:rsid w:val="00DF47D2"/>
    <w:rsid w:val="00DF67F5"/>
    <w:rsid w:val="00DF6A6E"/>
    <w:rsid w:val="00DF7065"/>
    <w:rsid w:val="00DF72FE"/>
    <w:rsid w:val="00DF73DB"/>
    <w:rsid w:val="00DF73FD"/>
    <w:rsid w:val="00E010C1"/>
    <w:rsid w:val="00E01606"/>
    <w:rsid w:val="00E03348"/>
    <w:rsid w:val="00E03CD8"/>
    <w:rsid w:val="00E03D2C"/>
    <w:rsid w:val="00E042A5"/>
    <w:rsid w:val="00E04D2A"/>
    <w:rsid w:val="00E04DAF"/>
    <w:rsid w:val="00E0501A"/>
    <w:rsid w:val="00E052C2"/>
    <w:rsid w:val="00E0551F"/>
    <w:rsid w:val="00E05840"/>
    <w:rsid w:val="00E0585C"/>
    <w:rsid w:val="00E064F8"/>
    <w:rsid w:val="00E101B8"/>
    <w:rsid w:val="00E1097C"/>
    <w:rsid w:val="00E10A85"/>
    <w:rsid w:val="00E10ECA"/>
    <w:rsid w:val="00E12C58"/>
    <w:rsid w:val="00E138A3"/>
    <w:rsid w:val="00E13A6F"/>
    <w:rsid w:val="00E14035"/>
    <w:rsid w:val="00E14EBB"/>
    <w:rsid w:val="00E150EF"/>
    <w:rsid w:val="00E16214"/>
    <w:rsid w:val="00E16A3A"/>
    <w:rsid w:val="00E16BFB"/>
    <w:rsid w:val="00E17C5A"/>
    <w:rsid w:val="00E209C9"/>
    <w:rsid w:val="00E20AF2"/>
    <w:rsid w:val="00E20D75"/>
    <w:rsid w:val="00E23954"/>
    <w:rsid w:val="00E24755"/>
    <w:rsid w:val="00E2497D"/>
    <w:rsid w:val="00E249CF"/>
    <w:rsid w:val="00E264E7"/>
    <w:rsid w:val="00E271F4"/>
    <w:rsid w:val="00E27B84"/>
    <w:rsid w:val="00E3011A"/>
    <w:rsid w:val="00E3182D"/>
    <w:rsid w:val="00E32EE7"/>
    <w:rsid w:val="00E3427B"/>
    <w:rsid w:val="00E345BB"/>
    <w:rsid w:val="00E34E73"/>
    <w:rsid w:val="00E3587E"/>
    <w:rsid w:val="00E3761F"/>
    <w:rsid w:val="00E4303C"/>
    <w:rsid w:val="00E43AE2"/>
    <w:rsid w:val="00E43AF7"/>
    <w:rsid w:val="00E43C98"/>
    <w:rsid w:val="00E441CE"/>
    <w:rsid w:val="00E45005"/>
    <w:rsid w:val="00E454B3"/>
    <w:rsid w:val="00E4630B"/>
    <w:rsid w:val="00E47167"/>
    <w:rsid w:val="00E476A3"/>
    <w:rsid w:val="00E47DA8"/>
    <w:rsid w:val="00E50D7C"/>
    <w:rsid w:val="00E518D7"/>
    <w:rsid w:val="00E521B2"/>
    <w:rsid w:val="00E52FFA"/>
    <w:rsid w:val="00E533A7"/>
    <w:rsid w:val="00E53454"/>
    <w:rsid w:val="00E53816"/>
    <w:rsid w:val="00E54055"/>
    <w:rsid w:val="00E546BA"/>
    <w:rsid w:val="00E5479A"/>
    <w:rsid w:val="00E54EAA"/>
    <w:rsid w:val="00E55194"/>
    <w:rsid w:val="00E5563D"/>
    <w:rsid w:val="00E579B6"/>
    <w:rsid w:val="00E600E9"/>
    <w:rsid w:val="00E61657"/>
    <w:rsid w:val="00E62A2B"/>
    <w:rsid w:val="00E65024"/>
    <w:rsid w:val="00E652A3"/>
    <w:rsid w:val="00E66A56"/>
    <w:rsid w:val="00E6756A"/>
    <w:rsid w:val="00E679BB"/>
    <w:rsid w:val="00E67F20"/>
    <w:rsid w:val="00E67F65"/>
    <w:rsid w:val="00E70764"/>
    <w:rsid w:val="00E72B50"/>
    <w:rsid w:val="00E730F6"/>
    <w:rsid w:val="00E731C5"/>
    <w:rsid w:val="00E73CBF"/>
    <w:rsid w:val="00E74591"/>
    <w:rsid w:val="00E748CB"/>
    <w:rsid w:val="00E74F3E"/>
    <w:rsid w:val="00E75553"/>
    <w:rsid w:val="00E75F4B"/>
    <w:rsid w:val="00E76EE5"/>
    <w:rsid w:val="00E777EB"/>
    <w:rsid w:val="00E80146"/>
    <w:rsid w:val="00E8059D"/>
    <w:rsid w:val="00E80AF5"/>
    <w:rsid w:val="00E80F4C"/>
    <w:rsid w:val="00E81B74"/>
    <w:rsid w:val="00E82C8D"/>
    <w:rsid w:val="00E8387D"/>
    <w:rsid w:val="00E84248"/>
    <w:rsid w:val="00E854F0"/>
    <w:rsid w:val="00E856D3"/>
    <w:rsid w:val="00E857D9"/>
    <w:rsid w:val="00E86952"/>
    <w:rsid w:val="00E86CE0"/>
    <w:rsid w:val="00E87059"/>
    <w:rsid w:val="00E87464"/>
    <w:rsid w:val="00E8757D"/>
    <w:rsid w:val="00E876A4"/>
    <w:rsid w:val="00E8770D"/>
    <w:rsid w:val="00E90944"/>
    <w:rsid w:val="00E918CB"/>
    <w:rsid w:val="00E91D4C"/>
    <w:rsid w:val="00E91DAB"/>
    <w:rsid w:val="00E921B1"/>
    <w:rsid w:val="00E935B6"/>
    <w:rsid w:val="00E95626"/>
    <w:rsid w:val="00E96B52"/>
    <w:rsid w:val="00E9709F"/>
    <w:rsid w:val="00EA094E"/>
    <w:rsid w:val="00EA0FA9"/>
    <w:rsid w:val="00EA176E"/>
    <w:rsid w:val="00EA195B"/>
    <w:rsid w:val="00EA2239"/>
    <w:rsid w:val="00EA27AF"/>
    <w:rsid w:val="00EA2D35"/>
    <w:rsid w:val="00EA3844"/>
    <w:rsid w:val="00EA3E32"/>
    <w:rsid w:val="00EA40A4"/>
    <w:rsid w:val="00EA432B"/>
    <w:rsid w:val="00EA56B4"/>
    <w:rsid w:val="00EA6025"/>
    <w:rsid w:val="00EA6D14"/>
    <w:rsid w:val="00EA6EDE"/>
    <w:rsid w:val="00EA7254"/>
    <w:rsid w:val="00EB0495"/>
    <w:rsid w:val="00EB1B00"/>
    <w:rsid w:val="00EB2466"/>
    <w:rsid w:val="00EB271D"/>
    <w:rsid w:val="00EB2FC9"/>
    <w:rsid w:val="00EB35E4"/>
    <w:rsid w:val="00EB3D15"/>
    <w:rsid w:val="00EB41CE"/>
    <w:rsid w:val="00EB4680"/>
    <w:rsid w:val="00EB4D34"/>
    <w:rsid w:val="00EB6132"/>
    <w:rsid w:val="00EB6C13"/>
    <w:rsid w:val="00EB7047"/>
    <w:rsid w:val="00EB732A"/>
    <w:rsid w:val="00EB7995"/>
    <w:rsid w:val="00EC013E"/>
    <w:rsid w:val="00EC098F"/>
    <w:rsid w:val="00EC0C74"/>
    <w:rsid w:val="00EC0E50"/>
    <w:rsid w:val="00EC2A52"/>
    <w:rsid w:val="00EC3173"/>
    <w:rsid w:val="00EC360A"/>
    <w:rsid w:val="00EC373A"/>
    <w:rsid w:val="00EC3DE2"/>
    <w:rsid w:val="00EC4506"/>
    <w:rsid w:val="00EC4801"/>
    <w:rsid w:val="00EC4878"/>
    <w:rsid w:val="00EC5E9C"/>
    <w:rsid w:val="00EC6946"/>
    <w:rsid w:val="00ED08A9"/>
    <w:rsid w:val="00ED0D3D"/>
    <w:rsid w:val="00ED226D"/>
    <w:rsid w:val="00ED29C4"/>
    <w:rsid w:val="00ED2DD3"/>
    <w:rsid w:val="00ED3562"/>
    <w:rsid w:val="00ED3A8D"/>
    <w:rsid w:val="00ED48A3"/>
    <w:rsid w:val="00ED5404"/>
    <w:rsid w:val="00ED5561"/>
    <w:rsid w:val="00ED5E91"/>
    <w:rsid w:val="00EE1F7E"/>
    <w:rsid w:val="00EE5B0C"/>
    <w:rsid w:val="00EE5C3A"/>
    <w:rsid w:val="00EE6AE0"/>
    <w:rsid w:val="00EE70FA"/>
    <w:rsid w:val="00EE76F4"/>
    <w:rsid w:val="00EF0D53"/>
    <w:rsid w:val="00EF1871"/>
    <w:rsid w:val="00EF1F14"/>
    <w:rsid w:val="00EF2E0F"/>
    <w:rsid w:val="00EF39B2"/>
    <w:rsid w:val="00EF4A87"/>
    <w:rsid w:val="00EF52C6"/>
    <w:rsid w:val="00EF5697"/>
    <w:rsid w:val="00EF6DB8"/>
    <w:rsid w:val="00EF7D84"/>
    <w:rsid w:val="00F00BE7"/>
    <w:rsid w:val="00F011BE"/>
    <w:rsid w:val="00F0129F"/>
    <w:rsid w:val="00F01320"/>
    <w:rsid w:val="00F017B7"/>
    <w:rsid w:val="00F018AE"/>
    <w:rsid w:val="00F01A99"/>
    <w:rsid w:val="00F03130"/>
    <w:rsid w:val="00F03B7A"/>
    <w:rsid w:val="00F04004"/>
    <w:rsid w:val="00F04F0A"/>
    <w:rsid w:val="00F0568C"/>
    <w:rsid w:val="00F10D16"/>
    <w:rsid w:val="00F10ED8"/>
    <w:rsid w:val="00F1146E"/>
    <w:rsid w:val="00F1156C"/>
    <w:rsid w:val="00F118F2"/>
    <w:rsid w:val="00F13A79"/>
    <w:rsid w:val="00F141FA"/>
    <w:rsid w:val="00F15496"/>
    <w:rsid w:val="00F2122B"/>
    <w:rsid w:val="00F239CC"/>
    <w:rsid w:val="00F23CFE"/>
    <w:rsid w:val="00F24734"/>
    <w:rsid w:val="00F24F87"/>
    <w:rsid w:val="00F30CE9"/>
    <w:rsid w:val="00F31D74"/>
    <w:rsid w:val="00F32261"/>
    <w:rsid w:val="00F3302F"/>
    <w:rsid w:val="00F3551D"/>
    <w:rsid w:val="00F3605F"/>
    <w:rsid w:val="00F3632B"/>
    <w:rsid w:val="00F3638F"/>
    <w:rsid w:val="00F365C1"/>
    <w:rsid w:val="00F37453"/>
    <w:rsid w:val="00F37F8B"/>
    <w:rsid w:val="00F40BBD"/>
    <w:rsid w:val="00F4214E"/>
    <w:rsid w:val="00F42312"/>
    <w:rsid w:val="00F42345"/>
    <w:rsid w:val="00F42CC7"/>
    <w:rsid w:val="00F45259"/>
    <w:rsid w:val="00F454D2"/>
    <w:rsid w:val="00F46335"/>
    <w:rsid w:val="00F46FA3"/>
    <w:rsid w:val="00F473AE"/>
    <w:rsid w:val="00F512DC"/>
    <w:rsid w:val="00F515B4"/>
    <w:rsid w:val="00F53B15"/>
    <w:rsid w:val="00F5471E"/>
    <w:rsid w:val="00F55A3D"/>
    <w:rsid w:val="00F56154"/>
    <w:rsid w:val="00F57955"/>
    <w:rsid w:val="00F57F6C"/>
    <w:rsid w:val="00F61EDA"/>
    <w:rsid w:val="00F66315"/>
    <w:rsid w:val="00F66523"/>
    <w:rsid w:val="00F6723C"/>
    <w:rsid w:val="00F67E91"/>
    <w:rsid w:val="00F7094B"/>
    <w:rsid w:val="00F73AB9"/>
    <w:rsid w:val="00F744E1"/>
    <w:rsid w:val="00F75143"/>
    <w:rsid w:val="00F753E3"/>
    <w:rsid w:val="00F76A33"/>
    <w:rsid w:val="00F77345"/>
    <w:rsid w:val="00F776C4"/>
    <w:rsid w:val="00F77AA9"/>
    <w:rsid w:val="00F77E42"/>
    <w:rsid w:val="00F800E0"/>
    <w:rsid w:val="00F80E28"/>
    <w:rsid w:val="00F81539"/>
    <w:rsid w:val="00F8156E"/>
    <w:rsid w:val="00F81741"/>
    <w:rsid w:val="00F81A0E"/>
    <w:rsid w:val="00F81BCD"/>
    <w:rsid w:val="00F82F25"/>
    <w:rsid w:val="00F848E8"/>
    <w:rsid w:val="00F84AC9"/>
    <w:rsid w:val="00F8605C"/>
    <w:rsid w:val="00F8661E"/>
    <w:rsid w:val="00F87C2F"/>
    <w:rsid w:val="00F917E4"/>
    <w:rsid w:val="00F91B96"/>
    <w:rsid w:val="00F921E6"/>
    <w:rsid w:val="00F92BDE"/>
    <w:rsid w:val="00F945AF"/>
    <w:rsid w:val="00F945E1"/>
    <w:rsid w:val="00F96346"/>
    <w:rsid w:val="00F96D98"/>
    <w:rsid w:val="00F96E55"/>
    <w:rsid w:val="00F96FB8"/>
    <w:rsid w:val="00F97943"/>
    <w:rsid w:val="00F97CCC"/>
    <w:rsid w:val="00F97D75"/>
    <w:rsid w:val="00F97FCA"/>
    <w:rsid w:val="00FA11AF"/>
    <w:rsid w:val="00FA17CB"/>
    <w:rsid w:val="00FA1EFC"/>
    <w:rsid w:val="00FA2926"/>
    <w:rsid w:val="00FA397D"/>
    <w:rsid w:val="00FA44FE"/>
    <w:rsid w:val="00FA4BC4"/>
    <w:rsid w:val="00FA60E1"/>
    <w:rsid w:val="00FA6696"/>
    <w:rsid w:val="00FA740D"/>
    <w:rsid w:val="00FB0805"/>
    <w:rsid w:val="00FB0B69"/>
    <w:rsid w:val="00FB29EA"/>
    <w:rsid w:val="00FB3646"/>
    <w:rsid w:val="00FB4501"/>
    <w:rsid w:val="00FB5B56"/>
    <w:rsid w:val="00FB5C05"/>
    <w:rsid w:val="00FB5F06"/>
    <w:rsid w:val="00FC100A"/>
    <w:rsid w:val="00FC27E5"/>
    <w:rsid w:val="00FC2BC6"/>
    <w:rsid w:val="00FC2BF9"/>
    <w:rsid w:val="00FC47F3"/>
    <w:rsid w:val="00FC4D0C"/>
    <w:rsid w:val="00FC564E"/>
    <w:rsid w:val="00FC5F72"/>
    <w:rsid w:val="00FC5FC2"/>
    <w:rsid w:val="00FC5FED"/>
    <w:rsid w:val="00FC6075"/>
    <w:rsid w:val="00FC68B9"/>
    <w:rsid w:val="00FC6DEF"/>
    <w:rsid w:val="00FC7487"/>
    <w:rsid w:val="00FC7E80"/>
    <w:rsid w:val="00FD0938"/>
    <w:rsid w:val="00FD11F8"/>
    <w:rsid w:val="00FD32C0"/>
    <w:rsid w:val="00FD5750"/>
    <w:rsid w:val="00FD5907"/>
    <w:rsid w:val="00FD5A9F"/>
    <w:rsid w:val="00FD6858"/>
    <w:rsid w:val="00FD6F95"/>
    <w:rsid w:val="00FD7048"/>
    <w:rsid w:val="00FE079F"/>
    <w:rsid w:val="00FE115D"/>
    <w:rsid w:val="00FE1349"/>
    <w:rsid w:val="00FE242E"/>
    <w:rsid w:val="00FE29B8"/>
    <w:rsid w:val="00FE35AA"/>
    <w:rsid w:val="00FE391A"/>
    <w:rsid w:val="00FE3950"/>
    <w:rsid w:val="00FE451F"/>
    <w:rsid w:val="00FE61E6"/>
    <w:rsid w:val="00FE68B6"/>
    <w:rsid w:val="00FE6E81"/>
    <w:rsid w:val="00FF00E3"/>
    <w:rsid w:val="00FF0493"/>
    <w:rsid w:val="00FF0F15"/>
    <w:rsid w:val="00FF2897"/>
    <w:rsid w:val="00FF2F22"/>
    <w:rsid w:val="00FF3C07"/>
    <w:rsid w:val="00FF4EB2"/>
    <w:rsid w:val="00FF521A"/>
    <w:rsid w:val="00FF548F"/>
    <w:rsid w:val="00FF5F59"/>
    <w:rsid w:val="00FF66F6"/>
    <w:rsid w:val="00FF69EF"/>
    <w:rsid w:val="00FF7B7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uiPriority="9"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HTML Top of Form" w:uiPriority="99"/>
    <w:lsdException w:name="HTML Bottom of Form" w:uiPriority="99"/>
    <w:lsdException w:name="Normal (Web)" w:uiPriority="99"/>
    <w:lsdException w:name="HTML Cite" w:uiPriority="99"/>
    <w:lsdException w:name="HTML Code"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6374"/>
    <w:pPr>
      <w:spacing w:after="200" w:line="276" w:lineRule="auto"/>
    </w:pPr>
    <w:rPr>
      <w:rFonts w:ascii="Calibri" w:eastAsia="Calibri" w:hAnsi="Calibri"/>
      <w:sz w:val="22"/>
      <w:szCs w:val="22"/>
      <w:lang w:eastAsia="en-US"/>
    </w:rPr>
  </w:style>
  <w:style w:type="paragraph" w:styleId="Heading1">
    <w:name w:val="heading 1"/>
    <w:basedOn w:val="Normal"/>
    <w:link w:val="Heading1Char"/>
    <w:uiPriority w:val="9"/>
    <w:qFormat/>
    <w:rsid w:val="0079211F"/>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link w:val="Heading2Char"/>
    <w:uiPriority w:val="9"/>
    <w:qFormat/>
    <w:rsid w:val="0079211F"/>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link w:val="Heading3Char"/>
    <w:uiPriority w:val="9"/>
    <w:qFormat/>
    <w:rsid w:val="0079211F"/>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5">
    <w:name w:val="heading 5"/>
    <w:basedOn w:val="Normal"/>
    <w:link w:val="Heading5Char"/>
    <w:uiPriority w:val="9"/>
    <w:qFormat/>
    <w:rsid w:val="0079211F"/>
    <w:pPr>
      <w:spacing w:before="100" w:beforeAutospacing="1" w:after="100" w:afterAutospacing="1" w:line="240" w:lineRule="auto"/>
      <w:outlineLvl w:val="4"/>
    </w:pPr>
    <w:rPr>
      <w:rFonts w:ascii="Times New Roman" w:eastAsia="Times New Roman" w:hAnsi="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STE">
    <w:name w:val="TESTE"/>
    <w:basedOn w:val="Normal"/>
    <w:rsid w:val="00C06374"/>
    <w:pPr>
      <w:widowControl w:val="0"/>
      <w:numPr>
        <w:numId w:val="1"/>
      </w:numPr>
      <w:autoSpaceDE w:val="0"/>
      <w:autoSpaceDN w:val="0"/>
      <w:adjustRightInd w:val="0"/>
      <w:spacing w:after="0" w:line="360" w:lineRule="auto"/>
      <w:jc w:val="both"/>
    </w:pPr>
    <w:rPr>
      <w:rFonts w:ascii="Times New Roman" w:hAnsi="Times New Roman"/>
      <w:b/>
      <w:sz w:val="24"/>
      <w:szCs w:val="24"/>
    </w:rPr>
  </w:style>
  <w:style w:type="paragraph" w:customStyle="1" w:styleId="MONCAP">
    <w:name w:val="MON CAP"/>
    <w:basedOn w:val="TESTE"/>
    <w:qFormat/>
    <w:rsid w:val="00C06374"/>
  </w:style>
  <w:style w:type="paragraph" w:customStyle="1" w:styleId="MONSUBCAP">
    <w:name w:val="MON SUBCAP"/>
    <w:basedOn w:val="Normal"/>
    <w:qFormat/>
    <w:rsid w:val="00C06374"/>
    <w:pPr>
      <w:widowControl w:val="0"/>
      <w:numPr>
        <w:ilvl w:val="1"/>
        <w:numId w:val="1"/>
      </w:numPr>
      <w:autoSpaceDE w:val="0"/>
      <w:autoSpaceDN w:val="0"/>
      <w:adjustRightInd w:val="0"/>
      <w:spacing w:after="0" w:line="360" w:lineRule="auto"/>
      <w:jc w:val="both"/>
    </w:pPr>
    <w:rPr>
      <w:rFonts w:ascii="Times New Roman" w:hAnsi="Times New Roman"/>
      <w:b/>
      <w:sz w:val="24"/>
      <w:szCs w:val="24"/>
    </w:rPr>
  </w:style>
  <w:style w:type="character" w:customStyle="1" w:styleId="MONCAPChar">
    <w:name w:val="MON CAP Char"/>
    <w:rsid w:val="00C06374"/>
    <w:rPr>
      <w:rFonts w:ascii="Times New Roman" w:hAnsi="Times New Roman"/>
      <w:b/>
      <w:sz w:val="24"/>
      <w:szCs w:val="24"/>
      <w:lang w:eastAsia="en-US"/>
    </w:rPr>
  </w:style>
  <w:style w:type="paragraph" w:customStyle="1" w:styleId="MONTOPICO">
    <w:name w:val="MON TOPICO"/>
    <w:basedOn w:val="Normal"/>
    <w:qFormat/>
    <w:rsid w:val="00C06374"/>
    <w:pPr>
      <w:widowControl w:val="0"/>
      <w:numPr>
        <w:ilvl w:val="2"/>
        <w:numId w:val="1"/>
      </w:numPr>
      <w:autoSpaceDE w:val="0"/>
      <w:autoSpaceDN w:val="0"/>
      <w:adjustRightInd w:val="0"/>
      <w:spacing w:after="0" w:line="360" w:lineRule="auto"/>
      <w:jc w:val="both"/>
    </w:pPr>
    <w:rPr>
      <w:rFonts w:ascii="Times New Roman" w:hAnsi="Times New Roman"/>
      <w:b/>
      <w:sz w:val="24"/>
      <w:szCs w:val="24"/>
    </w:rPr>
  </w:style>
  <w:style w:type="paragraph" w:customStyle="1" w:styleId="MONSUBTOPICO">
    <w:name w:val="MON SUBTOPICO"/>
    <w:basedOn w:val="Normal"/>
    <w:qFormat/>
    <w:rsid w:val="00C06374"/>
    <w:pPr>
      <w:numPr>
        <w:ilvl w:val="3"/>
        <w:numId w:val="1"/>
      </w:numPr>
      <w:jc w:val="both"/>
      <w:outlineLvl w:val="0"/>
    </w:pPr>
    <w:rPr>
      <w:rFonts w:ascii="Times New Roman" w:hAnsi="Times New Roman"/>
      <w:b/>
      <w:sz w:val="24"/>
      <w:szCs w:val="24"/>
    </w:rPr>
  </w:style>
  <w:style w:type="character" w:styleId="Hyperlink">
    <w:name w:val="Hyperlink"/>
    <w:uiPriority w:val="99"/>
    <w:rsid w:val="00B61C56"/>
    <w:rPr>
      <w:color w:val="0000FF"/>
      <w:u w:val="single"/>
    </w:rPr>
  </w:style>
  <w:style w:type="character" w:customStyle="1" w:styleId="Heading1Char">
    <w:name w:val="Heading 1 Char"/>
    <w:link w:val="Heading1"/>
    <w:uiPriority w:val="9"/>
    <w:rsid w:val="0079211F"/>
    <w:rPr>
      <w:b/>
      <w:bCs/>
      <w:kern w:val="36"/>
      <w:sz w:val="48"/>
      <w:szCs w:val="48"/>
    </w:rPr>
  </w:style>
  <w:style w:type="character" w:customStyle="1" w:styleId="Heading2Char">
    <w:name w:val="Heading 2 Char"/>
    <w:link w:val="Heading2"/>
    <w:uiPriority w:val="9"/>
    <w:rsid w:val="0079211F"/>
    <w:rPr>
      <w:b/>
      <w:bCs/>
      <w:sz w:val="36"/>
      <w:szCs w:val="36"/>
    </w:rPr>
  </w:style>
  <w:style w:type="character" w:customStyle="1" w:styleId="Heading3Char">
    <w:name w:val="Heading 3 Char"/>
    <w:link w:val="Heading3"/>
    <w:uiPriority w:val="9"/>
    <w:rsid w:val="0079211F"/>
    <w:rPr>
      <w:b/>
      <w:bCs/>
      <w:sz w:val="27"/>
      <w:szCs w:val="27"/>
    </w:rPr>
  </w:style>
  <w:style w:type="character" w:customStyle="1" w:styleId="Heading5Char">
    <w:name w:val="Heading 5 Char"/>
    <w:link w:val="Heading5"/>
    <w:uiPriority w:val="9"/>
    <w:rsid w:val="0079211F"/>
    <w:rPr>
      <w:b/>
      <w:bCs/>
    </w:rPr>
  </w:style>
  <w:style w:type="paragraph" w:styleId="NormalWeb">
    <w:name w:val="Normal (Web)"/>
    <w:basedOn w:val="Normal"/>
    <w:uiPriority w:val="99"/>
    <w:unhideWhenUsed/>
    <w:rsid w:val="0079211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apple-converted-space">
    <w:name w:val="apple-converted-space"/>
    <w:basedOn w:val="DefaultParagraphFont"/>
    <w:rsid w:val="0079211F"/>
  </w:style>
  <w:style w:type="paragraph" w:styleId="HTMLPreformatted">
    <w:name w:val="HTML Preformatted"/>
    <w:basedOn w:val="Normal"/>
    <w:link w:val="HTMLPreformattedChar"/>
    <w:uiPriority w:val="99"/>
    <w:unhideWhenUsed/>
    <w:rsid w:val="00792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rsid w:val="0079211F"/>
    <w:rPr>
      <w:rFonts w:ascii="Courier New" w:hAnsi="Courier New" w:cs="Courier New"/>
    </w:rPr>
  </w:style>
  <w:style w:type="character" w:styleId="HTMLCode">
    <w:name w:val="HTML Code"/>
    <w:uiPriority w:val="99"/>
    <w:unhideWhenUsed/>
    <w:rsid w:val="0079211F"/>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unhideWhenUsed/>
    <w:rsid w:val="0079211F"/>
    <w:pPr>
      <w:pBdr>
        <w:bottom w:val="single" w:sz="6" w:space="1" w:color="auto"/>
      </w:pBdr>
      <w:spacing w:after="0" w:line="240" w:lineRule="auto"/>
      <w:jc w:val="center"/>
    </w:pPr>
    <w:rPr>
      <w:rFonts w:ascii="Arial" w:eastAsia="Times New Roman" w:hAnsi="Arial"/>
      <w:vanish/>
      <w:sz w:val="16"/>
      <w:szCs w:val="16"/>
    </w:rPr>
  </w:style>
  <w:style w:type="character" w:customStyle="1" w:styleId="z-TopofFormChar">
    <w:name w:val="z-Top of Form Char"/>
    <w:link w:val="z-TopofForm"/>
    <w:uiPriority w:val="99"/>
    <w:rsid w:val="0079211F"/>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79211F"/>
    <w:pPr>
      <w:pBdr>
        <w:top w:val="single" w:sz="6" w:space="1" w:color="auto"/>
      </w:pBdr>
      <w:spacing w:after="0" w:line="240" w:lineRule="auto"/>
      <w:jc w:val="center"/>
    </w:pPr>
    <w:rPr>
      <w:rFonts w:ascii="Arial" w:eastAsia="Times New Roman" w:hAnsi="Arial"/>
      <w:vanish/>
      <w:sz w:val="16"/>
      <w:szCs w:val="16"/>
    </w:rPr>
  </w:style>
  <w:style w:type="character" w:customStyle="1" w:styleId="z-BottomofFormChar">
    <w:name w:val="z-Bottom of Form Char"/>
    <w:link w:val="z-BottomofForm"/>
    <w:uiPriority w:val="99"/>
    <w:rsid w:val="0079211F"/>
    <w:rPr>
      <w:rFonts w:ascii="Arial" w:hAnsi="Arial" w:cs="Arial"/>
      <w:vanish/>
      <w:sz w:val="16"/>
      <w:szCs w:val="16"/>
    </w:rPr>
  </w:style>
  <w:style w:type="paragraph" w:styleId="Footer">
    <w:name w:val="footer"/>
    <w:basedOn w:val="Normal"/>
    <w:link w:val="FooterChar"/>
    <w:uiPriority w:val="99"/>
    <w:rsid w:val="006B4383"/>
    <w:pPr>
      <w:tabs>
        <w:tab w:val="center" w:pos="4252"/>
        <w:tab w:val="right" w:pos="8504"/>
      </w:tabs>
      <w:spacing w:after="0" w:line="240" w:lineRule="auto"/>
    </w:pPr>
    <w:rPr>
      <w:rFonts w:ascii="Times New Roman" w:eastAsia="Times New Roman" w:hAnsi="Times New Roman"/>
      <w:sz w:val="20"/>
      <w:szCs w:val="20"/>
      <w:lang w:val="en-US" w:eastAsia="pt-BR"/>
    </w:rPr>
  </w:style>
  <w:style w:type="paragraph" w:customStyle="1" w:styleId="fr">
    <w:name w:val="fr"/>
    <w:basedOn w:val="Normal"/>
    <w:rsid w:val="00C03B6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todebaloChar">
    <w:name w:val="Texto de balão Char"/>
    <w:semiHidden/>
    <w:rsid w:val="00505B8C"/>
    <w:rPr>
      <w:rFonts w:ascii="Tahoma" w:hAnsi="Tahoma" w:cs="Tahoma"/>
      <w:sz w:val="16"/>
      <w:szCs w:val="16"/>
      <w:lang w:eastAsia="en-US"/>
    </w:rPr>
  </w:style>
  <w:style w:type="paragraph" w:customStyle="1" w:styleId="CAPA">
    <w:name w:val="CAPA"/>
    <w:basedOn w:val="Normal"/>
    <w:qFormat/>
    <w:rsid w:val="00505B8C"/>
    <w:pPr>
      <w:autoSpaceDE w:val="0"/>
      <w:autoSpaceDN w:val="0"/>
      <w:adjustRightInd w:val="0"/>
      <w:spacing w:after="0" w:line="240" w:lineRule="auto"/>
      <w:jc w:val="center"/>
      <w:outlineLvl w:val="0"/>
    </w:pPr>
    <w:rPr>
      <w:rFonts w:ascii="Times New Roman" w:hAnsi="Times New Roman"/>
      <w:b/>
      <w:bCs/>
      <w:sz w:val="24"/>
      <w:szCs w:val="24"/>
      <w:lang w:eastAsia="pt-BR"/>
    </w:rPr>
  </w:style>
  <w:style w:type="table" w:styleId="TableGrid">
    <w:name w:val="Table Grid"/>
    <w:basedOn w:val="TableNormal"/>
    <w:rsid w:val="002367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rsid w:val="00536C02"/>
    <w:pPr>
      <w:ind w:left="708"/>
    </w:pPr>
  </w:style>
  <w:style w:type="paragraph" w:customStyle="1" w:styleId="figura">
    <w:name w:val="figura"/>
    <w:rsid w:val="00536C02"/>
    <w:pPr>
      <w:ind w:firstLine="110"/>
    </w:pPr>
    <w:rPr>
      <w:rFonts w:eastAsia="Calibri"/>
      <w:lang w:eastAsia="en-US"/>
    </w:rPr>
  </w:style>
  <w:style w:type="paragraph" w:styleId="BodyText">
    <w:name w:val="Body Text"/>
    <w:basedOn w:val="Normal"/>
    <w:link w:val="BodyTextChar"/>
    <w:rsid w:val="001261DF"/>
    <w:pPr>
      <w:widowControl w:val="0"/>
      <w:autoSpaceDE w:val="0"/>
      <w:autoSpaceDN w:val="0"/>
      <w:adjustRightInd w:val="0"/>
      <w:spacing w:after="0" w:line="360" w:lineRule="auto"/>
      <w:jc w:val="both"/>
    </w:pPr>
    <w:rPr>
      <w:rFonts w:ascii="Times New Roman" w:hAnsi="Times New Roman"/>
      <w:sz w:val="24"/>
      <w:szCs w:val="24"/>
    </w:rPr>
  </w:style>
  <w:style w:type="character" w:customStyle="1" w:styleId="BodyTextChar">
    <w:name w:val="Body Text Char"/>
    <w:link w:val="BodyText"/>
    <w:rsid w:val="001261DF"/>
    <w:rPr>
      <w:rFonts w:eastAsia="Calibri"/>
      <w:sz w:val="24"/>
      <w:szCs w:val="24"/>
      <w:lang w:eastAsia="en-US"/>
    </w:rPr>
  </w:style>
  <w:style w:type="paragraph" w:customStyle="1" w:styleId="TabelaKercio">
    <w:name w:val="Tabela Kercio"/>
    <w:basedOn w:val="Normal"/>
    <w:rsid w:val="006C0390"/>
    <w:pPr>
      <w:widowControl w:val="0"/>
      <w:autoSpaceDE w:val="0"/>
      <w:autoSpaceDN w:val="0"/>
      <w:adjustRightInd w:val="0"/>
      <w:spacing w:after="0" w:line="360" w:lineRule="auto"/>
      <w:jc w:val="both"/>
    </w:pPr>
    <w:rPr>
      <w:rFonts w:ascii="Times New Roman" w:hAnsi="Times New Roman"/>
      <w:sz w:val="20"/>
      <w:szCs w:val="24"/>
    </w:rPr>
  </w:style>
  <w:style w:type="paragraph" w:styleId="BodyTextIndent3">
    <w:name w:val="Body Text Indent 3"/>
    <w:basedOn w:val="Normal"/>
    <w:link w:val="BodyTextIndent3Char"/>
    <w:rsid w:val="00B372A3"/>
    <w:pPr>
      <w:spacing w:after="120"/>
      <w:ind w:left="283"/>
    </w:pPr>
    <w:rPr>
      <w:sz w:val="16"/>
      <w:szCs w:val="16"/>
    </w:rPr>
  </w:style>
  <w:style w:type="character" w:customStyle="1" w:styleId="BodyTextIndent3Char">
    <w:name w:val="Body Text Indent 3 Char"/>
    <w:link w:val="BodyTextIndent3"/>
    <w:rsid w:val="00B372A3"/>
    <w:rPr>
      <w:rFonts w:ascii="Calibri" w:eastAsia="Calibri" w:hAnsi="Calibri"/>
      <w:sz w:val="16"/>
      <w:szCs w:val="16"/>
      <w:lang w:eastAsia="en-US"/>
    </w:rPr>
  </w:style>
  <w:style w:type="paragraph" w:customStyle="1" w:styleId="FKPCAP">
    <w:name w:val="FKP CAP"/>
    <w:basedOn w:val="Normal"/>
    <w:rsid w:val="002441E7"/>
    <w:pPr>
      <w:spacing w:after="0" w:line="360" w:lineRule="auto"/>
      <w:jc w:val="both"/>
      <w:outlineLvl w:val="0"/>
    </w:pPr>
    <w:rPr>
      <w:rFonts w:ascii="Times New Roman" w:hAnsi="Times New Roman"/>
      <w:b/>
      <w:sz w:val="24"/>
      <w:szCs w:val="24"/>
    </w:rPr>
  </w:style>
  <w:style w:type="paragraph" w:styleId="Header">
    <w:name w:val="header"/>
    <w:basedOn w:val="Normal"/>
    <w:link w:val="HeaderChar"/>
    <w:uiPriority w:val="99"/>
    <w:rsid w:val="00777219"/>
    <w:pPr>
      <w:tabs>
        <w:tab w:val="center" w:pos="4252"/>
        <w:tab w:val="right" w:pos="8504"/>
      </w:tabs>
    </w:pPr>
  </w:style>
  <w:style w:type="character" w:customStyle="1" w:styleId="HeaderChar">
    <w:name w:val="Header Char"/>
    <w:link w:val="Header"/>
    <w:uiPriority w:val="99"/>
    <w:rsid w:val="00777219"/>
    <w:rPr>
      <w:rFonts w:ascii="Calibri" w:eastAsia="Calibri" w:hAnsi="Calibri"/>
      <w:sz w:val="22"/>
      <w:szCs w:val="22"/>
      <w:lang w:eastAsia="en-US"/>
    </w:rPr>
  </w:style>
  <w:style w:type="paragraph" w:styleId="TOC1">
    <w:name w:val="toc 1"/>
    <w:basedOn w:val="Normal"/>
    <w:next w:val="Normal"/>
    <w:autoRedefine/>
    <w:uiPriority w:val="39"/>
    <w:qFormat/>
    <w:rsid w:val="00442588"/>
    <w:pPr>
      <w:tabs>
        <w:tab w:val="right" w:pos="9061"/>
      </w:tabs>
      <w:jc w:val="both"/>
    </w:pPr>
    <w:rPr>
      <w:rFonts w:ascii="Times New Roman" w:hAnsi="Times New Roman"/>
      <w:color w:val="FF0000"/>
    </w:rPr>
  </w:style>
  <w:style w:type="paragraph" w:styleId="TOCHeading">
    <w:name w:val="TOC Heading"/>
    <w:basedOn w:val="Heading1"/>
    <w:next w:val="Normal"/>
    <w:uiPriority w:val="39"/>
    <w:unhideWhenUsed/>
    <w:qFormat/>
    <w:rsid w:val="0037695D"/>
    <w:pPr>
      <w:keepNext/>
      <w:keepLines/>
      <w:spacing w:before="480" w:beforeAutospacing="0" w:after="0" w:afterAutospacing="0" w:line="276" w:lineRule="auto"/>
      <w:outlineLvl w:val="9"/>
    </w:pPr>
    <w:rPr>
      <w:rFonts w:ascii="Cambria" w:hAnsi="Cambria"/>
      <w:color w:val="365F91"/>
      <w:kern w:val="0"/>
      <w:sz w:val="28"/>
      <w:szCs w:val="28"/>
    </w:rPr>
  </w:style>
  <w:style w:type="paragraph" w:styleId="TOC2">
    <w:name w:val="toc 2"/>
    <w:basedOn w:val="Normal"/>
    <w:next w:val="Normal"/>
    <w:autoRedefine/>
    <w:uiPriority w:val="39"/>
    <w:qFormat/>
    <w:rsid w:val="0037695D"/>
    <w:pPr>
      <w:ind w:left="220"/>
    </w:pPr>
  </w:style>
  <w:style w:type="paragraph" w:styleId="TOC3">
    <w:name w:val="toc 3"/>
    <w:basedOn w:val="Normal"/>
    <w:next w:val="Normal"/>
    <w:autoRedefine/>
    <w:uiPriority w:val="39"/>
    <w:qFormat/>
    <w:rsid w:val="00911053"/>
    <w:pPr>
      <w:ind w:left="440"/>
    </w:pPr>
  </w:style>
  <w:style w:type="paragraph" w:styleId="BalloonText">
    <w:name w:val="Balloon Text"/>
    <w:basedOn w:val="Normal"/>
    <w:link w:val="BalloonTextChar"/>
    <w:rsid w:val="00F15496"/>
    <w:pPr>
      <w:spacing w:after="0" w:line="240" w:lineRule="auto"/>
    </w:pPr>
    <w:rPr>
      <w:rFonts w:ascii="Tahoma" w:hAnsi="Tahoma"/>
      <w:sz w:val="16"/>
      <w:szCs w:val="16"/>
    </w:rPr>
  </w:style>
  <w:style w:type="character" w:customStyle="1" w:styleId="BalloonTextChar">
    <w:name w:val="Balloon Text Char"/>
    <w:link w:val="BalloonText"/>
    <w:rsid w:val="00F15496"/>
    <w:rPr>
      <w:rFonts w:ascii="Tahoma" w:eastAsia="Calibri" w:hAnsi="Tahoma" w:cs="Tahoma"/>
      <w:sz w:val="16"/>
      <w:szCs w:val="16"/>
      <w:lang w:eastAsia="en-US"/>
    </w:rPr>
  </w:style>
  <w:style w:type="paragraph" w:styleId="TableofFigures">
    <w:name w:val="table of figures"/>
    <w:basedOn w:val="Normal"/>
    <w:next w:val="Normal"/>
    <w:uiPriority w:val="99"/>
    <w:rsid w:val="003C0CFB"/>
    <w:pPr>
      <w:spacing w:after="0"/>
      <w:ind w:left="440" w:hanging="440"/>
    </w:pPr>
    <w:rPr>
      <w:rFonts w:cs="Calibri"/>
      <w:caps/>
      <w:sz w:val="20"/>
      <w:szCs w:val="20"/>
    </w:rPr>
  </w:style>
  <w:style w:type="paragraph" w:styleId="Caption">
    <w:name w:val="caption"/>
    <w:basedOn w:val="Normal"/>
    <w:next w:val="Normal"/>
    <w:uiPriority w:val="35"/>
    <w:unhideWhenUsed/>
    <w:qFormat/>
    <w:rsid w:val="00CE7BCA"/>
    <w:rPr>
      <w:b/>
      <w:bCs/>
      <w:sz w:val="20"/>
      <w:szCs w:val="20"/>
    </w:rPr>
  </w:style>
  <w:style w:type="character" w:styleId="Emphasis">
    <w:name w:val="Emphasis"/>
    <w:uiPriority w:val="20"/>
    <w:qFormat/>
    <w:rsid w:val="00754AAF"/>
    <w:rPr>
      <w:i/>
      <w:iCs/>
    </w:rPr>
  </w:style>
  <w:style w:type="paragraph" w:customStyle="1" w:styleId="Default">
    <w:name w:val="Default"/>
    <w:rsid w:val="00DB4B97"/>
    <w:pPr>
      <w:autoSpaceDE w:val="0"/>
      <w:autoSpaceDN w:val="0"/>
      <w:adjustRightInd w:val="0"/>
    </w:pPr>
    <w:rPr>
      <w:rFonts w:ascii="IIJMBN+TimesNewRoman" w:hAnsi="IIJMBN+TimesNewRoman" w:cs="IIJMBN+TimesNewRoman"/>
      <w:color w:val="000000"/>
      <w:sz w:val="24"/>
      <w:szCs w:val="24"/>
    </w:rPr>
  </w:style>
  <w:style w:type="paragraph" w:customStyle="1" w:styleId="AuthorNamesAffiliations">
    <w:name w:val="Author Names &amp; Affiliations"/>
    <w:basedOn w:val="Default"/>
    <w:next w:val="Default"/>
    <w:uiPriority w:val="99"/>
    <w:rsid w:val="00DB4B97"/>
    <w:rPr>
      <w:rFonts w:cs="Times New Roman"/>
      <w:color w:val="auto"/>
    </w:rPr>
  </w:style>
  <w:style w:type="character" w:customStyle="1" w:styleId="name">
    <w:name w:val="name"/>
    <w:basedOn w:val="DefaultParagraphFont"/>
    <w:rsid w:val="00030422"/>
  </w:style>
  <w:style w:type="character" w:customStyle="1" w:styleId="contrib-degrees">
    <w:name w:val="contrib-degrees"/>
    <w:basedOn w:val="DefaultParagraphFont"/>
    <w:rsid w:val="00030422"/>
  </w:style>
  <w:style w:type="paragraph" w:customStyle="1" w:styleId="Estilocorpodoc">
    <w:name w:val="Estilo: corpo doc"/>
    <w:basedOn w:val="Normal"/>
    <w:qFormat/>
    <w:rsid w:val="00850078"/>
    <w:pPr>
      <w:spacing w:after="0" w:line="360" w:lineRule="auto"/>
      <w:ind w:firstLine="1134"/>
      <w:jc w:val="both"/>
    </w:pPr>
    <w:rPr>
      <w:rFonts w:ascii="Arial" w:eastAsia="Batang" w:hAnsi="Arial"/>
      <w:szCs w:val="24"/>
      <w:lang w:eastAsia="ko-KR"/>
    </w:rPr>
  </w:style>
  <w:style w:type="character" w:customStyle="1" w:styleId="Char1">
    <w:name w:val="Char1"/>
    <w:rsid w:val="00BE10F3"/>
    <w:rPr>
      <w:rFonts w:ascii="Arial" w:eastAsia="Batang" w:hAnsi="Arial"/>
      <w:bCs/>
      <w:sz w:val="24"/>
      <w:szCs w:val="24"/>
      <w:lang w:val="en-US" w:eastAsia="ko-KR" w:bidi="ar-SA"/>
    </w:rPr>
  </w:style>
  <w:style w:type="character" w:styleId="Strong">
    <w:name w:val="Strong"/>
    <w:qFormat/>
    <w:rsid w:val="006E376B"/>
    <w:rPr>
      <w:b/>
      <w:bCs/>
    </w:rPr>
  </w:style>
  <w:style w:type="paragraph" w:styleId="Subtitle">
    <w:name w:val="Subtitle"/>
    <w:basedOn w:val="Normal"/>
    <w:next w:val="Normal"/>
    <w:link w:val="SubtitleChar"/>
    <w:qFormat/>
    <w:rsid w:val="00DD5783"/>
    <w:pPr>
      <w:spacing w:after="60"/>
      <w:jc w:val="center"/>
      <w:outlineLvl w:val="1"/>
    </w:pPr>
    <w:rPr>
      <w:rFonts w:ascii="Cambria" w:eastAsia="Times New Roman" w:hAnsi="Cambria"/>
      <w:sz w:val="24"/>
      <w:szCs w:val="24"/>
    </w:rPr>
  </w:style>
  <w:style w:type="character" w:customStyle="1" w:styleId="SubtitleChar">
    <w:name w:val="Subtitle Char"/>
    <w:link w:val="Subtitle"/>
    <w:rsid w:val="00DD5783"/>
    <w:rPr>
      <w:rFonts w:ascii="Cambria" w:eastAsia="Times New Roman" w:hAnsi="Cambria" w:cs="Times New Roman"/>
      <w:sz w:val="24"/>
      <w:szCs w:val="24"/>
      <w:lang w:eastAsia="en-US"/>
    </w:rPr>
  </w:style>
  <w:style w:type="paragraph" w:styleId="NoSpacing">
    <w:name w:val="No Spacing"/>
    <w:uiPriority w:val="1"/>
    <w:qFormat/>
    <w:rsid w:val="00DD5783"/>
    <w:rPr>
      <w:rFonts w:ascii="Calibri" w:eastAsia="Calibri" w:hAnsi="Calibri"/>
      <w:sz w:val="22"/>
      <w:szCs w:val="22"/>
      <w:lang w:eastAsia="en-US"/>
    </w:rPr>
  </w:style>
  <w:style w:type="character" w:styleId="HTMLCite">
    <w:name w:val="HTML Cite"/>
    <w:uiPriority w:val="99"/>
    <w:unhideWhenUsed/>
    <w:rsid w:val="005E095A"/>
    <w:rPr>
      <w:i/>
      <w:iCs/>
    </w:rPr>
  </w:style>
  <w:style w:type="character" w:styleId="FollowedHyperlink">
    <w:name w:val="FollowedHyperlink"/>
    <w:rsid w:val="00E748CB"/>
    <w:rPr>
      <w:color w:val="800080"/>
      <w:u w:val="single"/>
    </w:rPr>
  </w:style>
  <w:style w:type="character" w:customStyle="1" w:styleId="cadmenu">
    <w:name w:val="cadmenu"/>
    <w:rsid w:val="009142A9"/>
  </w:style>
  <w:style w:type="character" w:customStyle="1" w:styleId="subword">
    <w:name w:val="subword"/>
    <w:rsid w:val="009142A9"/>
  </w:style>
  <w:style w:type="character" w:customStyle="1" w:styleId="apple-style-span">
    <w:name w:val="apple-style-span"/>
    <w:rsid w:val="009541B2"/>
  </w:style>
  <w:style w:type="paragraph" w:styleId="TOC4">
    <w:name w:val="toc 4"/>
    <w:basedOn w:val="Normal"/>
    <w:next w:val="Normal"/>
    <w:autoRedefine/>
    <w:uiPriority w:val="39"/>
    <w:unhideWhenUsed/>
    <w:rsid w:val="00CA0B4F"/>
    <w:pPr>
      <w:spacing w:after="100"/>
      <w:ind w:left="660"/>
    </w:pPr>
    <w:rPr>
      <w:rFonts w:eastAsia="Times New Roman"/>
      <w:lang w:eastAsia="pt-BR"/>
    </w:rPr>
  </w:style>
  <w:style w:type="paragraph" w:styleId="TOC5">
    <w:name w:val="toc 5"/>
    <w:basedOn w:val="Normal"/>
    <w:next w:val="Normal"/>
    <w:autoRedefine/>
    <w:uiPriority w:val="39"/>
    <w:unhideWhenUsed/>
    <w:rsid w:val="00CA0B4F"/>
    <w:pPr>
      <w:spacing w:after="100"/>
      <w:ind w:left="880"/>
    </w:pPr>
    <w:rPr>
      <w:rFonts w:eastAsia="Times New Roman"/>
      <w:lang w:eastAsia="pt-BR"/>
    </w:rPr>
  </w:style>
  <w:style w:type="paragraph" w:styleId="TOC6">
    <w:name w:val="toc 6"/>
    <w:basedOn w:val="Normal"/>
    <w:next w:val="Normal"/>
    <w:autoRedefine/>
    <w:uiPriority w:val="39"/>
    <w:unhideWhenUsed/>
    <w:rsid w:val="00CA0B4F"/>
    <w:pPr>
      <w:spacing w:after="100"/>
      <w:ind w:left="1100"/>
    </w:pPr>
    <w:rPr>
      <w:rFonts w:eastAsia="Times New Roman"/>
      <w:lang w:eastAsia="pt-BR"/>
    </w:rPr>
  </w:style>
  <w:style w:type="paragraph" w:styleId="TOC7">
    <w:name w:val="toc 7"/>
    <w:basedOn w:val="Normal"/>
    <w:next w:val="Normal"/>
    <w:autoRedefine/>
    <w:uiPriority w:val="39"/>
    <w:unhideWhenUsed/>
    <w:rsid w:val="00CA0B4F"/>
    <w:pPr>
      <w:spacing w:after="100"/>
      <w:ind w:left="1320"/>
    </w:pPr>
    <w:rPr>
      <w:rFonts w:eastAsia="Times New Roman"/>
      <w:lang w:eastAsia="pt-BR"/>
    </w:rPr>
  </w:style>
  <w:style w:type="paragraph" w:styleId="TOC8">
    <w:name w:val="toc 8"/>
    <w:basedOn w:val="Normal"/>
    <w:next w:val="Normal"/>
    <w:autoRedefine/>
    <w:uiPriority w:val="39"/>
    <w:unhideWhenUsed/>
    <w:rsid w:val="00CA0B4F"/>
    <w:pPr>
      <w:spacing w:after="100"/>
      <w:ind w:left="1540"/>
    </w:pPr>
    <w:rPr>
      <w:rFonts w:eastAsia="Times New Roman"/>
      <w:lang w:eastAsia="pt-BR"/>
    </w:rPr>
  </w:style>
  <w:style w:type="paragraph" w:styleId="TOC9">
    <w:name w:val="toc 9"/>
    <w:basedOn w:val="Normal"/>
    <w:next w:val="Normal"/>
    <w:autoRedefine/>
    <w:uiPriority w:val="39"/>
    <w:unhideWhenUsed/>
    <w:rsid w:val="00CA0B4F"/>
    <w:pPr>
      <w:spacing w:after="100"/>
      <w:ind w:left="1760"/>
    </w:pPr>
    <w:rPr>
      <w:rFonts w:eastAsia="Times New Roman"/>
      <w:lang w:eastAsia="pt-BR"/>
    </w:rPr>
  </w:style>
  <w:style w:type="character" w:customStyle="1" w:styleId="FooterChar">
    <w:name w:val="Footer Char"/>
    <w:basedOn w:val="DefaultParagraphFont"/>
    <w:link w:val="Footer"/>
    <w:uiPriority w:val="99"/>
    <w:rsid w:val="00A10B13"/>
    <w:rPr>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uiPriority="9"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HTML Top of Form" w:uiPriority="99"/>
    <w:lsdException w:name="HTML Bottom of Form" w:uiPriority="99"/>
    <w:lsdException w:name="Normal (Web)" w:uiPriority="99"/>
    <w:lsdException w:name="HTML Cite" w:uiPriority="99"/>
    <w:lsdException w:name="HTML Code"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C06374"/>
    <w:pPr>
      <w:spacing w:after="200" w:line="276" w:lineRule="auto"/>
    </w:pPr>
    <w:rPr>
      <w:rFonts w:ascii="Calibri" w:eastAsia="Calibri" w:hAnsi="Calibri"/>
      <w:sz w:val="22"/>
      <w:szCs w:val="22"/>
      <w:lang w:eastAsia="en-US"/>
    </w:rPr>
  </w:style>
  <w:style w:type="paragraph" w:styleId="Heading1">
    <w:name w:val="heading 1"/>
    <w:basedOn w:val="Normal"/>
    <w:link w:val="Heading1Char"/>
    <w:uiPriority w:val="9"/>
    <w:qFormat/>
    <w:rsid w:val="0079211F"/>
    <w:pPr>
      <w:spacing w:before="100" w:beforeAutospacing="1" w:after="100" w:afterAutospacing="1" w:line="240" w:lineRule="auto"/>
      <w:outlineLvl w:val="0"/>
    </w:pPr>
    <w:rPr>
      <w:rFonts w:ascii="Times New Roman" w:eastAsia="Times New Roman" w:hAnsi="Times New Roman"/>
      <w:b/>
      <w:bCs/>
      <w:kern w:val="36"/>
      <w:sz w:val="48"/>
      <w:szCs w:val="48"/>
      <w:lang w:val="x-none" w:eastAsia="x-none"/>
    </w:rPr>
  </w:style>
  <w:style w:type="paragraph" w:styleId="Heading2">
    <w:name w:val="heading 2"/>
    <w:basedOn w:val="Normal"/>
    <w:link w:val="Heading2Char"/>
    <w:uiPriority w:val="9"/>
    <w:qFormat/>
    <w:rsid w:val="0079211F"/>
    <w:pPr>
      <w:spacing w:before="100" w:beforeAutospacing="1" w:after="100" w:afterAutospacing="1" w:line="240" w:lineRule="auto"/>
      <w:outlineLvl w:val="1"/>
    </w:pPr>
    <w:rPr>
      <w:rFonts w:ascii="Times New Roman" w:eastAsia="Times New Roman" w:hAnsi="Times New Roman"/>
      <w:b/>
      <w:bCs/>
      <w:sz w:val="36"/>
      <w:szCs w:val="36"/>
      <w:lang w:val="x-none" w:eastAsia="x-none"/>
    </w:rPr>
  </w:style>
  <w:style w:type="paragraph" w:styleId="Heading3">
    <w:name w:val="heading 3"/>
    <w:basedOn w:val="Normal"/>
    <w:link w:val="Heading3Char"/>
    <w:uiPriority w:val="9"/>
    <w:qFormat/>
    <w:rsid w:val="0079211F"/>
    <w:pPr>
      <w:spacing w:before="100" w:beforeAutospacing="1" w:after="100" w:afterAutospacing="1" w:line="240" w:lineRule="auto"/>
      <w:outlineLvl w:val="2"/>
    </w:pPr>
    <w:rPr>
      <w:rFonts w:ascii="Times New Roman" w:eastAsia="Times New Roman" w:hAnsi="Times New Roman"/>
      <w:b/>
      <w:bCs/>
      <w:sz w:val="27"/>
      <w:szCs w:val="27"/>
      <w:lang w:val="x-none" w:eastAsia="x-none"/>
    </w:rPr>
  </w:style>
  <w:style w:type="paragraph" w:styleId="Heading5">
    <w:name w:val="heading 5"/>
    <w:basedOn w:val="Normal"/>
    <w:link w:val="Heading5Char"/>
    <w:uiPriority w:val="9"/>
    <w:qFormat/>
    <w:rsid w:val="0079211F"/>
    <w:pPr>
      <w:spacing w:before="100" w:beforeAutospacing="1" w:after="100" w:afterAutospacing="1" w:line="240" w:lineRule="auto"/>
      <w:outlineLvl w:val="4"/>
    </w:pPr>
    <w:rPr>
      <w:rFonts w:ascii="Times New Roman" w:eastAsia="Times New Roman" w:hAnsi="Times New Roman"/>
      <w:b/>
      <w:bCs/>
      <w:sz w:val="2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STE">
    <w:name w:val="TESTE"/>
    <w:basedOn w:val="Normal"/>
    <w:rsid w:val="00C06374"/>
    <w:pPr>
      <w:widowControl w:val="0"/>
      <w:numPr>
        <w:numId w:val="1"/>
      </w:numPr>
      <w:autoSpaceDE w:val="0"/>
      <w:autoSpaceDN w:val="0"/>
      <w:adjustRightInd w:val="0"/>
      <w:spacing w:after="0" w:line="360" w:lineRule="auto"/>
      <w:jc w:val="both"/>
    </w:pPr>
    <w:rPr>
      <w:rFonts w:ascii="Times New Roman" w:hAnsi="Times New Roman"/>
      <w:b/>
      <w:sz w:val="24"/>
      <w:szCs w:val="24"/>
    </w:rPr>
  </w:style>
  <w:style w:type="paragraph" w:customStyle="1" w:styleId="MONCAP">
    <w:name w:val="MON CAP"/>
    <w:basedOn w:val="TESTE"/>
    <w:qFormat/>
    <w:rsid w:val="00C06374"/>
  </w:style>
  <w:style w:type="paragraph" w:customStyle="1" w:styleId="MONSUBCAP">
    <w:name w:val="MON SUBCAP"/>
    <w:basedOn w:val="Normal"/>
    <w:qFormat/>
    <w:rsid w:val="00C06374"/>
    <w:pPr>
      <w:widowControl w:val="0"/>
      <w:numPr>
        <w:ilvl w:val="1"/>
        <w:numId w:val="1"/>
      </w:numPr>
      <w:autoSpaceDE w:val="0"/>
      <w:autoSpaceDN w:val="0"/>
      <w:adjustRightInd w:val="0"/>
      <w:spacing w:after="0" w:line="360" w:lineRule="auto"/>
      <w:jc w:val="both"/>
    </w:pPr>
    <w:rPr>
      <w:rFonts w:ascii="Times New Roman" w:hAnsi="Times New Roman"/>
      <w:b/>
      <w:sz w:val="24"/>
      <w:szCs w:val="24"/>
    </w:rPr>
  </w:style>
  <w:style w:type="character" w:customStyle="1" w:styleId="MONCAPChar">
    <w:name w:val="MON CAP Char"/>
    <w:rsid w:val="00C06374"/>
    <w:rPr>
      <w:rFonts w:ascii="Times New Roman" w:hAnsi="Times New Roman"/>
      <w:b/>
      <w:sz w:val="24"/>
      <w:szCs w:val="24"/>
      <w:lang w:eastAsia="en-US"/>
    </w:rPr>
  </w:style>
  <w:style w:type="paragraph" w:customStyle="1" w:styleId="MONTOPICO">
    <w:name w:val="MON TOPICO"/>
    <w:basedOn w:val="Normal"/>
    <w:qFormat/>
    <w:rsid w:val="00C06374"/>
    <w:pPr>
      <w:widowControl w:val="0"/>
      <w:numPr>
        <w:ilvl w:val="2"/>
        <w:numId w:val="1"/>
      </w:numPr>
      <w:autoSpaceDE w:val="0"/>
      <w:autoSpaceDN w:val="0"/>
      <w:adjustRightInd w:val="0"/>
      <w:spacing w:after="0" w:line="360" w:lineRule="auto"/>
      <w:jc w:val="both"/>
    </w:pPr>
    <w:rPr>
      <w:rFonts w:ascii="Times New Roman" w:hAnsi="Times New Roman"/>
      <w:b/>
      <w:sz w:val="24"/>
      <w:szCs w:val="24"/>
    </w:rPr>
  </w:style>
  <w:style w:type="paragraph" w:customStyle="1" w:styleId="MONSUBTOPICO">
    <w:name w:val="MON SUBTOPICO"/>
    <w:basedOn w:val="Normal"/>
    <w:qFormat/>
    <w:rsid w:val="00C06374"/>
    <w:pPr>
      <w:numPr>
        <w:ilvl w:val="3"/>
        <w:numId w:val="1"/>
      </w:numPr>
      <w:jc w:val="both"/>
      <w:outlineLvl w:val="0"/>
    </w:pPr>
    <w:rPr>
      <w:rFonts w:ascii="Times New Roman" w:hAnsi="Times New Roman"/>
      <w:b/>
      <w:sz w:val="24"/>
      <w:szCs w:val="24"/>
    </w:rPr>
  </w:style>
  <w:style w:type="character" w:styleId="Hyperlink">
    <w:name w:val="Hyperlink"/>
    <w:uiPriority w:val="99"/>
    <w:rsid w:val="00B61C56"/>
    <w:rPr>
      <w:color w:val="0000FF"/>
      <w:u w:val="single"/>
    </w:rPr>
  </w:style>
  <w:style w:type="character" w:customStyle="1" w:styleId="Heading1Char">
    <w:name w:val="Heading 1 Char"/>
    <w:link w:val="Heading1"/>
    <w:uiPriority w:val="9"/>
    <w:rsid w:val="0079211F"/>
    <w:rPr>
      <w:b/>
      <w:bCs/>
      <w:kern w:val="36"/>
      <w:sz w:val="48"/>
      <w:szCs w:val="48"/>
    </w:rPr>
  </w:style>
  <w:style w:type="character" w:customStyle="1" w:styleId="Heading2Char">
    <w:name w:val="Heading 2 Char"/>
    <w:link w:val="Heading2"/>
    <w:uiPriority w:val="9"/>
    <w:rsid w:val="0079211F"/>
    <w:rPr>
      <w:b/>
      <w:bCs/>
      <w:sz w:val="36"/>
      <w:szCs w:val="36"/>
    </w:rPr>
  </w:style>
  <w:style w:type="character" w:customStyle="1" w:styleId="Heading3Char">
    <w:name w:val="Heading 3 Char"/>
    <w:link w:val="Heading3"/>
    <w:uiPriority w:val="9"/>
    <w:rsid w:val="0079211F"/>
    <w:rPr>
      <w:b/>
      <w:bCs/>
      <w:sz w:val="27"/>
      <w:szCs w:val="27"/>
    </w:rPr>
  </w:style>
  <w:style w:type="character" w:customStyle="1" w:styleId="Heading5Char">
    <w:name w:val="Heading 5 Char"/>
    <w:link w:val="Heading5"/>
    <w:uiPriority w:val="9"/>
    <w:rsid w:val="0079211F"/>
    <w:rPr>
      <w:b/>
      <w:bCs/>
    </w:rPr>
  </w:style>
  <w:style w:type="paragraph" w:styleId="NormalWeb">
    <w:name w:val="Normal (Web)"/>
    <w:basedOn w:val="Normal"/>
    <w:uiPriority w:val="99"/>
    <w:unhideWhenUsed/>
    <w:rsid w:val="0079211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apple-converted-space">
    <w:name w:val="apple-converted-space"/>
    <w:basedOn w:val="DefaultParagraphFont"/>
    <w:rsid w:val="0079211F"/>
  </w:style>
  <w:style w:type="paragraph" w:styleId="HTMLPreformatted">
    <w:name w:val="HTML Preformatted"/>
    <w:basedOn w:val="Normal"/>
    <w:link w:val="HTMLPreformattedChar"/>
    <w:uiPriority w:val="99"/>
    <w:unhideWhenUsed/>
    <w:rsid w:val="00792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rsid w:val="0079211F"/>
    <w:rPr>
      <w:rFonts w:ascii="Courier New" w:hAnsi="Courier New" w:cs="Courier New"/>
    </w:rPr>
  </w:style>
  <w:style w:type="character" w:styleId="HTMLCode">
    <w:name w:val="HTML Code"/>
    <w:uiPriority w:val="99"/>
    <w:unhideWhenUsed/>
    <w:rsid w:val="0079211F"/>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unhideWhenUsed/>
    <w:rsid w:val="0079211F"/>
    <w:pPr>
      <w:pBdr>
        <w:bottom w:val="single" w:sz="6" w:space="1" w:color="auto"/>
      </w:pBdr>
      <w:spacing w:after="0" w:line="240" w:lineRule="auto"/>
      <w:jc w:val="center"/>
    </w:pPr>
    <w:rPr>
      <w:rFonts w:ascii="Arial" w:eastAsia="Times New Roman" w:hAnsi="Arial"/>
      <w:vanish/>
      <w:sz w:val="16"/>
      <w:szCs w:val="16"/>
      <w:lang w:val="x-none" w:eastAsia="x-none"/>
    </w:rPr>
  </w:style>
  <w:style w:type="character" w:customStyle="1" w:styleId="z-TopofFormChar">
    <w:name w:val="z-Top of Form Char"/>
    <w:link w:val="z-TopofForm"/>
    <w:uiPriority w:val="99"/>
    <w:rsid w:val="0079211F"/>
    <w:rPr>
      <w:rFonts w:ascii="Arial" w:hAnsi="Arial" w:cs="Arial"/>
      <w:vanish/>
      <w:sz w:val="16"/>
      <w:szCs w:val="16"/>
    </w:rPr>
  </w:style>
  <w:style w:type="paragraph" w:styleId="z-BottomofForm">
    <w:name w:val="HTML Bottom of Form"/>
    <w:basedOn w:val="Normal"/>
    <w:next w:val="Normal"/>
    <w:link w:val="z-BottomofFormChar"/>
    <w:hidden/>
    <w:uiPriority w:val="99"/>
    <w:unhideWhenUsed/>
    <w:rsid w:val="0079211F"/>
    <w:pPr>
      <w:pBdr>
        <w:top w:val="single" w:sz="6" w:space="1" w:color="auto"/>
      </w:pBdr>
      <w:spacing w:after="0" w:line="240" w:lineRule="auto"/>
      <w:jc w:val="center"/>
    </w:pPr>
    <w:rPr>
      <w:rFonts w:ascii="Arial" w:eastAsia="Times New Roman" w:hAnsi="Arial"/>
      <w:vanish/>
      <w:sz w:val="16"/>
      <w:szCs w:val="16"/>
      <w:lang w:val="x-none" w:eastAsia="x-none"/>
    </w:rPr>
  </w:style>
  <w:style w:type="character" w:customStyle="1" w:styleId="z-BottomofFormChar">
    <w:name w:val="z-Bottom of Form Char"/>
    <w:link w:val="z-BottomofForm"/>
    <w:uiPriority w:val="99"/>
    <w:rsid w:val="0079211F"/>
    <w:rPr>
      <w:rFonts w:ascii="Arial" w:hAnsi="Arial" w:cs="Arial"/>
      <w:vanish/>
      <w:sz w:val="16"/>
      <w:szCs w:val="16"/>
    </w:rPr>
  </w:style>
  <w:style w:type="paragraph" w:styleId="Footer">
    <w:name w:val="footer"/>
    <w:basedOn w:val="Normal"/>
    <w:link w:val="FooterChar"/>
    <w:uiPriority w:val="99"/>
    <w:rsid w:val="006B4383"/>
    <w:pPr>
      <w:tabs>
        <w:tab w:val="center" w:pos="4252"/>
        <w:tab w:val="right" w:pos="8504"/>
      </w:tabs>
      <w:spacing w:after="0" w:line="240" w:lineRule="auto"/>
    </w:pPr>
    <w:rPr>
      <w:rFonts w:ascii="Times New Roman" w:eastAsia="Times New Roman" w:hAnsi="Times New Roman"/>
      <w:sz w:val="20"/>
      <w:szCs w:val="20"/>
      <w:lang w:val="en-US" w:eastAsia="pt-BR"/>
    </w:rPr>
  </w:style>
  <w:style w:type="paragraph" w:customStyle="1" w:styleId="fr">
    <w:name w:val="fr"/>
    <w:basedOn w:val="Normal"/>
    <w:rsid w:val="00C03B6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todebaloChar">
    <w:name w:val="Texto de balão Char"/>
    <w:semiHidden/>
    <w:rsid w:val="00505B8C"/>
    <w:rPr>
      <w:rFonts w:ascii="Tahoma" w:hAnsi="Tahoma" w:cs="Tahoma"/>
      <w:sz w:val="16"/>
      <w:szCs w:val="16"/>
      <w:lang w:eastAsia="en-US"/>
    </w:rPr>
  </w:style>
  <w:style w:type="paragraph" w:customStyle="1" w:styleId="CAPA">
    <w:name w:val="CAPA"/>
    <w:basedOn w:val="Normal"/>
    <w:qFormat/>
    <w:rsid w:val="00505B8C"/>
    <w:pPr>
      <w:autoSpaceDE w:val="0"/>
      <w:autoSpaceDN w:val="0"/>
      <w:adjustRightInd w:val="0"/>
      <w:spacing w:after="0" w:line="240" w:lineRule="auto"/>
      <w:jc w:val="center"/>
      <w:outlineLvl w:val="0"/>
    </w:pPr>
    <w:rPr>
      <w:rFonts w:ascii="Times New Roman" w:hAnsi="Times New Roman"/>
      <w:b/>
      <w:bCs/>
      <w:sz w:val="24"/>
      <w:szCs w:val="24"/>
      <w:lang w:eastAsia="pt-BR"/>
    </w:rPr>
  </w:style>
  <w:style w:type="table" w:styleId="TableGrid">
    <w:name w:val="Table Grid"/>
    <w:basedOn w:val="TableNormal"/>
    <w:rsid w:val="0023678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qFormat/>
    <w:rsid w:val="00536C02"/>
    <w:pPr>
      <w:ind w:left="708"/>
    </w:pPr>
  </w:style>
  <w:style w:type="paragraph" w:customStyle="1" w:styleId="figura">
    <w:name w:val="figura"/>
    <w:rsid w:val="00536C02"/>
    <w:pPr>
      <w:ind w:firstLine="110"/>
    </w:pPr>
    <w:rPr>
      <w:rFonts w:eastAsia="Calibri"/>
      <w:lang w:eastAsia="en-US"/>
    </w:rPr>
  </w:style>
  <w:style w:type="paragraph" w:styleId="BodyText">
    <w:name w:val="Body Text"/>
    <w:basedOn w:val="Normal"/>
    <w:link w:val="BodyTextChar"/>
    <w:rsid w:val="001261DF"/>
    <w:pPr>
      <w:widowControl w:val="0"/>
      <w:autoSpaceDE w:val="0"/>
      <w:autoSpaceDN w:val="0"/>
      <w:adjustRightInd w:val="0"/>
      <w:spacing w:after="0" w:line="360" w:lineRule="auto"/>
      <w:jc w:val="both"/>
    </w:pPr>
    <w:rPr>
      <w:rFonts w:ascii="Times New Roman" w:hAnsi="Times New Roman"/>
      <w:sz w:val="24"/>
      <w:szCs w:val="24"/>
      <w:lang w:val="x-none"/>
    </w:rPr>
  </w:style>
  <w:style w:type="character" w:customStyle="1" w:styleId="BodyTextChar">
    <w:name w:val="Body Text Char"/>
    <w:link w:val="BodyText"/>
    <w:rsid w:val="001261DF"/>
    <w:rPr>
      <w:rFonts w:eastAsia="Calibri"/>
      <w:sz w:val="24"/>
      <w:szCs w:val="24"/>
      <w:lang w:eastAsia="en-US"/>
    </w:rPr>
  </w:style>
  <w:style w:type="paragraph" w:customStyle="1" w:styleId="TabelaKercio">
    <w:name w:val="Tabela Kercio"/>
    <w:basedOn w:val="Normal"/>
    <w:rsid w:val="006C0390"/>
    <w:pPr>
      <w:widowControl w:val="0"/>
      <w:autoSpaceDE w:val="0"/>
      <w:autoSpaceDN w:val="0"/>
      <w:adjustRightInd w:val="0"/>
      <w:spacing w:after="0" w:line="360" w:lineRule="auto"/>
      <w:jc w:val="both"/>
    </w:pPr>
    <w:rPr>
      <w:rFonts w:ascii="Times New Roman" w:hAnsi="Times New Roman"/>
      <w:sz w:val="20"/>
      <w:szCs w:val="24"/>
    </w:rPr>
  </w:style>
  <w:style w:type="paragraph" w:styleId="BodyTextIndent3">
    <w:name w:val="Body Text Indent 3"/>
    <w:basedOn w:val="Normal"/>
    <w:link w:val="BodyTextIndent3Char"/>
    <w:rsid w:val="00B372A3"/>
    <w:pPr>
      <w:spacing w:after="120"/>
      <w:ind w:left="283"/>
    </w:pPr>
    <w:rPr>
      <w:sz w:val="16"/>
      <w:szCs w:val="16"/>
      <w:lang w:val="x-none"/>
    </w:rPr>
  </w:style>
  <w:style w:type="character" w:customStyle="1" w:styleId="BodyTextIndent3Char">
    <w:name w:val="Body Text Indent 3 Char"/>
    <w:link w:val="BodyTextIndent3"/>
    <w:rsid w:val="00B372A3"/>
    <w:rPr>
      <w:rFonts w:ascii="Calibri" w:eastAsia="Calibri" w:hAnsi="Calibri"/>
      <w:sz w:val="16"/>
      <w:szCs w:val="16"/>
      <w:lang w:eastAsia="en-US"/>
    </w:rPr>
  </w:style>
  <w:style w:type="paragraph" w:customStyle="1" w:styleId="FKPCAP">
    <w:name w:val="FKP CAP"/>
    <w:basedOn w:val="Normal"/>
    <w:rsid w:val="002441E7"/>
    <w:pPr>
      <w:spacing w:after="0" w:line="360" w:lineRule="auto"/>
      <w:jc w:val="both"/>
      <w:outlineLvl w:val="0"/>
    </w:pPr>
    <w:rPr>
      <w:rFonts w:ascii="Times New Roman" w:hAnsi="Times New Roman"/>
      <w:b/>
      <w:sz w:val="24"/>
      <w:szCs w:val="24"/>
    </w:rPr>
  </w:style>
  <w:style w:type="paragraph" w:styleId="Header">
    <w:name w:val="header"/>
    <w:basedOn w:val="Normal"/>
    <w:link w:val="HeaderChar"/>
    <w:uiPriority w:val="99"/>
    <w:rsid w:val="00777219"/>
    <w:pPr>
      <w:tabs>
        <w:tab w:val="center" w:pos="4252"/>
        <w:tab w:val="right" w:pos="8504"/>
      </w:tabs>
    </w:pPr>
    <w:rPr>
      <w:lang w:val="x-none"/>
    </w:rPr>
  </w:style>
  <w:style w:type="character" w:customStyle="1" w:styleId="HeaderChar">
    <w:name w:val="Header Char"/>
    <w:link w:val="Header"/>
    <w:uiPriority w:val="99"/>
    <w:rsid w:val="00777219"/>
    <w:rPr>
      <w:rFonts w:ascii="Calibri" w:eastAsia="Calibri" w:hAnsi="Calibri"/>
      <w:sz w:val="22"/>
      <w:szCs w:val="22"/>
      <w:lang w:eastAsia="en-US"/>
    </w:rPr>
  </w:style>
  <w:style w:type="paragraph" w:styleId="TOC1">
    <w:name w:val="toc 1"/>
    <w:basedOn w:val="Normal"/>
    <w:next w:val="Normal"/>
    <w:autoRedefine/>
    <w:uiPriority w:val="39"/>
    <w:qFormat/>
    <w:rsid w:val="00442588"/>
    <w:pPr>
      <w:tabs>
        <w:tab w:val="right" w:pos="9061"/>
      </w:tabs>
      <w:jc w:val="both"/>
    </w:pPr>
    <w:rPr>
      <w:rFonts w:ascii="Times New Roman" w:hAnsi="Times New Roman"/>
      <w:color w:val="FF0000"/>
    </w:rPr>
  </w:style>
  <w:style w:type="paragraph" w:styleId="TOCHeading">
    <w:name w:val="TOC Heading"/>
    <w:basedOn w:val="Heading1"/>
    <w:next w:val="Normal"/>
    <w:uiPriority w:val="39"/>
    <w:unhideWhenUsed/>
    <w:qFormat/>
    <w:rsid w:val="0037695D"/>
    <w:pPr>
      <w:keepNext/>
      <w:keepLines/>
      <w:spacing w:before="480" w:beforeAutospacing="0" w:after="0" w:afterAutospacing="0" w:line="276" w:lineRule="auto"/>
      <w:outlineLvl w:val="9"/>
    </w:pPr>
    <w:rPr>
      <w:rFonts w:ascii="Cambria" w:hAnsi="Cambria"/>
      <w:color w:val="365F91"/>
      <w:kern w:val="0"/>
      <w:sz w:val="28"/>
      <w:szCs w:val="28"/>
      <w:lang w:val="pt-BR"/>
    </w:rPr>
  </w:style>
  <w:style w:type="paragraph" w:styleId="TOC2">
    <w:name w:val="toc 2"/>
    <w:basedOn w:val="Normal"/>
    <w:next w:val="Normal"/>
    <w:autoRedefine/>
    <w:uiPriority w:val="39"/>
    <w:qFormat/>
    <w:rsid w:val="0037695D"/>
    <w:pPr>
      <w:ind w:left="220"/>
    </w:pPr>
  </w:style>
  <w:style w:type="paragraph" w:styleId="TOC3">
    <w:name w:val="toc 3"/>
    <w:basedOn w:val="Normal"/>
    <w:next w:val="Normal"/>
    <w:autoRedefine/>
    <w:uiPriority w:val="39"/>
    <w:qFormat/>
    <w:rsid w:val="00911053"/>
    <w:pPr>
      <w:ind w:left="440"/>
    </w:pPr>
  </w:style>
  <w:style w:type="paragraph" w:styleId="BalloonText">
    <w:name w:val="Balloon Text"/>
    <w:basedOn w:val="Normal"/>
    <w:link w:val="BalloonTextChar"/>
    <w:rsid w:val="00F15496"/>
    <w:pPr>
      <w:spacing w:after="0" w:line="240" w:lineRule="auto"/>
    </w:pPr>
    <w:rPr>
      <w:rFonts w:ascii="Tahoma" w:hAnsi="Tahoma"/>
      <w:sz w:val="16"/>
      <w:szCs w:val="16"/>
      <w:lang w:val="x-none"/>
    </w:rPr>
  </w:style>
  <w:style w:type="character" w:customStyle="1" w:styleId="BalloonTextChar">
    <w:name w:val="Balloon Text Char"/>
    <w:link w:val="BalloonText"/>
    <w:rsid w:val="00F15496"/>
    <w:rPr>
      <w:rFonts w:ascii="Tahoma" w:eastAsia="Calibri" w:hAnsi="Tahoma" w:cs="Tahoma"/>
      <w:sz w:val="16"/>
      <w:szCs w:val="16"/>
      <w:lang w:eastAsia="en-US"/>
    </w:rPr>
  </w:style>
  <w:style w:type="paragraph" w:styleId="TableofFigures">
    <w:name w:val="table of figures"/>
    <w:basedOn w:val="Normal"/>
    <w:next w:val="Normal"/>
    <w:uiPriority w:val="99"/>
    <w:rsid w:val="003C0CFB"/>
    <w:pPr>
      <w:spacing w:after="0"/>
      <w:ind w:left="440" w:hanging="440"/>
    </w:pPr>
    <w:rPr>
      <w:rFonts w:cs="Calibri"/>
      <w:caps/>
      <w:sz w:val="20"/>
      <w:szCs w:val="20"/>
    </w:rPr>
  </w:style>
  <w:style w:type="paragraph" w:styleId="Caption">
    <w:name w:val="caption"/>
    <w:basedOn w:val="Normal"/>
    <w:next w:val="Normal"/>
    <w:uiPriority w:val="35"/>
    <w:unhideWhenUsed/>
    <w:qFormat/>
    <w:rsid w:val="00CE7BCA"/>
    <w:rPr>
      <w:b/>
      <w:bCs/>
      <w:sz w:val="20"/>
      <w:szCs w:val="20"/>
    </w:rPr>
  </w:style>
  <w:style w:type="character" w:styleId="Emphasis">
    <w:name w:val="Emphasis"/>
    <w:uiPriority w:val="20"/>
    <w:qFormat/>
    <w:rsid w:val="00754AAF"/>
    <w:rPr>
      <w:i/>
      <w:iCs/>
    </w:rPr>
  </w:style>
  <w:style w:type="paragraph" w:customStyle="1" w:styleId="Default">
    <w:name w:val="Default"/>
    <w:rsid w:val="00DB4B97"/>
    <w:pPr>
      <w:autoSpaceDE w:val="0"/>
      <w:autoSpaceDN w:val="0"/>
      <w:adjustRightInd w:val="0"/>
    </w:pPr>
    <w:rPr>
      <w:rFonts w:ascii="IIJMBN+TimesNewRoman" w:hAnsi="IIJMBN+TimesNewRoman" w:cs="IIJMBN+TimesNewRoman"/>
      <w:color w:val="000000"/>
      <w:sz w:val="24"/>
      <w:szCs w:val="24"/>
    </w:rPr>
  </w:style>
  <w:style w:type="paragraph" w:customStyle="1" w:styleId="AuthorNamesAffiliations">
    <w:name w:val="Author Names &amp; Affiliations"/>
    <w:basedOn w:val="Default"/>
    <w:next w:val="Default"/>
    <w:uiPriority w:val="99"/>
    <w:rsid w:val="00DB4B97"/>
    <w:rPr>
      <w:rFonts w:cs="Times New Roman"/>
      <w:color w:val="auto"/>
    </w:rPr>
  </w:style>
  <w:style w:type="character" w:customStyle="1" w:styleId="name">
    <w:name w:val="name"/>
    <w:basedOn w:val="DefaultParagraphFont"/>
    <w:rsid w:val="00030422"/>
  </w:style>
  <w:style w:type="character" w:customStyle="1" w:styleId="contrib-degrees">
    <w:name w:val="contrib-degrees"/>
    <w:basedOn w:val="DefaultParagraphFont"/>
    <w:rsid w:val="00030422"/>
  </w:style>
  <w:style w:type="paragraph" w:customStyle="1" w:styleId="Estilocorpodoc">
    <w:name w:val="Estilo: corpo doc"/>
    <w:basedOn w:val="Normal"/>
    <w:qFormat/>
    <w:rsid w:val="00850078"/>
    <w:pPr>
      <w:spacing w:after="0" w:line="360" w:lineRule="auto"/>
      <w:ind w:firstLine="1134"/>
      <w:jc w:val="both"/>
    </w:pPr>
    <w:rPr>
      <w:rFonts w:ascii="Arial" w:eastAsia="Batang" w:hAnsi="Arial"/>
      <w:szCs w:val="24"/>
      <w:lang w:eastAsia="ko-KR"/>
    </w:rPr>
  </w:style>
  <w:style w:type="character" w:customStyle="1" w:styleId="Char1">
    <w:name w:val="Char1"/>
    <w:rsid w:val="00BE10F3"/>
    <w:rPr>
      <w:rFonts w:ascii="Arial" w:eastAsia="Batang" w:hAnsi="Arial"/>
      <w:bCs/>
      <w:sz w:val="24"/>
      <w:szCs w:val="24"/>
      <w:lang w:val="en-US" w:eastAsia="ko-KR" w:bidi="ar-SA"/>
    </w:rPr>
  </w:style>
  <w:style w:type="character" w:styleId="Strong">
    <w:name w:val="Strong"/>
    <w:qFormat/>
    <w:rsid w:val="006E376B"/>
    <w:rPr>
      <w:b/>
      <w:bCs/>
    </w:rPr>
  </w:style>
  <w:style w:type="paragraph" w:styleId="Subtitle">
    <w:name w:val="Subtitle"/>
    <w:basedOn w:val="Normal"/>
    <w:next w:val="Normal"/>
    <w:link w:val="SubtitleChar"/>
    <w:qFormat/>
    <w:rsid w:val="00DD5783"/>
    <w:pPr>
      <w:spacing w:after="60"/>
      <w:jc w:val="center"/>
      <w:outlineLvl w:val="1"/>
    </w:pPr>
    <w:rPr>
      <w:rFonts w:ascii="Cambria" w:eastAsia="Times New Roman" w:hAnsi="Cambria"/>
      <w:sz w:val="24"/>
      <w:szCs w:val="24"/>
      <w:lang w:val="x-none"/>
    </w:rPr>
  </w:style>
  <w:style w:type="character" w:customStyle="1" w:styleId="SubtitleChar">
    <w:name w:val="Subtitle Char"/>
    <w:link w:val="Subtitle"/>
    <w:rsid w:val="00DD5783"/>
    <w:rPr>
      <w:rFonts w:ascii="Cambria" w:eastAsia="Times New Roman" w:hAnsi="Cambria" w:cs="Times New Roman"/>
      <w:sz w:val="24"/>
      <w:szCs w:val="24"/>
      <w:lang w:eastAsia="en-US"/>
    </w:rPr>
  </w:style>
  <w:style w:type="paragraph" w:styleId="NoSpacing">
    <w:name w:val="No Spacing"/>
    <w:uiPriority w:val="1"/>
    <w:qFormat/>
    <w:rsid w:val="00DD5783"/>
    <w:rPr>
      <w:rFonts w:ascii="Calibri" w:eastAsia="Calibri" w:hAnsi="Calibri"/>
      <w:sz w:val="22"/>
      <w:szCs w:val="22"/>
      <w:lang w:eastAsia="en-US"/>
    </w:rPr>
  </w:style>
  <w:style w:type="character" w:styleId="HTMLCite">
    <w:name w:val="HTML Cite"/>
    <w:uiPriority w:val="99"/>
    <w:unhideWhenUsed/>
    <w:rsid w:val="005E095A"/>
    <w:rPr>
      <w:i/>
      <w:iCs/>
    </w:rPr>
  </w:style>
  <w:style w:type="character" w:styleId="FollowedHyperlink">
    <w:name w:val="FollowedHyperlink"/>
    <w:rsid w:val="00E748CB"/>
    <w:rPr>
      <w:color w:val="800080"/>
      <w:u w:val="single"/>
    </w:rPr>
  </w:style>
  <w:style w:type="character" w:customStyle="1" w:styleId="cadmenu">
    <w:name w:val="cadmenu"/>
    <w:rsid w:val="009142A9"/>
  </w:style>
  <w:style w:type="character" w:customStyle="1" w:styleId="subword">
    <w:name w:val="subword"/>
    <w:rsid w:val="009142A9"/>
  </w:style>
  <w:style w:type="character" w:customStyle="1" w:styleId="apple-style-span">
    <w:name w:val="apple-style-span"/>
    <w:rsid w:val="009541B2"/>
  </w:style>
  <w:style w:type="paragraph" w:styleId="TOC4">
    <w:name w:val="toc 4"/>
    <w:basedOn w:val="Normal"/>
    <w:next w:val="Normal"/>
    <w:autoRedefine/>
    <w:uiPriority w:val="39"/>
    <w:unhideWhenUsed/>
    <w:rsid w:val="00CA0B4F"/>
    <w:pPr>
      <w:spacing w:after="100"/>
      <w:ind w:left="660"/>
    </w:pPr>
    <w:rPr>
      <w:rFonts w:eastAsia="Times New Roman"/>
      <w:lang w:eastAsia="pt-BR"/>
    </w:rPr>
  </w:style>
  <w:style w:type="paragraph" w:styleId="TOC5">
    <w:name w:val="toc 5"/>
    <w:basedOn w:val="Normal"/>
    <w:next w:val="Normal"/>
    <w:autoRedefine/>
    <w:uiPriority w:val="39"/>
    <w:unhideWhenUsed/>
    <w:rsid w:val="00CA0B4F"/>
    <w:pPr>
      <w:spacing w:after="100"/>
      <w:ind w:left="880"/>
    </w:pPr>
    <w:rPr>
      <w:rFonts w:eastAsia="Times New Roman"/>
      <w:lang w:eastAsia="pt-BR"/>
    </w:rPr>
  </w:style>
  <w:style w:type="paragraph" w:styleId="TOC6">
    <w:name w:val="toc 6"/>
    <w:basedOn w:val="Normal"/>
    <w:next w:val="Normal"/>
    <w:autoRedefine/>
    <w:uiPriority w:val="39"/>
    <w:unhideWhenUsed/>
    <w:rsid w:val="00CA0B4F"/>
    <w:pPr>
      <w:spacing w:after="100"/>
      <w:ind w:left="1100"/>
    </w:pPr>
    <w:rPr>
      <w:rFonts w:eastAsia="Times New Roman"/>
      <w:lang w:eastAsia="pt-BR"/>
    </w:rPr>
  </w:style>
  <w:style w:type="paragraph" w:styleId="TOC7">
    <w:name w:val="toc 7"/>
    <w:basedOn w:val="Normal"/>
    <w:next w:val="Normal"/>
    <w:autoRedefine/>
    <w:uiPriority w:val="39"/>
    <w:unhideWhenUsed/>
    <w:rsid w:val="00CA0B4F"/>
    <w:pPr>
      <w:spacing w:after="100"/>
      <w:ind w:left="1320"/>
    </w:pPr>
    <w:rPr>
      <w:rFonts w:eastAsia="Times New Roman"/>
      <w:lang w:eastAsia="pt-BR"/>
    </w:rPr>
  </w:style>
  <w:style w:type="paragraph" w:styleId="TOC8">
    <w:name w:val="toc 8"/>
    <w:basedOn w:val="Normal"/>
    <w:next w:val="Normal"/>
    <w:autoRedefine/>
    <w:uiPriority w:val="39"/>
    <w:unhideWhenUsed/>
    <w:rsid w:val="00CA0B4F"/>
    <w:pPr>
      <w:spacing w:after="100"/>
      <w:ind w:left="1540"/>
    </w:pPr>
    <w:rPr>
      <w:rFonts w:eastAsia="Times New Roman"/>
      <w:lang w:eastAsia="pt-BR"/>
    </w:rPr>
  </w:style>
  <w:style w:type="paragraph" w:styleId="TOC9">
    <w:name w:val="toc 9"/>
    <w:basedOn w:val="Normal"/>
    <w:next w:val="Normal"/>
    <w:autoRedefine/>
    <w:uiPriority w:val="39"/>
    <w:unhideWhenUsed/>
    <w:rsid w:val="00CA0B4F"/>
    <w:pPr>
      <w:spacing w:after="100"/>
      <w:ind w:left="1760"/>
    </w:pPr>
    <w:rPr>
      <w:rFonts w:eastAsia="Times New Roman"/>
      <w:lang w:eastAsia="pt-BR"/>
    </w:rPr>
  </w:style>
  <w:style w:type="character" w:customStyle="1" w:styleId="FooterChar">
    <w:name w:val="Footer Char"/>
    <w:basedOn w:val="DefaultParagraphFont"/>
    <w:link w:val="Footer"/>
    <w:uiPriority w:val="99"/>
    <w:rsid w:val="00A10B13"/>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7684">
      <w:bodyDiv w:val="1"/>
      <w:marLeft w:val="0"/>
      <w:marRight w:val="0"/>
      <w:marTop w:val="0"/>
      <w:marBottom w:val="0"/>
      <w:divBdr>
        <w:top w:val="none" w:sz="0" w:space="0" w:color="auto"/>
        <w:left w:val="none" w:sz="0" w:space="0" w:color="auto"/>
        <w:bottom w:val="none" w:sz="0" w:space="0" w:color="auto"/>
        <w:right w:val="none" w:sz="0" w:space="0" w:color="auto"/>
      </w:divBdr>
    </w:div>
    <w:div w:id="98061899">
      <w:bodyDiv w:val="1"/>
      <w:marLeft w:val="0"/>
      <w:marRight w:val="0"/>
      <w:marTop w:val="0"/>
      <w:marBottom w:val="0"/>
      <w:divBdr>
        <w:top w:val="none" w:sz="0" w:space="0" w:color="auto"/>
        <w:left w:val="none" w:sz="0" w:space="0" w:color="auto"/>
        <w:bottom w:val="none" w:sz="0" w:space="0" w:color="auto"/>
        <w:right w:val="none" w:sz="0" w:space="0" w:color="auto"/>
      </w:divBdr>
      <w:divsChild>
        <w:div w:id="81996046">
          <w:marLeft w:val="547"/>
          <w:marRight w:val="0"/>
          <w:marTop w:val="200"/>
          <w:marBottom w:val="0"/>
          <w:divBdr>
            <w:top w:val="none" w:sz="0" w:space="0" w:color="auto"/>
            <w:left w:val="none" w:sz="0" w:space="0" w:color="auto"/>
            <w:bottom w:val="none" w:sz="0" w:space="0" w:color="auto"/>
            <w:right w:val="none" w:sz="0" w:space="0" w:color="auto"/>
          </w:divBdr>
        </w:div>
        <w:div w:id="396365183">
          <w:marLeft w:val="547"/>
          <w:marRight w:val="0"/>
          <w:marTop w:val="200"/>
          <w:marBottom w:val="0"/>
          <w:divBdr>
            <w:top w:val="none" w:sz="0" w:space="0" w:color="auto"/>
            <w:left w:val="none" w:sz="0" w:space="0" w:color="auto"/>
            <w:bottom w:val="none" w:sz="0" w:space="0" w:color="auto"/>
            <w:right w:val="none" w:sz="0" w:space="0" w:color="auto"/>
          </w:divBdr>
        </w:div>
        <w:div w:id="1758476619">
          <w:marLeft w:val="547"/>
          <w:marRight w:val="0"/>
          <w:marTop w:val="200"/>
          <w:marBottom w:val="0"/>
          <w:divBdr>
            <w:top w:val="none" w:sz="0" w:space="0" w:color="auto"/>
            <w:left w:val="none" w:sz="0" w:space="0" w:color="auto"/>
            <w:bottom w:val="none" w:sz="0" w:space="0" w:color="auto"/>
            <w:right w:val="none" w:sz="0" w:space="0" w:color="auto"/>
          </w:divBdr>
        </w:div>
        <w:div w:id="1879731719">
          <w:marLeft w:val="547"/>
          <w:marRight w:val="0"/>
          <w:marTop w:val="200"/>
          <w:marBottom w:val="0"/>
          <w:divBdr>
            <w:top w:val="none" w:sz="0" w:space="0" w:color="auto"/>
            <w:left w:val="none" w:sz="0" w:space="0" w:color="auto"/>
            <w:bottom w:val="none" w:sz="0" w:space="0" w:color="auto"/>
            <w:right w:val="none" w:sz="0" w:space="0" w:color="auto"/>
          </w:divBdr>
        </w:div>
        <w:div w:id="1997029003">
          <w:marLeft w:val="547"/>
          <w:marRight w:val="0"/>
          <w:marTop w:val="200"/>
          <w:marBottom w:val="0"/>
          <w:divBdr>
            <w:top w:val="none" w:sz="0" w:space="0" w:color="auto"/>
            <w:left w:val="none" w:sz="0" w:space="0" w:color="auto"/>
            <w:bottom w:val="none" w:sz="0" w:space="0" w:color="auto"/>
            <w:right w:val="none" w:sz="0" w:space="0" w:color="auto"/>
          </w:divBdr>
        </w:div>
      </w:divsChild>
    </w:div>
    <w:div w:id="98306631">
      <w:bodyDiv w:val="1"/>
      <w:marLeft w:val="0"/>
      <w:marRight w:val="0"/>
      <w:marTop w:val="0"/>
      <w:marBottom w:val="0"/>
      <w:divBdr>
        <w:top w:val="none" w:sz="0" w:space="0" w:color="auto"/>
        <w:left w:val="none" w:sz="0" w:space="0" w:color="auto"/>
        <w:bottom w:val="none" w:sz="0" w:space="0" w:color="auto"/>
        <w:right w:val="none" w:sz="0" w:space="0" w:color="auto"/>
      </w:divBdr>
    </w:div>
    <w:div w:id="282228484">
      <w:bodyDiv w:val="1"/>
      <w:marLeft w:val="0"/>
      <w:marRight w:val="0"/>
      <w:marTop w:val="0"/>
      <w:marBottom w:val="0"/>
      <w:divBdr>
        <w:top w:val="none" w:sz="0" w:space="0" w:color="auto"/>
        <w:left w:val="none" w:sz="0" w:space="0" w:color="auto"/>
        <w:bottom w:val="none" w:sz="0" w:space="0" w:color="auto"/>
        <w:right w:val="none" w:sz="0" w:space="0" w:color="auto"/>
      </w:divBdr>
    </w:div>
    <w:div w:id="301928864">
      <w:bodyDiv w:val="1"/>
      <w:marLeft w:val="0"/>
      <w:marRight w:val="0"/>
      <w:marTop w:val="0"/>
      <w:marBottom w:val="0"/>
      <w:divBdr>
        <w:top w:val="none" w:sz="0" w:space="0" w:color="auto"/>
        <w:left w:val="none" w:sz="0" w:space="0" w:color="auto"/>
        <w:bottom w:val="none" w:sz="0" w:space="0" w:color="auto"/>
        <w:right w:val="none" w:sz="0" w:space="0" w:color="auto"/>
      </w:divBdr>
      <w:divsChild>
        <w:div w:id="1012952042">
          <w:marLeft w:val="0"/>
          <w:marRight w:val="0"/>
          <w:marTop w:val="0"/>
          <w:marBottom w:val="0"/>
          <w:divBdr>
            <w:top w:val="none" w:sz="0" w:space="0" w:color="auto"/>
            <w:left w:val="none" w:sz="0" w:space="0" w:color="auto"/>
            <w:bottom w:val="none" w:sz="0" w:space="0" w:color="auto"/>
            <w:right w:val="none" w:sz="0" w:space="0" w:color="auto"/>
          </w:divBdr>
        </w:div>
        <w:div w:id="438526165">
          <w:marLeft w:val="0"/>
          <w:marRight w:val="0"/>
          <w:marTop w:val="0"/>
          <w:marBottom w:val="0"/>
          <w:divBdr>
            <w:top w:val="none" w:sz="0" w:space="0" w:color="auto"/>
            <w:left w:val="none" w:sz="0" w:space="0" w:color="auto"/>
            <w:bottom w:val="none" w:sz="0" w:space="0" w:color="auto"/>
            <w:right w:val="none" w:sz="0" w:space="0" w:color="auto"/>
          </w:divBdr>
        </w:div>
        <w:div w:id="2007203472">
          <w:marLeft w:val="0"/>
          <w:marRight w:val="0"/>
          <w:marTop w:val="0"/>
          <w:marBottom w:val="0"/>
          <w:divBdr>
            <w:top w:val="none" w:sz="0" w:space="0" w:color="auto"/>
            <w:left w:val="none" w:sz="0" w:space="0" w:color="auto"/>
            <w:bottom w:val="none" w:sz="0" w:space="0" w:color="auto"/>
            <w:right w:val="none" w:sz="0" w:space="0" w:color="auto"/>
          </w:divBdr>
        </w:div>
        <w:div w:id="182329313">
          <w:marLeft w:val="0"/>
          <w:marRight w:val="0"/>
          <w:marTop w:val="0"/>
          <w:marBottom w:val="0"/>
          <w:divBdr>
            <w:top w:val="none" w:sz="0" w:space="0" w:color="auto"/>
            <w:left w:val="none" w:sz="0" w:space="0" w:color="auto"/>
            <w:bottom w:val="none" w:sz="0" w:space="0" w:color="auto"/>
            <w:right w:val="none" w:sz="0" w:space="0" w:color="auto"/>
          </w:divBdr>
        </w:div>
      </w:divsChild>
    </w:div>
    <w:div w:id="350186794">
      <w:bodyDiv w:val="1"/>
      <w:marLeft w:val="0"/>
      <w:marRight w:val="0"/>
      <w:marTop w:val="0"/>
      <w:marBottom w:val="0"/>
      <w:divBdr>
        <w:top w:val="none" w:sz="0" w:space="0" w:color="auto"/>
        <w:left w:val="none" w:sz="0" w:space="0" w:color="auto"/>
        <w:bottom w:val="none" w:sz="0" w:space="0" w:color="auto"/>
        <w:right w:val="none" w:sz="0" w:space="0" w:color="auto"/>
      </w:divBdr>
      <w:divsChild>
        <w:div w:id="33192135">
          <w:marLeft w:val="0"/>
          <w:marRight w:val="0"/>
          <w:marTop w:val="0"/>
          <w:marBottom w:val="0"/>
          <w:divBdr>
            <w:top w:val="none" w:sz="0" w:space="0" w:color="auto"/>
            <w:left w:val="none" w:sz="0" w:space="0" w:color="auto"/>
            <w:bottom w:val="none" w:sz="0" w:space="0" w:color="auto"/>
            <w:right w:val="none" w:sz="0" w:space="0" w:color="auto"/>
          </w:divBdr>
          <w:divsChild>
            <w:div w:id="1247572346">
              <w:marLeft w:val="0"/>
              <w:marRight w:val="0"/>
              <w:marTop w:val="0"/>
              <w:marBottom w:val="0"/>
              <w:divBdr>
                <w:top w:val="none" w:sz="0" w:space="0" w:color="auto"/>
                <w:left w:val="none" w:sz="0" w:space="0" w:color="auto"/>
                <w:bottom w:val="none" w:sz="0" w:space="0" w:color="auto"/>
                <w:right w:val="none" w:sz="0" w:space="0" w:color="auto"/>
              </w:divBdr>
            </w:div>
            <w:div w:id="193350860">
              <w:marLeft w:val="0"/>
              <w:marRight w:val="0"/>
              <w:marTop w:val="0"/>
              <w:marBottom w:val="0"/>
              <w:divBdr>
                <w:top w:val="none" w:sz="0" w:space="0" w:color="auto"/>
                <w:left w:val="none" w:sz="0" w:space="0" w:color="auto"/>
                <w:bottom w:val="none" w:sz="0" w:space="0" w:color="auto"/>
                <w:right w:val="none" w:sz="0" w:space="0" w:color="auto"/>
              </w:divBdr>
            </w:div>
            <w:div w:id="1141775405">
              <w:marLeft w:val="0"/>
              <w:marRight w:val="0"/>
              <w:marTop w:val="0"/>
              <w:marBottom w:val="0"/>
              <w:divBdr>
                <w:top w:val="none" w:sz="0" w:space="0" w:color="auto"/>
                <w:left w:val="none" w:sz="0" w:space="0" w:color="auto"/>
                <w:bottom w:val="none" w:sz="0" w:space="0" w:color="auto"/>
                <w:right w:val="none" w:sz="0" w:space="0" w:color="auto"/>
              </w:divBdr>
            </w:div>
            <w:div w:id="1769812353">
              <w:marLeft w:val="0"/>
              <w:marRight w:val="0"/>
              <w:marTop w:val="0"/>
              <w:marBottom w:val="0"/>
              <w:divBdr>
                <w:top w:val="none" w:sz="0" w:space="0" w:color="auto"/>
                <w:left w:val="none" w:sz="0" w:space="0" w:color="auto"/>
                <w:bottom w:val="none" w:sz="0" w:space="0" w:color="auto"/>
                <w:right w:val="none" w:sz="0" w:space="0" w:color="auto"/>
              </w:divBdr>
            </w:div>
            <w:div w:id="1210456516">
              <w:marLeft w:val="0"/>
              <w:marRight w:val="0"/>
              <w:marTop w:val="0"/>
              <w:marBottom w:val="0"/>
              <w:divBdr>
                <w:top w:val="none" w:sz="0" w:space="0" w:color="auto"/>
                <w:left w:val="none" w:sz="0" w:space="0" w:color="auto"/>
                <w:bottom w:val="none" w:sz="0" w:space="0" w:color="auto"/>
                <w:right w:val="none" w:sz="0" w:space="0" w:color="auto"/>
              </w:divBdr>
            </w:div>
            <w:div w:id="802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44851">
      <w:bodyDiv w:val="1"/>
      <w:marLeft w:val="0"/>
      <w:marRight w:val="0"/>
      <w:marTop w:val="0"/>
      <w:marBottom w:val="0"/>
      <w:divBdr>
        <w:top w:val="none" w:sz="0" w:space="0" w:color="auto"/>
        <w:left w:val="none" w:sz="0" w:space="0" w:color="auto"/>
        <w:bottom w:val="none" w:sz="0" w:space="0" w:color="auto"/>
        <w:right w:val="none" w:sz="0" w:space="0" w:color="auto"/>
      </w:divBdr>
      <w:divsChild>
        <w:div w:id="739063838">
          <w:marLeft w:val="-2928"/>
          <w:marRight w:val="0"/>
          <w:marTop w:val="0"/>
          <w:marBottom w:val="144"/>
          <w:divBdr>
            <w:top w:val="none" w:sz="0" w:space="0" w:color="auto"/>
            <w:left w:val="none" w:sz="0" w:space="0" w:color="auto"/>
            <w:bottom w:val="none" w:sz="0" w:space="0" w:color="auto"/>
            <w:right w:val="none" w:sz="0" w:space="0" w:color="auto"/>
          </w:divBdr>
          <w:divsChild>
            <w:div w:id="253244818">
              <w:marLeft w:val="2928"/>
              <w:marRight w:val="0"/>
              <w:marTop w:val="672"/>
              <w:marBottom w:val="0"/>
              <w:divBdr>
                <w:top w:val="single" w:sz="4" w:space="0" w:color="AAAAAA"/>
                <w:left w:val="single" w:sz="4" w:space="12" w:color="AAAAAA"/>
                <w:bottom w:val="single" w:sz="4" w:space="18" w:color="AAAAAA"/>
                <w:right w:val="none" w:sz="0" w:space="0" w:color="auto"/>
              </w:divBdr>
              <w:divsChild>
                <w:div w:id="1997682475">
                  <w:marLeft w:val="0"/>
                  <w:marRight w:val="0"/>
                  <w:marTop w:val="0"/>
                  <w:marBottom w:val="0"/>
                  <w:divBdr>
                    <w:top w:val="none" w:sz="0" w:space="0" w:color="auto"/>
                    <w:left w:val="none" w:sz="0" w:space="0" w:color="auto"/>
                    <w:bottom w:val="none" w:sz="0" w:space="0" w:color="auto"/>
                    <w:right w:val="none" w:sz="0" w:space="0" w:color="auto"/>
                  </w:divBdr>
                  <w:divsChild>
                    <w:div w:id="7486196">
                      <w:marLeft w:val="54"/>
                      <w:marRight w:val="0"/>
                      <w:marTop w:val="0"/>
                      <w:marBottom w:val="0"/>
                      <w:divBdr>
                        <w:top w:val="none" w:sz="0" w:space="0" w:color="auto"/>
                        <w:left w:val="none" w:sz="0" w:space="0" w:color="auto"/>
                        <w:bottom w:val="none" w:sz="0" w:space="0" w:color="auto"/>
                        <w:right w:val="none" w:sz="0" w:space="0" w:color="auto"/>
                      </w:divBdr>
                    </w:div>
                    <w:div w:id="63796610">
                      <w:marLeft w:val="54"/>
                      <w:marRight w:val="0"/>
                      <w:marTop w:val="0"/>
                      <w:marBottom w:val="0"/>
                      <w:divBdr>
                        <w:top w:val="none" w:sz="0" w:space="0" w:color="auto"/>
                        <w:left w:val="none" w:sz="0" w:space="0" w:color="auto"/>
                        <w:bottom w:val="none" w:sz="0" w:space="0" w:color="auto"/>
                        <w:right w:val="none" w:sz="0" w:space="0" w:color="auto"/>
                      </w:divBdr>
                    </w:div>
                    <w:div w:id="170067572">
                      <w:marLeft w:val="54"/>
                      <w:marRight w:val="0"/>
                      <w:marTop w:val="0"/>
                      <w:marBottom w:val="0"/>
                      <w:divBdr>
                        <w:top w:val="none" w:sz="0" w:space="0" w:color="auto"/>
                        <w:left w:val="none" w:sz="0" w:space="0" w:color="auto"/>
                        <w:bottom w:val="none" w:sz="0" w:space="0" w:color="auto"/>
                        <w:right w:val="none" w:sz="0" w:space="0" w:color="auto"/>
                      </w:divBdr>
                    </w:div>
                    <w:div w:id="202059255">
                      <w:marLeft w:val="54"/>
                      <w:marRight w:val="0"/>
                      <w:marTop w:val="0"/>
                      <w:marBottom w:val="0"/>
                      <w:divBdr>
                        <w:top w:val="none" w:sz="0" w:space="0" w:color="auto"/>
                        <w:left w:val="none" w:sz="0" w:space="0" w:color="auto"/>
                        <w:bottom w:val="none" w:sz="0" w:space="0" w:color="auto"/>
                        <w:right w:val="none" w:sz="0" w:space="0" w:color="auto"/>
                      </w:divBdr>
                    </w:div>
                    <w:div w:id="278031169">
                      <w:marLeft w:val="54"/>
                      <w:marRight w:val="0"/>
                      <w:marTop w:val="0"/>
                      <w:marBottom w:val="0"/>
                      <w:divBdr>
                        <w:top w:val="none" w:sz="0" w:space="0" w:color="auto"/>
                        <w:left w:val="none" w:sz="0" w:space="0" w:color="auto"/>
                        <w:bottom w:val="none" w:sz="0" w:space="0" w:color="auto"/>
                        <w:right w:val="none" w:sz="0" w:space="0" w:color="auto"/>
                      </w:divBdr>
                    </w:div>
                    <w:div w:id="389622071">
                      <w:marLeft w:val="54"/>
                      <w:marRight w:val="0"/>
                      <w:marTop w:val="0"/>
                      <w:marBottom w:val="0"/>
                      <w:divBdr>
                        <w:top w:val="none" w:sz="0" w:space="0" w:color="auto"/>
                        <w:left w:val="none" w:sz="0" w:space="0" w:color="auto"/>
                        <w:bottom w:val="none" w:sz="0" w:space="0" w:color="auto"/>
                        <w:right w:val="none" w:sz="0" w:space="0" w:color="auto"/>
                      </w:divBdr>
                    </w:div>
                    <w:div w:id="459029927">
                      <w:marLeft w:val="54"/>
                      <w:marRight w:val="0"/>
                      <w:marTop w:val="0"/>
                      <w:marBottom w:val="0"/>
                      <w:divBdr>
                        <w:top w:val="none" w:sz="0" w:space="0" w:color="auto"/>
                        <w:left w:val="none" w:sz="0" w:space="0" w:color="auto"/>
                        <w:bottom w:val="none" w:sz="0" w:space="0" w:color="auto"/>
                        <w:right w:val="none" w:sz="0" w:space="0" w:color="auto"/>
                      </w:divBdr>
                    </w:div>
                    <w:div w:id="619650209">
                      <w:marLeft w:val="54"/>
                      <w:marRight w:val="0"/>
                      <w:marTop w:val="0"/>
                      <w:marBottom w:val="0"/>
                      <w:divBdr>
                        <w:top w:val="none" w:sz="0" w:space="0" w:color="auto"/>
                        <w:left w:val="none" w:sz="0" w:space="0" w:color="auto"/>
                        <w:bottom w:val="none" w:sz="0" w:space="0" w:color="auto"/>
                        <w:right w:val="none" w:sz="0" w:space="0" w:color="auto"/>
                      </w:divBdr>
                    </w:div>
                    <w:div w:id="707219084">
                      <w:marLeft w:val="54"/>
                      <w:marRight w:val="0"/>
                      <w:marTop w:val="0"/>
                      <w:marBottom w:val="0"/>
                      <w:divBdr>
                        <w:top w:val="none" w:sz="0" w:space="0" w:color="auto"/>
                        <w:left w:val="none" w:sz="0" w:space="0" w:color="auto"/>
                        <w:bottom w:val="none" w:sz="0" w:space="0" w:color="auto"/>
                        <w:right w:val="none" w:sz="0" w:space="0" w:color="auto"/>
                      </w:divBdr>
                    </w:div>
                    <w:div w:id="747312240">
                      <w:marLeft w:val="54"/>
                      <w:marRight w:val="0"/>
                      <w:marTop w:val="0"/>
                      <w:marBottom w:val="0"/>
                      <w:divBdr>
                        <w:top w:val="none" w:sz="0" w:space="0" w:color="auto"/>
                        <w:left w:val="none" w:sz="0" w:space="0" w:color="auto"/>
                        <w:bottom w:val="none" w:sz="0" w:space="0" w:color="auto"/>
                        <w:right w:val="none" w:sz="0" w:space="0" w:color="auto"/>
                      </w:divBdr>
                    </w:div>
                    <w:div w:id="822358107">
                      <w:marLeft w:val="54"/>
                      <w:marRight w:val="0"/>
                      <w:marTop w:val="0"/>
                      <w:marBottom w:val="0"/>
                      <w:divBdr>
                        <w:top w:val="none" w:sz="0" w:space="0" w:color="auto"/>
                        <w:left w:val="none" w:sz="0" w:space="0" w:color="auto"/>
                        <w:bottom w:val="none" w:sz="0" w:space="0" w:color="auto"/>
                        <w:right w:val="none" w:sz="0" w:space="0" w:color="auto"/>
                      </w:divBdr>
                    </w:div>
                    <w:div w:id="915096428">
                      <w:marLeft w:val="54"/>
                      <w:marRight w:val="0"/>
                      <w:marTop w:val="0"/>
                      <w:marBottom w:val="0"/>
                      <w:divBdr>
                        <w:top w:val="none" w:sz="0" w:space="0" w:color="auto"/>
                        <w:left w:val="none" w:sz="0" w:space="0" w:color="auto"/>
                        <w:bottom w:val="none" w:sz="0" w:space="0" w:color="auto"/>
                        <w:right w:val="none" w:sz="0" w:space="0" w:color="auto"/>
                      </w:divBdr>
                    </w:div>
                    <w:div w:id="1299218140">
                      <w:marLeft w:val="54"/>
                      <w:marRight w:val="0"/>
                      <w:marTop w:val="0"/>
                      <w:marBottom w:val="0"/>
                      <w:divBdr>
                        <w:top w:val="none" w:sz="0" w:space="0" w:color="auto"/>
                        <w:left w:val="none" w:sz="0" w:space="0" w:color="auto"/>
                        <w:bottom w:val="none" w:sz="0" w:space="0" w:color="auto"/>
                        <w:right w:val="none" w:sz="0" w:space="0" w:color="auto"/>
                      </w:divBdr>
                    </w:div>
                    <w:div w:id="1438255737">
                      <w:marLeft w:val="54"/>
                      <w:marRight w:val="0"/>
                      <w:marTop w:val="0"/>
                      <w:marBottom w:val="0"/>
                      <w:divBdr>
                        <w:top w:val="none" w:sz="0" w:space="0" w:color="auto"/>
                        <w:left w:val="none" w:sz="0" w:space="0" w:color="auto"/>
                        <w:bottom w:val="none" w:sz="0" w:space="0" w:color="auto"/>
                        <w:right w:val="none" w:sz="0" w:space="0" w:color="auto"/>
                      </w:divBdr>
                    </w:div>
                    <w:div w:id="1585259693">
                      <w:marLeft w:val="54"/>
                      <w:marRight w:val="0"/>
                      <w:marTop w:val="0"/>
                      <w:marBottom w:val="0"/>
                      <w:divBdr>
                        <w:top w:val="none" w:sz="0" w:space="0" w:color="auto"/>
                        <w:left w:val="none" w:sz="0" w:space="0" w:color="auto"/>
                        <w:bottom w:val="none" w:sz="0" w:space="0" w:color="auto"/>
                        <w:right w:val="none" w:sz="0" w:space="0" w:color="auto"/>
                      </w:divBdr>
                    </w:div>
                    <w:div w:id="1686978276">
                      <w:marLeft w:val="54"/>
                      <w:marRight w:val="0"/>
                      <w:marTop w:val="0"/>
                      <w:marBottom w:val="0"/>
                      <w:divBdr>
                        <w:top w:val="none" w:sz="0" w:space="0" w:color="auto"/>
                        <w:left w:val="none" w:sz="0" w:space="0" w:color="auto"/>
                        <w:bottom w:val="none" w:sz="0" w:space="0" w:color="auto"/>
                        <w:right w:val="none" w:sz="0" w:space="0" w:color="auto"/>
                      </w:divBdr>
                    </w:div>
                    <w:div w:id="1810782419">
                      <w:marLeft w:val="54"/>
                      <w:marRight w:val="0"/>
                      <w:marTop w:val="0"/>
                      <w:marBottom w:val="0"/>
                      <w:divBdr>
                        <w:top w:val="none" w:sz="0" w:space="0" w:color="auto"/>
                        <w:left w:val="none" w:sz="0" w:space="0" w:color="auto"/>
                        <w:bottom w:val="none" w:sz="0" w:space="0" w:color="auto"/>
                        <w:right w:val="none" w:sz="0" w:space="0" w:color="auto"/>
                      </w:divBdr>
                    </w:div>
                    <w:div w:id="1888952574">
                      <w:marLeft w:val="54"/>
                      <w:marRight w:val="0"/>
                      <w:marTop w:val="0"/>
                      <w:marBottom w:val="0"/>
                      <w:divBdr>
                        <w:top w:val="none" w:sz="0" w:space="0" w:color="auto"/>
                        <w:left w:val="none" w:sz="0" w:space="0" w:color="auto"/>
                        <w:bottom w:val="none" w:sz="0" w:space="0" w:color="auto"/>
                        <w:right w:val="none" w:sz="0" w:space="0" w:color="auto"/>
                      </w:divBdr>
                    </w:div>
                    <w:div w:id="1963074173">
                      <w:marLeft w:val="54"/>
                      <w:marRight w:val="0"/>
                      <w:marTop w:val="0"/>
                      <w:marBottom w:val="0"/>
                      <w:divBdr>
                        <w:top w:val="none" w:sz="0" w:space="0" w:color="auto"/>
                        <w:left w:val="none" w:sz="0" w:space="0" w:color="auto"/>
                        <w:bottom w:val="none" w:sz="0" w:space="0" w:color="auto"/>
                        <w:right w:val="none" w:sz="0" w:space="0" w:color="auto"/>
                      </w:divBdr>
                    </w:div>
                    <w:div w:id="2075394318">
                      <w:marLeft w:val="5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325956">
          <w:marLeft w:val="0"/>
          <w:marRight w:val="0"/>
          <w:marTop w:val="144"/>
          <w:marBottom w:val="240"/>
          <w:divBdr>
            <w:top w:val="single" w:sz="4" w:space="5" w:color="FABD23"/>
            <w:left w:val="none" w:sz="0" w:space="0" w:color="auto"/>
            <w:bottom w:val="single" w:sz="4" w:space="14" w:color="FABD23"/>
            <w:right w:val="none" w:sz="0" w:space="0" w:color="auto"/>
          </w:divBdr>
          <w:divsChild>
            <w:div w:id="1663964565">
              <w:marLeft w:val="86"/>
              <w:marRight w:val="86"/>
              <w:marTop w:val="0"/>
              <w:marBottom w:val="0"/>
              <w:divBdr>
                <w:top w:val="none" w:sz="0" w:space="0" w:color="auto"/>
                <w:left w:val="none" w:sz="0" w:space="0" w:color="auto"/>
                <w:bottom w:val="none" w:sz="0" w:space="0" w:color="auto"/>
                <w:right w:val="none" w:sz="0" w:space="0" w:color="auto"/>
              </w:divBdr>
            </w:div>
          </w:divsChild>
        </w:div>
        <w:div w:id="1645354028">
          <w:marLeft w:val="0"/>
          <w:marRight w:val="0"/>
          <w:marTop w:val="0"/>
          <w:marBottom w:val="0"/>
          <w:divBdr>
            <w:top w:val="none" w:sz="0" w:space="0" w:color="auto"/>
            <w:left w:val="none" w:sz="0" w:space="0" w:color="auto"/>
            <w:bottom w:val="none" w:sz="0" w:space="0" w:color="auto"/>
            <w:right w:val="none" w:sz="0" w:space="0" w:color="auto"/>
          </w:divBdr>
          <w:divsChild>
            <w:div w:id="82648704">
              <w:marLeft w:val="0"/>
              <w:marRight w:val="0"/>
              <w:marTop w:val="0"/>
              <w:marBottom w:val="0"/>
              <w:divBdr>
                <w:top w:val="none" w:sz="0" w:space="0" w:color="auto"/>
                <w:left w:val="none" w:sz="0" w:space="0" w:color="auto"/>
                <w:bottom w:val="none" w:sz="0" w:space="0" w:color="auto"/>
                <w:right w:val="none" w:sz="0" w:space="0" w:color="auto"/>
              </w:divBdr>
            </w:div>
            <w:div w:id="195437496">
              <w:marLeft w:val="0"/>
              <w:marRight w:val="0"/>
              <w:marTop w:val="0"/>
              <w:marBottom w:val="120"/>
              <w:divBdr>
                <w:top w:val="none" w:sz="0" w:space="0" w:color="auto"/>
                <w:left w:val="none" w:sz="0" w:space="0" w:color="auto"/>
                <w:bottom w:val="none" w:sz="0" w:space="0" w:color="auto"/>
                <w:right w:val="none" w:sz="0" w:space="0" w:color="auto"/>
              </w:divBdr>
              <w:divsChild>
                <w:div w:id="732119692">
                  <w:marLeft w:val="0"/>
                  <w:marRight w:val="0"/>
                  <w:marTop w:val="0"/>
                  <w:marBottom w:val="0"/>
                  <w:divBdr>
                    <w:top w:val="single" w:sz="4" w:space="0" w:color="AAAAAA"/>
                    <w:left w:val="single" w:sz="4" w:space="6" w:color="AAAAAA"/>
                    <w:bottom w:val="single" w:sz="4" w:space="4" w:color="AAAAAA"/>
                    <w:right w:val="single" w:sz="4" w:space="0" w:color="AAAAAA"/>
                  </w:divBdr>
                </w:div>
              </w:divsChild>
            </w:div>
            <w:div w:id="270362249">
              <w:marLeft w:val="0"/>
              <w:marRight w:val="0"/>
              <w:marTop w:val="0"/>
              <w:marBottom w:val="120"/>
              <w:divBdr>
                <w:top w:val="none" w:sz="0" w:space="0" w:color="auto"/>
                <w:left w:val="none" w:sz="0" w:space="0" w:color="auto"/>
                <w:bottom w:val="none" w:sz="0" w:space="0" w:color="auto"/>
                <w:right w:val="none" w:sz="0" w:space="0" w:color="auto"/>
              </w:divBdr>
              <w:divsChild>
                <w:div w:id="1776173144">
                  <w:marLeft w:val="0"/>
                  <w:marRight w:val="0"/>
                  <w:marTop w:val="0"/>
                  <w:marBottom w:val="0"/>
                  <w:divBdr>
                    <w:top w:val="single" w:sz="4" w:space="6" w:color="AAAAAA"/>
                    <w:left w:val="single" w:sz="4" w:space="5" w:color="AAAAAA"/>
                    <w:bottom w:val="single" w:sz="4" w:space="5" w:color="AAAAAA"/>
                    <w:right w:val="single" w:sz="4" w:space="5" w:color="AAAAAA"/>
                  </w:divBdr>
                  <w:divsChild>
                    <w:div w:id="14113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40842">
              <w:marLeft w:val="0"/>
              <w:marRight w:val="0"/>
              <w:marTop w:val="0"/>
              <w:marBottom w:val="120"/>
              <w:divBdr>
                <w:top w:val="none" w:sz="0" w:space="0" w:color="auto"/>
                <w:left w:val="none" w:sz="0" w:space="0" w:color="auto"/>
                <w:bottom w:val="none" w:sz="0" w:space="0" w:color="auto"/>
                <w:right w:val="none" w:sz="0" w:space="0" w:color="auto"/>
              </w:divBdr>
              <w:divsChild>
                <w:div w:id="918250771">
                  <w:marLeft w:val="0"/>
                  <w:marRight w:val="0"/>
                  <w:marTop w:val="0"/>
                  <w:marBottom w:val="0"/>
                  <w:divBdr>
                    <w:top w:val="single" w:sz="4" w:space="0" w:color="AAAAAA"/>
                    <w:left w:val="single" w:sz="4" w:space="6" w:color="AAAAAA"/>
                    <w:bottom w:val="single" w:sz="4" w:space="4" w:color="AAAAAA"/>
                    <w:right w:val="single" w:sz="4" w:space="10" w:color="AAAAAA"/>
                  </w:divBdr>
                </w:div>
              </w:divsChild>
            </w:div>
            <w:div w:id="1090810766">
              <w:marLeft w:val="0"/>
              <w:marRight w:val="0"/>
              <w:marTop w:val="0"/>
              <w:marBottom w:val="0"/>
              <w:divBdr>
                <w:top w:val="none" w:sz="0" w:space="0" w:color="auto"/>
                <w:left w:val="none" w:sz="0" w:space="0" w:color="auto"/>
                <w:bottom w:val="none" w:sz="0" w:space="0" w:color="auto"/>
                <w:right w:val="none" w:sz="0" w:space="0" w:color="auto"/>
              </w:divBdr>
              <w:divsChild>
                <w:div w:id="145925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758077">
      <w:bodyDiv w:val="1"/>
      <w:marLeft w:val="0"/>
      <w:marRight w:val="0"/>
      <w:marTop w:val="0"/>
      <w:marBottom w:val="0"/>
      <w:divBdr>
        <w:top w:val="none" w:sz="0" w:space="0" w:color="auto"/>
        <w:left w:val="none" w:sz="0" w:space="0" w:color="auto"/>
        <w:bottom w:val="none" w:sz="0" w:space="0" w:color="auto"/>
        <w:right w:val="none" w:sz="0" w:space="0" w:color="auto"/>
      </w:divBdr>
    </w:div>
    <w:div w:id="551499747">
      <w:bodyDiv w:val="1"/>
      <w:marLeft w:val="0"/>
      <w:marRight w:val="0"/>
      <w:marTop w:val="0"/>
      <w:marBottom w:val="0"/>
      <w:divBdr>
        <w:top w:val="none" w:sz="0" w:space="0" w:color="auto"/>
        <w:left w:val="none" w:sz="0" w:space="0" w:color="auto"/>
        <w:bottom w:val="none" w:sz="0" w:space="0" w:color="auto"/>
        <w:right w:val="none" w:sz="0" w:space="0" w:color="auto"/>
      </w:divBdr>
    </w:div>
    <w:div w:id="588924845">
      <w:bodyDiv w:val="1"/>
      <w:marLeft w:val="0"/>
      <w:marRight w:val="0"/>
      <w:marTop w:val="0"/>
      <w:marBottom w:val="0"/>
      <w:divBdr>
        <w:top w:val="none" w:sz="0" w:space="0" w:color="auto"/>
        <w:left w:val="none" w:sz="0" w:space="0" w:color="auto"/>
        <w:bottom w:val="none" w:sz="0" w:space="0" w:color="auto"/>
        <w:right w:val="none" w:sz="0" w:space="0" w:color="auto"/>
      </w:divBdr>
    </w:div>
    <w:div w:id="628241610">
      <w:bodyDiv w:val="1"/>
      <w:marLeft w:val="0"/>
      <w:marRight w:val="0"/>
      <w:marTop w:val="0"/>
      <w:marBottom w:val="0"/>
      <w:divBdr>
        <w:top w:val="none" w:sz="0" w:space="0" w:color="auto"/>
        <w:left w:val="none" w:sz="0" w:space="0" w:color="auto"/>
        <w:bottom w:val="none" w:sz="0" w:space="0" w:color="auto"/>
        <w:right w:val="none" w:sz="0" w:space="0" w:color="auto"/>
      </w:divBdr>
    </w:div>
    <w:div w:id="640812859">
      <w:bodyDiv w:val="1"/>
      <w:marLeft w:val="0"/>
      <w:marRight w:val="0"/>
      <w:marTop w:val="0"/>
      <w:marBottom w:val="0"/>
      <w:divBdr>
        <w:top w:val="none" w:sz="0" w:space="0" w:color="auto"/>
        <w:left w:val="none" w:sz="0" w:space="0" w:color="auto"/>
        <w:bottom w:val="none" w:sz="0" w:space="0" w:color="auto"/>
        <w:right w:val="none" w:sz="0" w:space="0" w:color="auto"/>
      </w:divBdr>
      <w:divsChild>
        <w:div w:id="1507405104">
          <w:marLeft w:val="0"/>
          <w:marRight w:val="0"/>
          <w:marTop w:val="0"/>
          <w:marBottom w:val="0"/>
          <w:divBdr>
            <w:top w:val="none" w:sz="0" w:space="0" w:color="auto"/>
            <w:left w:val="none" w:sz="0" w:space="0" w:color="auto"/>
            <w:bottom w:val="none" w:sz="0" w:space="0" w:color="auto"/>
            <w:right w:val="none" w:sz="0" w:space="0" w:color="auto"/>
          </w:divBdr>
          <w:divsChild>
            <w:div w:id="1995909015">
              <w:marLeft w:val="0"/>
              <w:marRight w:val="0"/>
              <w:marTop w:val="0"/>
              <w:marBottom w:val="0"/>
              <w:divBdr>
                <w:top w:val="none" w:sz="0" w:space="0" w:color="auto"/>
                <w:left w:val="none" w:sz="0" w:space="0" w:color="auto"/>
                <w:bottom w:val="none" w:sz="0" w:space="0" w:color="auto"/>
                <w:right w:val="none" w:sz="0" w:space="0" w:color="auto"/>
              </w:divBdr>
            </w:div>
            <w:div w:id="1594243669">
              <w:marLeft w:val="0"/>
              <w:marRight w:val="0"/>
              <w:marTop w:val="0"/>
              <w:marBottom w:val="0"/>
              <w:divBdr>
                <w:top w:val="none" w:sz="0" w:space="0" w:color="auto"/>
                <w:left w:val="none" w:sz="0" w:space="0" w:color="auto"/>
                <w:bottom w:val="none" w:sz="0" w:space="0" w:color="auto"/>
                <w:right w:val="none" w:sz="0" w:space="0" w:color="auto"/>
              </w:divBdr>
            </w:div>
            <w:div w:id="1608152472">
              <w:marLeft w:val="0"/>
              <w:marRight w:val="0"/>
              <w:marTop w:val="0"/>
              <w:marBottom w:val="0"/>
              <w:divBdr>
                <w:top w:val="none" w:sz="0" w:space="0" w:color="auto"/>
                <w:left w:val="none" w:sz="0" w:space="0" w:color="auto"/>
                <w:bottom w:val="none" w:sz="0" w:space="0" w:color="auto"/>
                <w:right w:val="none" w:sz="0" w:space="0" w:color="auto"/>
              </w:divBdr>
            </w:div>
            <w:div w:id="1623923589">
              <w:marLeft w:val="0"/>
              <w:marRight w:val="0"/>
              <w:marTop w:val="0"/>
              <w:marBottom w:val="0"/>
              <w:divBdr>
                <w:top w:val="none" w:sz="0" w:space="0" w:color="auto"/>
                <w:left w:val="none" w:sz="0" w:space="0" w:color="auto"/>
                <w:bottom w:val="none" w:sz="0" w:space="0" w:color="auto"/>
                <w:right w:val="none" w:sz="0" w:space="0" w:color="auto"/>
              </w:divBdr>
            </w:div>
            <w:div w:id="1174998922">
              <w:marLeft w:val="0"/>
              <w:marRight w:val="0"/>
              <w:marTop w:val="0"/>
              <w:marBottom w:val="0"/>
              <w:divBdr>
                <w:top w:val="none" w:sz="0" w:space="0" w:color="auto"/>
                <w:left w:val="none" w:sz="0" w:space="0" w:color="auto"/>
                <w:bottom w:val="none" w:sz="0" w:space="0" w:color="auto"/>
                <w:right w:val="none" w:sz="0" w:space="0" w:color="auto"/>
              </w:divBdr>
            </w:div>
            <w:div w:id="88063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73920">
      <w:bodyDiv w:val="1"/>
      <w:marLeft w:val="0"/>
      <w:marRight w:val="0"/>
      <w:marTop w:val="0"/>
      <w:marBottom w:val="0"/>
      <w:divBdr>
        <w:top w:val="none" w:sz="0" w:space="0" w:color="auto"/>
        <w:left w:val="none" w:sz="0" w:space="0" w:color="auto"/>
        <w:bottom w:val="none" w:sz="0" w:space="0" w:color="auto"/>
        <w:right w:val="none" w:sz="0" w:space="0" w:color="auto"/>
      </w:divBdr>
    </w:div>
    <w:div w:id="834565402">
      <w:bodyDiv w:val="1"/>
      <w:marLeft w:val="0"/>
      <w:marRight w:val="0"/>
      <w:marTop w:val="0"/>
      <w:marBottom w:val="0"/>
      <w:divBdr>
        <w:top w:val="none" w:sz="0" w:space="0" w:color="auto"/>
        <w:left w:val="none" w:sz="0" w:space="0" w:color="auto"/>
        <w:bottom w:val="none" w:sz="0" w:space="0" w:color="auto"/>
        <w:right w:val="none" w:sz="0" w:space="0" w:color="auto"/>
      </w:divBdr>
    </w:div>
    <w:div w:id="852034885">
      <w:bodyDiv w:val="1"/>
      <w:marLeft w:val="0"/>
      <w:marRight w:val="0"/>
      <w:marTop w:val="0"/>
      <w:marBottom w:val="0"/>
      <w:divBdr>
        <w:top w:val="none" w:sz="0" w:space="0" w:color="auto"/>
        <w:left w:val="none" w:sz="0" w:space="0" w:color="auto"/>
        <w:bottom w:val="none" w:sz="0" w:space="0" w:color="auto"/>
        <w:right w:val="none" w:sz="0" w:space="0" w:color="auto"/>
      </w:divBdr>
      <w:divsChild>
        <w:div w:id="564992703">
          <w:marLeft w:val="547"/>
          <w:marRight w:val="0"/>
          <w:marTop w:val="200"/>
          <w:marBottom w:val="0"/>
          <w:divBdr>
            <w:top w:val="none" w:sz="0" w:space="0" w:color="auto"/>
            <w:left w:val="none" w:sz="0" w:space="0" w:color="auto"/>
            <w:bottom w:val="none" w:sz="0" w:space="0" w:color="auto"/>
            <w:right w:val="none" w:sz="0" w:space="0" w:color="auto"/>
          </w:divBdr>
        </w:div>
        <w:div w:id="1470514121">
          <w:marLeft w:val="547"/>
          <w:marRight w:val="0"/>
          <w:marTop w:val="200"/>
          <w:marBottom w:val="0"/>
          <w:divBdr>
            <w:top w:val="none" w:sz="0" w:space="0" w:color="auto"/>
            <w:left w:val="none" w:sz="0" w:space="0" w:color="auto"/>
            <w:bottom w:val="none" w:sz="0" w:space="0" w:color="auto"/>
            <w:right w:val="none" w:sz="0" w:space="0" w:color="auto"/>
          </w:divBdr>
        </w:div>
        <w:div w:id="1952862191">
          <w:marLeft w:val="547"/>
          <w:marRight w:val="0"/>
          <w:marTop w:val="200"/>
          <w:marBottom w:val="0"/>
          <w:divBdr>
            <w:top w:val="none" w:sz="0" w:space="0" w:color="auto"/>
            <w:left w:val="none" w:sz="0" w:space="0" w:color="auto"/>
            <w:bottom w:val="none" w:sz="0" w:space="0" w:color="auto"/>
            <w:right w:val="none" w:sz="0" w:space="0" w:color="auto"/>
          </w:divBdr>
        </w:div>
        <w:div w:id="1981838891">
          <w:marLeft w:val="547"/>
          <w:marRight w:val="0"/>
          <w:marTop w:val="200"/>
          <w:marBottom w:val="0"/>
          <w:divBdr>
            <w:top w:val="none" w:sz="0" w:space="0" w:color="auto"/>
            <w:left w:val="none" w:sz="0" w:space="0" w:color="auto"/>
            <w:bottom w:val="none" w:sz="0" w:space="0" w:color="auto"/>
            <w:right w:val="none" w:sz="0" w:space="0" w:color="auto"/>
          </w:divBdr>
        </w:div>
      </w:divsChild>
    </w:div>
    <w:div w:id="875387319">
      <w:bodyDiv w:val="1"/>
      <w:marLeft w:val="0"/>
      <w:marRight w:val="0"/>
      <w:marTop w:val="0"/>
      <w:marBottom w:val="0"/>
      <w:divBdr>
        <w:top w:val="none" w:sz="0" w:space="0" w:color="auto"/>
        <w:left w:val="none" w:sz="0" w:space="0" w:color="auto"/>
        <w:bottom w:val="none" w:sz="0" w:space="0" w:color="auto"/>
        <w:right w:val="none" w:sz="0" w:space="0" w:color="auto"/>
      </w:divBdr>
    </w:div>
    <w:div w:id="980187600">
      <w:bodyDiv w:val="1"/>
      <w:marLeft w:val="0"/>
      <w:marRight w:val="0"/>
      <w:marTop w:val="0"/>
      <w:marBottom w:val="0"/>
      <w:divBdr>
        <w:top w:val="none" w:sz="0" w:space="0" w:color="auto"/>
        <w:left w:val="none" w:sz="0" w:space="0" w:color="auto"/>
        <w:bottom w:val="none" w:sz="0" w:space="0" w:color="auto"/>
        <w:right w:val="none" w:sz="0" w:space="0" w:color="auto"/>
      </w:divBdr>
      <w:divsChild>
        <w:div w:id="85079983">
          <w:marLeft w:val="0"/>
          <w:marRight w:val="0"/>
          <w:marTop w:val="0"/>
          <w:marBottom w:val="0"/>
          <w:divBdr>
            <w:top w:val="none" w:sz="0" w:space="0" w:color="auto"/>
            <w:left w:val="none" w:sz="0" w:space="0" w:color="auto"/>
            <w:bottom w:val="none" w:sz="0" w:space="0" w:color="auto"/>
            <w:right w:val="none" w:sz="0" w:space="0" w:color="auto"/>
          </w:divBdr>
        </w:div>
        <w:div w:id="695735526">
          <w:marLeft w:val="0"/>
          <w:marRight w:val="0"/>
          <w:marTop w:val="0"/>
          <w:marBottom w:val="0"/>
          <w:divBdr>
            <w:top w:val="none" w:sz="0" w:space="0" w:color="auto"/>
            <w:left w:val="none" w:sz="0" w:space="0" w:color="auto"/>
            <w:bottom w:val="none" w:sz="0" w:space="0" w:color="auto"/>
            <w:right w:val="none" w:sz="0" w:space="0" w:color="auto"/>
          </w:divBdr>
        </w:div>
        <w:div w:id="748962458">
          <w:marLeft w:val="0"/>
          <w:marRight w:val="0"/>
          <w:marTop w:val="0"/>
          <w:marBottom w:val="0"/>
          <w:divBdr>
            <w:top w:val="none" w:sz="0" w:space="0" w:color="auto"/>
            <w:left w:val="none" w:sz="0" w:space="0" w:color="auto"/>
            <w:bottom w:val="none" w:sz="0" w:space="0" w:color="auto"/>
            <w:right w:val="none" w:sz="0" w:space="0" w:color="auto"/>
          </w:divBdr>
        </w:div>
        <w:div w:id="891621867">
          <w:marLeft w:val="0"/>
          <w:marRight w:val="0"/>
          <w:marTop w:val="0"/>
          <w:marBottom w:val="0"/>
          <w:divBdr>
            <w:top w:val="none" w:sz="0" w:space="0" w:color="auto"/>
            <w:left w:val="none" w:sz="0" w:space="0" w:color="auto"/>
            <w:bottom w:val="none" w:sz="0" w:space="0" w:color="auto"/>
            <w:right w:val="none" w:sz="0" w:space="0" w:color="auto"/>
          </w:divBdr>
        </w:div>
        <w:div w:id="921597878">
          <w:marLeft w:val="0"/>
          <w:marRight w:val="0"/>
          <w:marTop w:val="0"/>
          <w:marBottom w:val="0"/>
          <w:divBdr>
            <w:top w:val="none" w:sz="0" w:space="0" w:color="auto"/>
            <w:left w:val="none" w:sz="0" w:space="0" w:color="auto"/>
            <w:bottom w:val="none" w:sz="0" w:space="0" w:color="auto"/>
            <w:right w:val="none" w:sz="0" w:space="0" w:color="auto"/>
          </w:divBdr>
        </w:div>
        <w:div w:id="1037657890">
          <w:marLeft w:val="0"/>
          <w:marRight w:val="0"/>
          <w:marTop w:val="0"/>
          <w:marBottom w:val="0"/>
          <w:divBdr>
            <w:top w:val="none" w:sz="0" w:space="0" w:color="auto"/>
            <w:left w:val="none" w:sz="0" w:space="0" w:color="auto"/>
            <w:bottom w:val="none" w:sz="0" w:space="0" w:color="auto"/>
            <w:right w:val="none" w:sz="0" w:space="0" w:color="auto"/>
          </w:divBdr>
        </w:div>
        <w:div w:id="1296133486">
          <w:marLeft w:val="0"/>
          <w:marRight w:val="0"/>
          <w:marTop w:val="0"/>
          <w:marBottom w:val="0"/>
          <w:divBdr>
            <w:top w:val="none" w:sz="0" w:space="0" w:color="auto"/>
            <w:left w:val="none" w:sz="0" w:space="0" w:color="auto"/>
            <w:bottom w:val="none" w:sz="0" w:space="0" w:color="auto"/>
            <w:right w:val="none" w:sz="0" w:space="0" w:color="auto"/>
          </w:divBdr>
        </w:div>
        <w:div w:id="1298494140">
          <w:marLeft w:val="0"/>
          <w:marRight w:val="0"/>
          <w:marTop w:val="0"/>
          <w:marBottom w:val="0"/>
          <w:divBdr>
            <w:top w:val="none" w:sz="0" w:space="0" w:color="auto"/>
            <w:left w:val="none" w:sz="0" w:space="0" w:color="auto"/>
            <w:bottom w:val="none" w:sz="0" w:space="0" w:color="auto"/>
            <w:right w:val="none" w:sz="0" w:space="0" w:color="auto"/>
          </w:divBdr>
        </w:div>
        <w:div w:id="1349523783">
          <w:marLeft w:val="0"/>
          <w:marRight w:val="0"/>
          <w:marTop w:val="0"/>
          <w:marBottom w:val="0"/>
          <w:divBdr>
            <w:top w:val="none" w:sz="0" w:space="0" w:color="auto"/>
            <w:left w:val="none" w:sz="0" w:space="0" w:color="auto"/>
            <w:bottom w:val="none" w:sz="0" w:space="0" w:color="auto"/>
            <w:right w:val="none" w:sz="0" w:space="0" w:color="auto"/>
          </w:divBdr>
        </w:div>
        <w:div w:id="1505585746">
          <w:marLeft w:val="0"/>
          <w:marRight w:val="0"/>
          <w:marTop w:val="0"/>
          <w:marBottom w:val="0"/>
          <w:divBdr>
            <w:top w:val="none" w:sz="0" w:space="0" w:color="auto"/>
            <w:left w:val="none" w:sz="0" w:space="0" w:color="auto"/>
            <w:bottom w:val="none" w:sz="0" w:space="0" w:color="auto"/>
            <w:right w:val="none" w:sz="0" w:space="0" w:color="auto"/>
          </w:divBdr>
        </w:div>
        <w:div w:id="1598633429">
          <w:marLeft w:val="0"/>
          <w:marRight w:val="0"/>
          <w:marTop w:val="0"/>
          <w:marBottom w:val="0"/>
          <w:divBdr>
            <w:top w:val="none" w:sz="0" w:space="0" w:color="auto"/>
            <w:left w:val="none" w:sz="0" w:space="0" w:color="auto"/>
            <w:bottom w:val="none" w:sz="0" w:space="0" w:color="auto"/>
            <w:right w:val="none" w:sz="0" w:space="0" w:color="auto"/>
          </w:divBdr>
        </w:div>
        <w:div w:id="2001273159">
          <w:marLeft w:val="0"/>
          <w:marRight w:val="0"/>
          <w:marTop w:val="0"/>
          <w:marBottom w:val="0"/>
          <w:divBdr>
            <w:top w:val="none" w:sz="0" w:space="0" w:color="auto"/>
            <w:left w:val="none" w:sz="0" w:space="0" w:color="auto"/>
            <w:bottom w:val="none" w:sz="0" w:space="0" w:color="auto"/>
            <w:right w:val="none" w:sz="0" w:space="0" w:color="auto"/>
          </w:divBdr>
        </w:div>
      </w:divsChild>
    </w:div>
    <w:div w:id="983312806">
      <w:bodyDiv w:val="1"/>
      <w:marLeft w:val="0"/>
      <w:marRight w:val="0"/>
      <w:marTop w:val="0"/>
      <w:marBottom w:val="0"/>
      <w:divBdr>
        <w:top w:val="none" w:sz="0" w:space="0" w:color="auto"/>
        <w:left w:val="none" w:sz="0" w:space="0" w:color="auto"/>
        <w:bottom w:val="none" w:sz="0" w:space="0" w:color="auto"/>
        <w:right w:val="none" w:sz="0" w:space="0" w:color="auto"/>
      </w:divBdr>
    </w:div>
    <w:div w:id="989558752">
      <w:bodyDiv w:val="1"/>
      <w:marLeft w:val="0"/>
      <w:marRight w:val="0"/>
      <w:marTop w:val="0"/>
      <w:marBottom w:val="0"/>
      <w:divBdr>
        <w:top w:val="none" w:sz="0" w:space="0" w:color="auto"/>
        <w:left w:val="none" w:sz="0" w:space="0" w:color="auto"/>
        <w:bottom w:val="none" w:sz="0" w:space="0" w:color="auto"/>
        <w:right w:val="none" w:sz="0" w:space="0" w:color="auto"/>
      </w:divBdr>
    </w:div>
    <w:div w:id="1001933507">
      <w:bodyDiv w:val="1"/>
      <w:marLeft w:val="0"/>
      <w:marRight w:val="0"/>
      <w:marTop w:val="0"/>
      <w:marBottom w:val="0"/>
      <w:divBdr>
        <w:top w:val="none" w:sz="0" w:space="0" w:color="auto"/>
        <w:left w:val="none" w:sz="0" w:space="0" w:color="auto"/>
        <w:bottom w:val="none" w:sz="0" w:space="0" w:color="auto"/>
        <w:right w:val="none" w:sz="0" w:space="0" w:color="auto"/>
      </w:divBdr>
    </w:div>
    <w:div w:id="1040126312">
      <w:bodyDiv w:val="1"/>
      <w:marLeft w:val="0"/>
      <w:marRight w:val="0"/>
      <w:marTop w:val="0"/>
      <w:marBottom w:val="0"/>
      <w:divBdr>
        <w:top w:val="none" w:sz="0" w:space="0" w:color="auto"/>
        <w:left w:val="none" w:sz="0" w:space="0" w:color="auto"/>
        <w:bottom w:val="none" w:sz="0" w:space="0" w:color="auto"/>
        <w:right w:val="none" w:sz="0" w:space="0" w:color="auto"/>
      </w:divBdr>
    </w:div>
    <w:div w:id="1068769923">
      <w:bodyDiv w:val="1"/>
      <w:marLeft w:val="0"/>
      <w:marRight w:val="0"/>
      <w:marTop w:val="0"/>
      <w:marBottom w:val="0"/>
      <w:divBdr>
        <w:top w:val="none" w:sz="0" w:space="0" w:color="auto"/>
        <w:left w:val="none" w:sz="0" w:space="0" w:color="auto"/>
        <w:bottom w:val="none" w:sz="0" w:space="0" w:color="auto"/>
        <w:right w:val="none" w:sz="0" w:space="0" w:color="auto"/>
      </w:divBdr>
    </w:div>
    <w:div w:id="1125074333">
      <w:bodyDiv w:val="1"/>
      <w:marLeft w:val="0"/>
      <w:marRight w:val="0"/>
      <w:marTop w:val="0"/>
      <w:marBottom w:val="0"/>
      <w:divBdr>
        <w:top w:val="none" w:sz="0" w:space="0" w:color="auto"/>
        <w:left w:val="none" w:sz="0" w:space="0" w:color="auto"/>
        <w:bottom w:val="none" w:sz="0" w:space="0" w:color="auto"/>
        <w:right w:val="none" w:sz="0" w:space="0" w:color="auto"/>
      </w:divBdr>
    </w:div>
    <w:div w:id="1189947615">
      <w:bodyDiv w:val="1"/>
      <w:marLeft w:val="0"/>
      <w:marRight w:val="0"/>
      <w:marTop w:val="0"/>
      <w:marBottom w:val="0"/>
      <w:divBdr>
        <w:top w:val="none" w:sz="0" w:space="0" w:color="auto"/>
        <w:left w:val="none" w:sz="0" w:space="0" w:color="auto"/>
        <w:bottom w:val="none" w:sz="0" w:space="0" w:color="auto"/>
        <w:right w:val="none" w:sz="0" w:space="0" w:color="auto"/>
      </w:divBdr>
      <w:divsChild>
        <w:div w:id="65030362">
          <w:marLeft w:val="0"/>
          <w:marRight w:val="0"/>
          <w:marTop w:val="0"/>
          <w:marBottom w:val="0"/>
          <w:divBdr>
            <w:top w:val="none" w:sz="0" w:space="0" w:color="auto"/>
            <w:left w:val="none" w:sz="0" w:space="0" w:color="auto"/>
            <w:bottom w:val="none" w:sz="0" w:space="0" w:color="auto"/>
            <w:right w:val="none" w:sz="0" w:space="0" w:color="auto"/>
          </w:divBdr>
        </w:div>
        <w:div w:id="204873488">
          <w:marLeft w:val="0"/>
          <w:marRight w:val="0"/>
          <w:marTop w:val="0"/>
          <w:marBottom w:val="0"/>
          <w:divBdr>
            <w:top w:val="none" w:sz="0" w:space="0" w:color="auto"/>
            <w:left w:val="none" w:sz="0" w:space="0" w:color="auto"/>
            <w:bottom w:val="none" w:sz="0" w:space="0" w:color="auto"/>
            <w:right w:val="none" w:sz="0" w:space="0" w:color="auto"/>
          </w:divBdr>
        </w:div>
        <w:div w:id="778334259">
          <w:marLeft w:val="0"/>
          <w:marRight w:val="0"/>
          <w:marTop w:val="0"/>
          <w:marBottom w:val="0"/>
          <w:divBdr>
            <w:top w:val="none" w:sz="0" w:space="0" w:color="auto"/>
            <w:left w:val="none" w:sz="0" w:space="0" w:color="auto"/>
            <w:bottom w:val="none" w:sz="0" w:space="0" w:color="auto"/>
            <w:right w:val="none" w:sz="0" w:space="0" w:color="auto"/>
          </w:divBdr>
        </w:div>
        <w:div w:id="1886794423">
          <w:marLeft w:val="0"/>
          <w:marRight w:val="0"/>
          <w:marTop w:val="0"/>
          <w:marBottom w:val="0"/>
          <w:divBdr>
            <w:top w:val="none" w:sz="0" w:space="0" w:color="auto"/>
            <w:left w:val="none" w:sz="0" w:space="0" w:color="auto"/>
            <w:bottom w:val="none" w:sz="0" w:space="0" w:color="auto"/>
            <w:right w:val="none" w:sz="0" w:space="0" w:color="auto"/>
          </w:divBdr>
        </w:div>
      </w:divsChild>
    </w:div>
    <w:div w:id="1254587910">
      <w:bodyDiv w:val="1"/>
      <w:marLeft w:val="0"/>
      <w:marRight w:val="0"/>
      <w:marTop w:val="0"/>
      <w:marBottom w:val="0"/>
      <w:divBdr>
        <w:top w:val="none" w:sz="0" w:space="0" w:color="auto"/>
        <w:left w:val="none" w:sz="0" w:space="0" w:color="auto"/>
        <w:bottom w:val="none" w:sz="0" w:space="0" w:color="auto"/>
        <w:right w:val="none" w:sz="0" w:space="0" w:color="auto"/>
      </w:divBdr>
    </w:div>
    <w:div w:id="1293680672">
      <w:bodyDiv w:val="1"/>
      <w:marLeft w:val="0"/>
      <w:marRight w:val="0"/>
      <w:marTop w:val="0"/>
      <w:marBottom w:val="0"/>
      <w:divBdr>
        <w:top w:val="none" w:sz="0" w:space="0" w:color="auto"/>
        <w:left w:val="none" w:sz="0" w:space="0" w:color="auto"/>
        <w:bottom w:val="none" w:sz="0" w:space="0" w:color="auto"/>
        <w:right w:val="none" w:sz="0" w:space="0" w:color="auto"/>
      </w:divBdr>
      <w:divsChild>
        <w:div w:id="1857815471">
          <w:marLeft w:val="0"/>
          <w:marRight w:val="0"/>
          <w:marTop w:val="0"/>
          <w:marBottom w:val="0"/>
          <w:divBdr>
            <w:top w:val="none" w:sz="0" w:space="0" w:color="auto"/>
            <w:left w:val="none" w:sz="0" w:space="0" w:color="auto"/>
            <w:bottom w:val="none" w:sz="0" w:space="0" w:color="auto"/>
            <w:right w:val="none" w:sz="0" w:space="0" w:color="auto"/>
          </w:divBdr>
          <w:divsChild>
            <w:div w:id="1899587936">
              <w:marLeft w:val="0"/>
              <w:marRight w:val="0"/>
              <w:marTop w:val="0"/>
              <w:marBottom w:val="0"/>
              <w:divBdr>
                <w:top w:val="none" w:sz="0" w:space="0" w:color="auto"/>
                <w:left w:val="none" w:sz="0" w:space="0" w:color="auto"/>
                <w:bottom w:val="none" w:sz="0" w:space="0" w:color="auto"/>
                <w:right w:val="none" w:sz="0" w:space="0" w:color="auto"/>
              </w:divBdr>
            </w:div>
            <w:div w:id="664624340">
              <w:marLeft w:val="0"/>
              <w:marRight w:val="0"/>
              <w:marTop w:val="0"/>
              <w:marBottom w:val="0"/>
              <w:divBdr>
                <w:top w:val="none" w:sz="0" w:space="0" w:color="auto"/>
                <w:left w:val="none" w:sz="0" w:space="0" w:color="auto"/>
                <w:bottom w:val="none" w:sz="0" w:space="0" w:color="auto"/>
                <w:right w:val="none" w:sz="0" w:space="0" w:color="auto"/>
              </w:divBdr>
            </w:div>
            <w:div w:id="1733191266">
              <w:marLeft w:val="0"/>
              <w:marRight w:val="0"/>
              <w:marTop w:val="0"/>
              <w:marBottom w:val="0"/>
              <w:divBdr>
                <w:top w:val="none" w:sz="0" w:space="0" w:color="auto"/>
                <w:left w:val="none" w:sz="0" w:space="0" w:color="auto"/>
                <w:bottom w:val="none" w:sz="0" w:space="0" w:color="auto"/>
                <w:right w:val="none" w:sz="0" w:space="0" w:color="auto"/>
              </w:divBdr>
            </w:div>
            <w:div w:id="1383168264">
              <w:marLeft w:val="0"/>
              <w:marRight w:val="0"/>
              <w:marTop w:val="0"/>
              <w:marBottom w:val="0"/>
              <w:divBdr>
                <w:top w:val="none" w:sz="0" w:space="0" w:color="auto"/>
                <w:left w:val="none" w:sz="0" w:space="0" w:color="auto"/>
                <w:bottom w:val="none" w:sz="0" w:space="0" w:color="auto"/>
                <w:right w:val="none" w:sz="0" w:space="0" w:color="auto"/>
              </w:divBdr>
            </w:div>
            <w:div w:id="1627807204">
              <w:marLeft w:val="0"/>
              <w:marRight w:val="0"/>
              <w:marTop w:val="0"/>
              <w:marBottom w:val="0"/>
              <w:divBdr>
                <w:top w:val="none" w:sz="0" w:space="0" w:color="auto"/>
                <w:left w:val="none" w:sz="0" w:space="0" w:color="auto"/>
                <w:bottom w:val="none" w:sz="0" w:space="0" w:color="auto"/>
                <w:right w:val="none" w:sz="0" w:space="0" w:color="auto"/>
              </w:divBdr>
            </w:div>
            <w:div w:id="541014753">
              <w:marLeft w:val="0"/>
              <w:marRight w:val="0"/>
              <w:marTop w:val="0"/>
              <w:marBottom w:val="0"/>
              <w:divBdr>
                <w:top w:val="none" w:sz="0" w:space="0" w:color="auto"/>
                <w:left w:val="none" w:sz="0" w:space="0" w:color="auto"/>
                <w:bottom w:val="none" w:sz="0" w:space="0" w:color="auto"/>
                <w:right w:val="none" w:sz="0" w:space="0" w:color="auto"/>
              </w:divBdr>
            </w:div>
            <w:div w:id="1395199054">
              <w:marLeft w:val="0"/>
              <w:marRight w:val="0"/>
              <w:marTop w:val="0"/>
              <w:marBottom w:val="0"/>
              <w:divBdr>
                <w:top w:val="none" w:sz="0" w:space="0" w:color="auto"/>
                <w:left w:val="none" w:sz="0" w:space="0" w:color="auto"/>
                <w:bottom w:val="none" w:sz="0" w:space="0" w:color="auto"/>
                <w:right w:val="none" w:sz="0" w:space="0" w:color="auto"/>
              </w:divBdr>
            </w:div>
            <w:div w:id="32224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949108">
      <w:bodyDiv w:val="1"/>
      <w:marLeft w:val="0"/>
      <w:marRight w:val="0"/>
      <w:marTop w:val="0"/>
      <w:marBottom w:val="0"/>
      <w:divBdr>
        <w:top w:val="none" w:sz="0" w:space="0" w:color="auto"/>
        <w:left w:val="none" w:sz="0" w:space="0" w:color="auto"/>
        <w:bottom w:val="none" w:sz="0" w:space="0" w:color="auto"/>
        <w:right w:val="none" w:sz="0" w:space="0" w:color="auto"/>
      </w:divBdr>
    </w:div>
    <w:div w:id="1341659064">
      <w:bodyDiv w:val="1"/>
      <w:marLeft w:val="0"/>
      <w:marRight w:val="0"/>
      <w:marTop w:val="0"/>
      <w:marBottom w:val="0"/>
      <w:divBdr>
        <w:top w:val="none" w:sz="0" w:space="0" w:color="auto"/>
        <w:left w:val="none" w:sz="0" w:space="0" w:color="auto"/>
        <w:bottom w:val="none" w:sz="0" w:space="0" w:color="auto"/>
        <w:right w:val="none" w:sz="0" w:space="0" w:color="auto"/>
      </w:divBdr>
      <w:divsChild>
        <w:div w:id="1321634">
          <w:marLeft w:val="0"/>
          <w:marRight w:val="0"/>
          <w:marTop w:val="0"/>
          <w:marBottom w:val="0"/>
          <w:divBdr>
            <w:top w:val="none" w:sz="0" w:space="0" w:color="auto"/>
            <w:left w:val="none" w:sz="0" w:space="0" w:color="auto"/>
            <w:bottom w:val="none" w:sz="0" w:space="0" w:color="auto"/>
            <w:right w:val="none" w:sz="0" w:space="0" w:color="auto"/>
          </w:divBdr>
        </w:div>
        <w:div w:id="634141866">
          <w:marLeft w:val="0"/>
          <w:marRight w:val="0"/>
          <w:marTop w:val="0"/>
          <w:marBottom w:val="0"/>
          <w:divBdr>
            <w:top w:val="none" w:sz="0" w:space="0" w:color="auto"/>
            <w:left w:val="none" w:sz="0" w:space="0" w:color="auto"/>
            <w:bottom w:val="none" w:sz="0" w:space="0" w:color="auto"/>
            <w:right w:val="none" w:sz="0" w:space="0" w:color="auto"/>
          </w:divBdr>
        </w:div>
      </w:divsChild>
    </w:div>
    <w:div w:id="1362170170">
      <w:bodyDiv w:val="1"/>
      <w:marLeft w:val="0"/>
      <w:marRight w:val="0"/>
      <w:marTop w:val="0"/>
      <w:marBottom w:val="0"/>
      <w:divBdr>
        <w:top w:val="none" w:sz="0" w:space="0" w:color="auto"/>
        <w:left w:val="none" w:sz="0" w:space="0" w:color="auto"/>
        <w:bottom w:val="none" w:sz="0" w:space="0" w:color="auto"/>
        <w:right w:val="none" w:sz="0" w:space="0" w:color="auto"/>
      </w:divBdr>
      <w:divsChild>
        <w:div w:id="252127237">
          <w:marLeft w:val="547"/>
          <w:marRight w:val="0"/>
          <w:marTop w:val="200"/>
          <w:marBottom w:val="0"/>
          <w:divBdr>
            <w:top w:val="none" w:sz="0" w:space="0" w:color="auto"/>
            <w:left w:val="none" w:sz="0" w:space="0" w:color="auto"/>
            <w:bottom w:val="none" w:sz="0" w:space="0" w:color="auto"/>
            <w:right w:val="none" w:sz="0" w:space="0" w:color="auto"/>
          </w:divBdr>
        </w:div>
        <w:div w:id="873077522">
          <w:marLeft w:val="547"/>
          <w:marRight w:val="0"/>
          <w:marTop w:val="200"/>
          <w:marBottom w:val="0"/>
          <w:divBdr>
            <w:top w:val="none" w:sz="0" w:space="0" w:color="auto"/>
            <w:left w:val="none" w:sz="0" w:space="0" w:color="auto"/>
            <w:bottom w:val="none" w:sz="0" w:space="0" w:color="auto"/>
            <w:right w:val="none" w:sz="0" w:space="0" w:color="auto"/>
          </w:divBdr>
        </w:div>
        <w:div w:id="1211578575">
          <w:marLeft w:val="547"/>
          <w:marRight w:val="0"/>
          <w:marTop w:val="200"/>
          <w:marBottom w:val="0"/>
          <w:divBdr>
            <w:top w:val="none" w:sz="0" w:space="0" w:color="auto"/>
            <w:left w:val="none" w:sz="0" w:space="0" w:color="auto"/>
            <w:bottom w:val="none" w:sz="0" w:space="0" w:color="auto"/>
            <w:right w:val="none" w:sz="0" w:space="0" w:color="auto"/>
          </w:divBdr>
        </w:div>
        <w:div w:id="1785267691">
          <w:marLeft w:val="547"/>
          <w:marRight w:val="0"/>
          <w:marTop w:val="200"/>
          <w:marBottom w:val="0"/>
          <w:divBdr>
            <w:top w:val="none" w:sz="0" w:space="0" w:color="auto"/>
            <w:left w:val="none" w:sz="0" w:space="0" w:color="auto"/>
            <w:bottom w:val="none" w:sz="0" w:space="0" w:color="auto"/>
            <w:right w:val="none" w:sz="0" w:space="0" w:color="auto"/>
          </w:divBdr>
        </w:div>
      </w:divsChild>
    </w:div>
    <w:div w:id="1450196375">
      <w:bodyDiv w:val="1"/>
      <w:marLeft w:val="0"/>
      <w:marRight w:val="0"/>
      <w:marTop w:val="0"/>
      <w:marBottom w:val="0"/>
      <w:divBdr>
        <w:top w:val="none" w:sz="0" w:space="0" w:color="auto"/>
        <w:left w:val="none" w:sz="0" w:space="0" w:color="auto"/>
        <w:bottom w:val="none" w:sz="0" w:space="0" w:color="auto"/>
        <w:right w:val="none" w:sz="0" w:space="0" w:color="auto"/>
      </w:divBdr>
      <w:divsChild>
        <w:div w:id="1197620144">
          <w:marLeft w:val="0"/>
          <w:marRight w:val="0"/>
          <w:marTop w:val="0"/>
          <w:marBottom w:val="0"/>
          <w:divBdr>
            <w:top w:val="none" w:sz="0" w:space="0" w:color="auto"/>
            <w:left w:val="none" w:sz="0" w:space="0" w:color="auto"/>
            <w:bottom w:val="none" w:sz="0" w:space="0" w:color="auto"/>
            <w:right w:val="none" w:sz="0" w:space="0" w:color="auto"/>
          </w:divBdr>
          <w:divsChild>
            <w:div w:id="1133215077">
              <w:marLeft w:val="0"/>
              <w:marRight w:val="0"/>
              <w:marTop w:val="0"/>
              <w:marBottom w:val="0"/>
              <w:divBdr>
                <w:top w:val="none" w:sz="0" w:space="0" w:color="auto"/>
                <w:left w:val="none" w:sz="0" w:space="0" w:color="auto"/>
                <w:bottom w:val="none" w:sz="0" w:space="0" w:color="auto"/>
                <w:right w:val="none" w:sz="0" w:space="0" w:color="auto"/>
              </w:divBdr>
            </w:div>
            <w:div w:id="1257515967">
              <w:marLeft w:val="0"/>
              <w:marRight w:val="0"/>
              <w:marTop w:val="0"/>
              <w:marBottom w:val="0"/>
              <w:divBdr>
                <w:top w:val="none" w:sz="0" w:space="0" w:color="auto"/>
                <w:left w:val="none" w:sz="0" w:space="0" w:color="auto"/>
                <w:bottom w:val="none" w:sz="0" w:space="0" w:color="auto"/>
                <w:right w:val="none" w:sz="0" w:space="0" w:color="auto"/>
              </w:divBdr>
            </w:div>
            <w:div w:id="1120608357">
              <w:marLeft w:val="0"/>
              <w:marRight w:val="0"/>
              <w:marTop w:val="0"/>
              <w:marBottom w:val="0"/>
              <w:divBdr>
                <w:top w:val="none" w:sz="0" w:space="0" w:color="auto"/>
                <w:left w:val="none" w:sz="0" w:space="0" w:color="auto"/>
                <w:bottom w:val="none" w:sz="0" w:space="0" w:color="auto"/>
                <w:right w:val="none" w:sz="0" w:space="0" w:color="auto"/>
              </w:divBdr>
            </w:div>
            <w:div w:id="1193762054">
              <w:marLeft w:val="0"/>
              <w:marRight w:val="0"/>
              <w:marTop w:val="0"/>
              <w:marBottom w:val="0"/>
              <w:divBdr>
                <w:top w:val="none" w:sz="0" w:space="0" w:color="auto"/>
                <w:left w:val="none" w:sz="0" w:space="0" w:color="auto"/>
                <w:bottom w:val="none" w:sz="0" w:space="0" w:color="auto"/>
                <w:right w:val="none" w:sz="0" w:space="0" w:color="auto"/>
              </w:divBdr>
            </w:div>
            <w:div w:id="1266497112">
              <w:marLeft w:val="0"/>
              <w:marRight w:val="0"/>
              <w:marTop w:val="0"/>
              <w:marBottom w:val="0"/>
              <w:divBdr>
                <w:top w:val="none" w:sz="0" w:space="0" w:color="auto"/>
                <w:left w:val="none" w:sz="0" w:space="0" w:color="auto"/>
                <w:bottom w:val="none" w:sz="0" w:space="0" w:color="auto"/>
                <w:right w:val="none" w:sz="0" w:space="0" w:color="auto"/>
              </w:divBdr>
            </w:div>
            <w:div w:id="1432359293">
              <w:marLeft w:val="0"/>
              <w:marRight w:val="0"/>
              <w:marTop w:val="0"/>
              <w:marBottom w:val="0"/>
              <w:divBdr>
                <w:top w:val="none" w:sz="0" w:space="0" w:color="auto"/>
                <w:left w:val="none" w:sz="0" w:space="0" w:color="auto"/>
                <w:bottom w:val="none" w:sz="0" w:space="0" w:color="auto"/>
                <w:right w:val="none" w:sz="0" w:space="0" w:color="auto"/>
              </w:divBdr>
            </w:div>
            <w:div w:id="1718628471">
              <w:marLeft w:val="0"/>
              <w:marRight w:val="0"/>
              <w:marTop w:val="0"/>
              <w:marBottom w:val="0"/>
              <w:divBdr>
                <w:top w:val="none" w:sz="0" w:space="0" w:color="auto"/>
                <w:left w:val="none" w:sz="0" w:space="0" w:color="auto"/>
                <w:bottom w:val="none" w:sz="0" w:space="0" w:color="auto"/>
                <w:right w:val="none" w:sz="0" w:space="0" w:color="auto"/>
              </w:divBdr>
            </w:div>
            <w:div w:id="133275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03965">
      <w:bodyDiv w:val="1"/>
      <w:marLeft w:val="0"/>
      <w:marRight w:val="0"/>
      <w:marTop w:val="0"/>
      <w:marBottom w:val="0"/>
      <w:divBdr>
        <w:top w:val="none" w:sz="0" w:space="0" w:color="auto"/>
        <w:left w:val="none" w:sz="0" w:space="0" w:color="auto"/>
        <w:bottom w:val="none" w:sz="0" w:space="0" w:color="auto"/>
        <w:right w:val="none" w:sz="0" w:space="0" w:color="auto"/>
      </w:divBdr>
    </w:div>
    <w:div w:id="1480606932">
      <w:bodyDiv w:val="1"/>
      <w:marLeft w:val="0"/>
      <w:marRight w:val="0"/>
      <w:marTop w:val="0"/>
      <w:marBottom w:val="0"/>
      <w:divBdr>
        <w:top w:val="none" w:sz="0" w:space="0" w:color="auto"/>
        <w:left w:val="none" w:sz="0" w:space="0" w:color="auto"/>
        <w:bottom w:val="none" w:sz="0" w:space="0" w:color="auto"/>
        <w:right w:val="none" w:sz="0" w:space="0" w:color="auto"/>
      </w:divBdr>
    </w:div>
    <w:div w:id="1603302053">
      <w:bodyDiv w:val="1"/>
      <w:marLeft w:val="0"/>
      <w:marRight w:val="0"/>
      <w:marTop w:val="0"/>
      <w:marBottom w:val="0"/>
      <w:divBdr>
        <w:top w:val="none" w:sz="0" w:space="0" w:color="auto"/>
        <w:left w:val="none" w:sz="0" w:space="0" w:color="auto"/>
        <w:bottom w:val="none" w:sz="0" w:space="0" w:color="auto"/>
        <w:right w:val="none" w:sz="0" w:space="0" w:color="auto"/>
      </w:divBdr>
      <w:divsChild>
        <w:div w:id="1454714754">
          <w:marLeft w:val="0"/>
          <w:marRight w:val="0"/>
          <w:marTop w:val="0"/>
          <w:marBottom w:val="0"/>
          <w:divBdr>
            <w:top w:val="none" w:sz="0" w:space="0" w:color="auto"/>
            <w:left w:val="none" w:sz="0" w:space="0" w:color="auto"/>
            <w:bottom w:val="none" w:sz="0" w:space="0" w:color="auto"/>
            <w:right w:val="none" w:sz="0" w:space="0" w:color="auto"/>
          </w:divBdr>
        </w:div>
        <w:div w:id="519659375">
          <w:marLeft w:val="0"/>
          <w:marRight w:val="0"/>
          <w:marTop w:val="0"/>
          <w:marBottom w:val="0"/>
          <w:divBdr>
            <w:top w:val="none" w:sz="0" w:space="0" w:color="auto"/>
            <w:left w:val="none" w:sz="0" w:space="0" w:color="auto"/>
            <w:bottom w:val="none" w:sz="0" w:space="0" w:color="auto"/>
            <w:right w:val="none" w:sz="0" w:space="0" w:color="auto"/>
          </w:divBdr>
        </w:div>
        <w:div w:id="1345061006">
          <w:marLeft w:val="0"/>
          <w:marRight w:val="0"/>
          <w:marTop w:val="0"/>
          <w:marBottom w:val="0"/>
          <w:divBdr>
            <w:top w:val="none" w:sz="0" w:space="0" w:color="auto"/>
            <w:left w:val="none" w:sz="0" w:space="0" w:color="auto"/>
            <w:bottom w:val="none" w:sz="0" w:space="0" w:color="auto"/>
            <w:right w:val="none" w:sz="0" w:space="0" w:color="auto"/>
          </w:divBdr>
        </w:div>
      </w:divsChild>
    </w:div>
    <w:div w:id="1625192357">
      <w:bodyDiv w:val="1"/>
      <w:marLeft w:val="0"/>
      <w:marRight w:val="0"/>
      <w:marTop w:val="0"/>
      <w:marBottom w:val="0"/>
      <w:divBdr>
        <w:top w:val="none" w:sz="0" w:space="0" w:color="auto"/>
        <w:left w:val="none" w:sz="0" w:space="0" w:color="auto"/>
        <w:bottom w:val="none" w:sz="0" w:space="0" w:color="auto"/>
        <w:right w:val="none" w:sz="0" w:space="0" w:color="auto"/>
      </w:divBdr>
      <w:divsChild>
        <w:div w:id="1220706075">
          <w:marLeft w:val="0"/>
          <w:marRight w:val="0"/>
          <w:marTop w:val="0"/>
          <w:marBottom w:val="0"/>
          <w:divBdr>
            <w:top w:val="none" w:sz="0" w:space="0" w:color="auto"/>
            <w:left w:val="none" w:sz="0" w:space="0" w:color="auto"/>
            <w:bottom w:val="none" w:sz="0" w:space="0" w:color="auto"/>
            <w:right w:val="none" w:sz="0" w:space="0" w:color="auto"/>
          </w:divBdr>
          <w:divsChild>
            <w:div w:id="632833868">
              <w:marLeft w:val="0"/>
              <w:marRight w:val="0"/>
              <w:marTop w:val="0"/>
              <w:marBottom w:val="0"/>
              <w:divBdr>
                <w:top w:val="none" w:sz="0" w:space="0" w:color="auto"/>
                <w:left w:val="none" w:sz="0" w:space="0" w:color="auto"/>
                <w:bottom w:val="none" w:sz="0" w:space="0" w:color="auto"/>
                <w:right w:val="none" w:sz="0" w:space="0" w:color="auto"/>
              </w:divBdr>
            </w:div>
            <w:div w:id="1542862145">
              <w:marLeft w:val="0"/>
              <w:marRight w:val="0"/>
              <w:marTop w:val="0"/>
              <w:marBottom w:val="0"/>
              <w:divBdr>
                <w:top w:val="none" w:sz="0" w:space="0" w:color="auto"/>
                <w:left w:val="none" w:sz="0" w:space="0" w:color="auto"/>
                <w:bottom w:val="none" w:sz="0" w:space="0" w:color="auto"/>
                <w:right w:val="none" w:sz="0" w:space="0" w:color="auto"/>
              </w:divBdr>
            </w:div>
            <w:div w:id="277833015">
              <w:marLeft w:val="0"/>
              <w:marRight w:val="0"/>
              <w:marTop w:val="0"/>
              <w:marBottom w:val="0"/>
              <w:divBdr>
                <w:top w:val="none" w:sz="0" w:space="0" w:color="auto"/>
                <w:left w:val="none" w:sz="0" w:space="0" w:color="auto"/>
                <w:bottom w:val="none" w:sz="0" w:space="0" w:color="auto"/>
                <w:right w:val="none" w:sz="0" w:space="0" w:color="auto"/>
              </w:divBdr>
            </w:div>
            <w:div w:id="559757264">
              <w:marLeft w:val="0"/>
              <w:marRight w:val="0"/>
              <w:marTop w:val="0"/>
              <w:marBottom w:val="0"/>
              <w:divBdr>
                <w:top w:val="none" w:sz="0" w:space="0" w:color="auto"/>
                <w:left w:val="none" w:sz="0" w:space="0" w:color="auto"/>
                <w:bottom w:val="none" w:sz="0" w:space="0" w:color="auto"/>
                <w:right w:val="none" w:sz="0" w:space="0" w:color="auto"/>
              </w:divBdr>
            </w:div>
            <w:div w:id="1155032041">
              <w:marLeft w:val="0"/>
              <w:marRight w:val="0"/>
              <w:marTop w:val="0"/>
              <w:marBottom w:val="0"/>
              <w:divBdr>
                <w:top w:val="none" w:sz="0" w:space="0" w:color="auto"/>
                <w:left w:val="none" w:sz="0" w:space="0" w:color="auto"/>
                <w:bottom w:val="none" w:sz="0" w:space="0" w:color="auto"/>
                <w:right w:val="none" w:sz="0" w:space="0" w:color="auto"/>
              </w:divBdr>
            </w:div>
            <w:div w:id="277682472">
              <w:marLeft w:val="0"/>
              <w:marRight w:val="0"/>
              <w:marTop w:val="0"/>
              <w:marBottom w:val="0"/>
              <w:divBdr>
                <w:top w:val="none" w:sz="0" w:space="0" w:color="auto"/>
                <w:left w:val="none" w:sz="0" w:space="0" w:color="auto"/>
                <w:bottom w:val="none" w:sz="0" w:space="0" w:color="auto"/>
                <w:right w:val="none" w:sz="0" w:space="0" w:color="auto"/>
              </w:divBdr>
            </w:div>
            <w:div w:id="330450510">
              <w:marLeft w:val="0"/>
              <w:marRight w:val="0"/>
              <w:marTop w:val="0"/>
              <w:marBottom w:val="0"/>
              <w:divBdr>
                <w:top w:val="none" w:sz="0" w:space="0" w:color="auto"/>
                <w:left w:val="none" w:sz="0" w:space="0" w:color="auto"/>
                <w:bottom w:val="none" w:sz="0" w:space="0" w:color="auto"/>
                <w:right w:val="none" w:sz="0" w:space="0" w:color="auto"/>
              </w:divBdr>
            </w:div>
            <w:div w:id="8516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341">
      <w:bodyDiv w:val="1"/>
      <w:marLeft w:val="0"/>
      <w:marRight w:val="0"/>
      <w:marTop w:val="0"/>
      <w:marBottom w:val="0"/>
      <w:divBdr>
        <w:top w:val="none" w:sz="0" w:space="0" w:color="auto"/>
        <w:left w:val="none" w:sz="0" w:space="0" w:color="auto"/>
        <w:bottom w:val="none" w:sz="0" w:space="0" w:color="auto"/>
        <w:right w:val="none" w:sz="0" w:space="0" w:color="auto"/>
      </w:divBdr>
    </w:div>
    <w:div w:id="1830053160">
      <w:bodyDiv w:val="1"/>
      <w:marLeft w:val="0"/>
      <w:marRight w:val="0"/>
      <w:marTop w:val="0"/>
      <w:marBottom w:val="0"/>
      <w:divBdr>
        <w:top w:val="none" w:sz="0" w:space="0" w:color="auto"/>
        <w:left w:val="none" w:sz="0" w:space="0" w:color="auto"/>
        <w:bottom w:val="none" w:sz="0" w:space="0" w:color="auto"/>
        <w:right w:val="none" w:sz="0" w:space="0" w:color="auto"/>
      </w:divBdr>
    </w:div>
    <w:div w:id="1862737751">
      <w:bodyDiv w:val="1"/>
      <w:marLeft w:val="0"/>
      <w:marRight w:val="0"/>
      <w:marTop w:val="0"/>
      <w:marBottom w:val="0"/>
      <w:divBdr>
        <w:top w:val="none" w:sz="0" w:space="0" w:color="auto"/>
        <w:left w:val="none" w:sz="0" w:space="0" w:color="auto"/>
        <w:bottom w:val="none" w:sz="0" w:space="0" w:color="auto"/>
        <w:right w:val="none" w:sz="0" w:space="0" w:color="auto"/>
      </w:divBdr>
      <w:divsChild>
        <w:div w:id="323240374">
          <w:marLeft w:val="0"/>
          <w:marRight w:val="0"/>
          <w:marTop w:val="0"/>
          <w:marBottom w:val="0"/>
          <w:divBdr>
            <w:top w:val="none" w:sz="0" w:space="0" w:color="auto"/>
            <w:left w:val="none" w:sz="0" w:space="0" w:color="auto"/>
            <w:bottom w:val="none" w:sz="0" w:space="0" w:color="auto"/>
            <w:right w:val="none" w:sz="0" w:space="0" w:color="auto"/>
          </w:divBdr>
          <w:divsChild>
            <w:div w:id="1952318026">
              <w:marLeft w:val="0"/>
              <w:marRight w:val="0"/>
              <w:marTop w:val="0"/>
              <w:marBottom w:val="0"/>
              <w:divBdr>
                <w:top w:val="none" w:sz="0" w:space="0" w:color="auto"/>
                <w:left w:val="none" w:sz="0" w:space="0" w:color="auto"/>
                <w:bottom w:val="none" w:sz="0" w:space="0" w:color="auto"/>
                <w:right w:val="none" w:sz="0" w:space="0" w:color="auto"/>
              </w:divBdr>
            </w:div>
            <w:div w:id="120490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4444">
      <w:bodyDiv w:val="1"/>
      <w:marLeft w:val="0"/>
      <w:marRight w:val="0"/>
      <w:marTop w:val="0"/>
      <w:marBottom w:val="0"/>
      <w:divBdr>
        <w:top w:val="none" w:sz="0" w:space="0" w:color="auto"/>
        <w:left w:val="none" w:sz="0" w:space="0" w:color="auto"/>
        <w:bottom w:val="none" w:sz="0" w:space="0" w:color="auto"/>
        <w:right w:val="none" w:sz="0" w:space="0" w:color="auto"/>
      </w:divBdr>
      <w:divsChild>
        <w:div w:id="1804730591">
          <w:marLeft w:val="0"/>
          <w:marRight w:val="0"/>
          <w:marTop w:val="0"/>
          <w:marBottom w:val="0"/>
          <w:divBdr>
            <w:top w:val="none" w:sz="0" w:space="0" w:color="auto"/>
            <w:left w:val="none" w:sz="0" w:space="0" w:color="auto"/>
            <w:bottom w:val="none" w:sz="0" w:space="0" w:color="auto"/>
            <w:right w:val="none" w:sz="0" w:space="0" w:color="auto"/>
          </w:divBdr>
          <w:divsChild>
            <w:div w:id="50348667">
              <w:marLeft w:val="0"/>
              <w:marRight w:val="0"/>
              <w:marTop w:val="0"/>
              <w:marBottom w:val="0"/>
              <w:divBdr>
                <w:top w:val="none" w:sz="0" w:space="0" w:color="auto"/>
                <w:left w:val="none" w:sz="0" w:space="0" w:color="auto"/>
                <w:bottom w:val="none" w:sz="0" w:space="0" w:color="auto"/>
                <w:right w:val="none" w:sz="0" w:space="0" w:color="auto"/>
              </w:divBdr>
            </w:div>
            <w:div w:id="1917082530">
              <w:marLeft w:val="0"/>
              <w:marRight w:val="0"/>
              <w:marTop w:val="0"/>
              <w:marBottom w:val="0"/>
              <w:divBdr>
                <w:top w:val="none" w:sz="0" w:space="0" w:color="auto"/>
                <w:left w:val="none" w:sz="0" w:space="0" w:color="auto"/>
                <w:bottom w:val="none" w:sz="0" w:space="0" w:color="auto"/>
                <w:right w:val="none" w:sz="0" w:space="0" w:color="auto"/>
              </w:divBdr>
            </w:div>
            <w:div w:id="1829515945">
              <w:marLeft w:val="0"/>
              <w:marRight w:val="0"/>
              <w:marTop w:val="0"/>
              <w:marBottom w:val="0"/>
              <w:divBdr>
                <w:top w:val="none" w:sz="0" w:space="0" w:color="auto"/>
                <w:left w:val="none" w:sz="0" w:space="0" w:color="auto"/>
                <w:bottom w:val="none" w:sz="0" w:space="0" w:color="auto"/>
                <w:right w:val="none" w:sz="0" w:space="0" w:color="auto"/>
              </w:divBdr>
            </w:div>
            <w:div w:id="351876821">
              <w:marLeft w:val="0"/>
              <w:marRight w:val="0"/>
              <w:marTop w:val="0"/>
              <w:marBottom w:val="0"/>
              <w:divBdr>
                <w:top w:val="none" w:sz="0" w:space="0" w:color="auto"/>
                <w:left w:val="none" w:sz="0" w:space="0" w:color="auto"/>
                <w:bottom w:val="none" w:sz="0" w:space="0" w:color="auto"/>
                <w:right w:val="none" w:sz="0" w:space="0" w:color="auto"/>
              </w:divBdr>
            </w:div>
            <w:div w:id="735475819">
              <w:marLeft w:val="0"/>
              <w:marRight w:val="0"/>
              <w:marTop w:val="0"/>
              <w:marBottom w:val="0"/>
              <w:divBdr>
                <w:top w:val="none" w:sz="0" w:space="0" w:color="auto"/>
                <w:left w:val="none" w:sz="0" w:space="0" w:color="auto"/>
                <w:bottom w:val="none" w:sz="0" w:space="0" w:color="auto"/>
                <w:right w:val="none" w:sz="0" w:space="0" w:color="auto"/>
              </w:divBdr>
            </w:div>
            <w:div w:id="124213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17546">
      <w:bodyDiv w:val="1"/>
      <w:marLeft w:val="0"/>
      <w:marRight w:val="0"/>
      <w:marTop w:val="0"/>
      <w:marBottom w:val="0"/>
      <w:divBdr>
        <w:top w:val="none" w:sz="0" w:space="0" w:color="auto"/>
        <w:left w:val="none" w:sz="0" w:space="0" w:color="auto"/>
        <w:bottom w:val="none" w:sz="0" w:space="0" w:color="auto"/>
        <w:right w:val="none" w:sz="0" w:space="0" w:color="auto"/>
      </w:divBdr>
    </w:div>
    <w:div w:id="2094817191">
      <w:bodyDiv w:val="1"/>
      <w:marLeft w:val="0"/>
      <w:marRight w:val="0"/>
      <w:marTop w:val="0"/>
      <w:marBottom w:val="0"/>
      <w:divBdr>
        <w:top w:val="none" w:sz="0" w:space="0" w:color="auto"/>
        <w:left w:val="none" w:sz="0" w:space="0" w:color="auto"/>
        <w:bottom w:val="none" w:sz="0" w:space="0" w:color="auto"/>
        <w:right w:val="none" w:sz="0" w:space="0" w:color="auto"/>
      </w:divBdr>
    </w:div>
    <w:div w:id="211917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yperlink" Target="http://127.0.0.1:8080/gsan"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37A2DD-2C35-4E5E-9C16-49082C411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1952</TotalTime>
  <Pages>72</Pages>
  <Words>14346</Words>
  <Characters>77469</Characters>
  <Application>Microsoft Office Word</Application>
  <DocSecurity>0</DocSecurity>
  <Lines>645</Lines>
  <Paragraphs>183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1</vt:lpstr>
      <vt:lpstr>1</vt:lpstr>
    </vt:vector>
  </TitlesOfParts>
  <Company/>
  <LinksUpToDate>false</LinksUpToDate>
  <CharactersWithSpaces>91632</CharactersWithSpaces>
  <SharedDoc>false</SharedDoc>
  <HLinks>
    <vt:vector size="342" baseType="variant">
      <vt:variant>
        <vt:i4>3014697</vt:i4>
      </vt:variant>
      <vt:variant>
        <vt:i4>378</vt:i4>
      </vt:variant>
      <vt:variant>
        <vt:i4>0</vt:i4>
      </vt:variant>
      <vt:variant>
        <vt:i4>5</vt:i4>
      </vt:variant>
      <vt:variant>
        <vt:lpwstr>http://127.0.0.1:8080/gsan</vt:lpwstr>
      </vt:variant>
      <vt:variant>
        <vt:lpwstr/>
      </vt:variant>
      <vt:variant>
        <vt:i4>1310770</vt:i4>
      </vt:variant>
      <vt:variant>
        <vt:i4>338</vt:i4>
      </vt:variant>
      <vt:variant>
        <vt:i4>0</vt:i4>
      </vt:variant>
      <vt:variant>
        <vt:i4>5</vt:i4>
      </vt:variant>
      <vt:variant>
        <vt:lpwstr/>
      </vt:variant>
      <vt:variant>
        <vt:lpwstr>_Toc421367150</vt:lpwstr>
      </vt:variant>
      <vt:variant>
        <vt:i4>1376306</vt:i4>
      </vt:variant>
      <vt:variant>
        <vt:i4>332</vt:i4>
      </vt:variant>
      <vt:variant>
        <vt:i4>0</vt:i4>
      </vt:variant>
      <vt:variant>
        <vt:i4>5</vt:i4>
      </vt:variant>
      <vt:variant>
        <vt:lpwstr/>
      </vt:variant>
      <vt:variant>
        <vt:lpwstr>_Toc421367149</vt:lpwstr>
      </vt:variant>
      <vt:variant>
        <vt:i4>1376306</vt:i4>
      </vt:variant>
      <vt:variant>
        <vt:i4>326</vt:i4>
      </vt:variant>
      <vt:variant>
        <vt:i4>0</vt:i4>
      </vt:variant>
      <vt:variant>
        <vt:i4>5</vt:i4>
      </vt:variant>
      <vt:variant>
        <vt:lpwstr/>
      </vt:variant>
      <vt:variant>
        <vt:lpwstr>_Toc421367148</vt:lpwstr>
      </vt:variant>
      <vt:variant>
        <vt:i4>1376306</vt:i4>
      </vt:variant>
      <vt:variant>
        <vt:i4>320</vt:i4>
      </vt:variant>
      <vt:variant>
        <vt:i4>0</vt:i4>
      </vt:variant>
      <vt:variant>
        <vt:i4>5</vt:i4>
      </vt:variant>
      <vt:variant>
        <vt:lpwstr/>
      </vt:variant>
      <vt:variant>
        <vt:lpwstr>_Toc421367147</vt:lpwstr>
      </vt:variant>
      <vt:variant>
        <vt:i4>1376306</vt:i4>
      </vt:variant>
      <vt:variant>
        <vt:i4>314</vt:i4>
      </vt:variant>
      <vt:variant>
        <vt:i4>0</vt:i4>
      </vt:variant>
      <vt:variant>
        <vt:i4>5</vt:i4>
      </vt:variant>
      <vt:variant>
        <vt:lpwstr/>
      </vt:variant>
      <vt:variant>
        <vt:lpwstr>_Toc421367146</vt:lpwstr>
      </vt:variant>
      <vt:variant>
        <vt:i4>1376306</vt:i4>
      </vt:variant>
      <vt:variant>
        <vt:i4>308</vt:i4>
      </vt:variant>
      <vt:variant>
        <vt:i4>0</vt:i4>
      </vt:variant>
      <vt:variant>
        <vt:i4>5</vt:i4>
      </vt:variant>
      <vt:variant>
        <vt:lpwstr/>
      </vt:variant>
      <vt:variant>
        <vt:lpwstr>_Toc421367145</vt:lpwstr>
      </vt:variant>
      <vt:variant>
        <vt:i4>1835067</vt:i4>
      </vt:variant>
      <vt:variant>
        <vt:i4>299</vt:i4>
      </vt:variant>
      <vt:variant>
        <vt:i4>0</vt:i4>
      </vt:variant>
      <vt:variant>
        <vt:i4>5</vt:i4>
      </vt:variant>
      <vt:variant>
        <vt:lpwstr/>
      </vt:variant>
      <vt:variant>
        <vt:lpwstr>_Toc421368821</vt:lpwstr>
      </vt:variant>
      <vt:variant>
        <vt:i4>1835067</vt:i4>
      </vt:variant>
      <vt:variant>
        <vt:i4>293</vt:i4>
      </vt:variant>
      <vt:variant>
        <vt:i4>0</vt:i4>
      </vt:variant>
      <vt:variant>
        <vt:i4>5</vt:i4>
      </vt:variant>
      <vt:variant>
        <vt:lpwstr/>
      </vt:variant>
      <vt:variant>
        <vt:lpwstr>_Toc421368820</vt:lpwstr>
      </vt:variant>
      <vt:variant>
        <vt:i4>2031675</vt:i4>
      </vt:variant>
      <vt:variant>
        <vt:i4>287</vt:i4>
      </vt:variant>
      <vt:variant>
        <vt:i4>0</vt:i4>
      </vt:variant>
      <vt:variant>
        <vt:i4>5</vt:i4>
      </vt:variant>
      <vt:variant>
        <vt:lpwstr/>
      </vt:variant>
      <vt:variant>
        <vt:lpwstr>_Toc421368819</vt:lpwstr>
      </vt:variant>
      <vt:variant>
        <vt:i4>2031675</vt:i4>
      </vt:variant>
      <vt:variant>
        <vt:i4>281</vt:i4>
      </vt:variant>
      <vt:variant>
        <vt:i4>0</vt:i4>
      </vt:variant>
      <vt:variant>
        <vt:i4>5</vt:i4>
      </vt:variant>
      <vt:variant>
        <vt:lpwstr/>
      </vt:variant>
      <vt:variant>
        <vt:lpwstr>_Toc421368818</vt:lpwstr>
      </vt:variant>
      <vt:variant>
        <vt:i4>2031675</vt:i4>
      </vt:variant>
      <vt:variant>
        <vt:i4>275</vt:i4>
      </vt:variant>
      <vt:variant>
        <vt:i4>0</vt:i4>
      </vt:variant>
      <vt:variant>
        <vt:i4>5</vt:i4>
      </vt:variant>
      <vt:variant>
        <vt:lpwstr/>
      </vt:variant>
      <vt:variant>
        <vt:lpwstr>_Toc421368817</vt:lpwstr>
      </vt:variant>
      <vt:variant>
        <vt:i4>2031675</vt:i4>
      </vt:variant>
      <vt:variant>
        <vt:i4>269</vt:i4>
      </vt:variant>
      <vt:variant>
        <vt:i4>0</vt:i4>
      </vt:variant>
      <vt:variant>
        <vt:i4>5</vt:i4>
      </vt:variant>
      <vt:variant>
        <vt:lpwstr/>
      </vt:variant>
      <vt:variant>
        <vt:lpwstr>_Toc421368816</vt:lpwstr>
      </vt:variant>
      <vt:variant>
        <vt:i4>2031675</vt:i4>
      </vt:variant>
      <vt:variant>
        <vt:i4>263</vt:i4>
      </vt:variant>
      <vt:variant>
        <vt:i4>0</vt:i4>
      </vt:variant>
      <vt:variant>
        <vt:i4>5</vt:i4>
      </vt:variant>
      <vt:variant>
        <vt:lpwstr/>
      </vt:variant>
      <vt:variant>
        <vt:lpwstr>_Toc421368815</vt:lpwstr>
      </vt:variant>
      <vt:variant>
        <vt:i4>2031675</vt:i4>
      </vt:variant>
      <vt:variant>
        <vt:i4>257</vt:i4>
      </vt:variant>
      <vt:variant>
        <vt:i4>0</vt:i4>
      </vt:variant>
      <vt:variant>
        <vt:i4>5</vt:i4>
      </vt:variant>
      <vt:variant>
        <vt:lpwstr/>
      </vt:variant>
      <vt:variant>
        <vt:lpwstr>_Toc421368814</vt:lpwstr>
      </vt:variant>
      <vt:variant>
        <vt:i4>2031675</vt:i4>
      </vt:variant>
      <vt:variant>
        <vt:i4>251</vt:i4>
      </vt:variant>
      <vt:variant>
        <vt:i4>0</vt:i4>
      </vt:variant>
      <vt:variant>
        <vt:i4>5</vt:i4>
      </vt:variant>
      <vt:variant>
        <vt:lpwstr/>
      </vt:variant>
      <vt:variant>
        <vt:lpwstr>_Toc421368813</vt:lpwstr>
      </vt:variant>
      <vt:variant>
        <vt:i4>2031675</vt:i4>
      </vt:variant>
      <vt:variant>
        <vt:i4>245</vt:i4>
      </vt:variant>
      <vt:variant>
        <vt:i4>0</vt:i4>
      </vt:variant>
      <vt:variant>
        <vt:i4>5</vt:i4>
      </vt:variant>
      <vt:variant>
        <vt:lpwstr/>
      </vt:variant>
      <vt:variant>
        <vt:lpwstr>_Toc421368812</vt:lpwstr>
      </vt:variant>
      <vt:variant>
        <vt:i4>2031675</vt:i4>
      </vt:variant>
      <vt:variant>
        <vt:i4>239</vt:i4>
      </vt:variant>
      <vt:variant>
        <vt:i4>0</vt:i4>
      </vt:variant>
      <vt:variant>
        <vt:i4>5</vt:i4>
      </vt:variant>
      <vt:variant>
        <vt:lpwstr/>
      </vt:variant>
      <vt:variant>
        <vt:lpwstr>_Toc421368811</vt:lpwstr>
      </vt:variant>
      <vt:variant>
        <vt:i4>2031675</vt:i4>
      </vt:variant>
      <vt:variant>
        <vt:i4>233</vt:i4>
      </vt:variant>
      <vt:variant>
        <vt:i4>0</vt:i4>
      </vt:variant>
      <vt:variant>
        <vt:i4>5</vt:i4>
      </vt:variant>
      <vt:variant>
        <vt:lpwstr/>
      </vt:variant>
      <vt:variant>
        <vt:lpwstr>_Toc421368810</vt:lpwstr>
      </vt:variant>
      <vt:variant>
        <vt:i4>1966139</vt:i4>
      </vt:variant>
      <vt:variant>
        <vt:i4>227</vt:i4>
      </vt:variant>
      <vt:variant>
        <vt:i4>0</vt:i4>
      </vt:variant>
      <vt:variant>
        <vt:i4>5</vt:i4>
      </vt:variant>
      <vt:variant>
        <vt:lpwstr/>
      </vt:variant>
      <vt:variant>
        <vt:lpwstr>_Toc421368809</vt:lpwstr>
      </vt:variant>
      <vt:variant>
        <vt:i4>1966139</vt:i4>
      </vt:variant>
      <vt:variant>
        <vt:i4>221</vt:i4>
      </vt:variant>
      <vt:variant>
        <vt:i4>0</vt:i4>
      </vt:variant>
      <vt:variant>
        <vt:i4>5</vt:i4>
      </vt:variant>
      <vt:variant>
        <vt:lpwstr/>
      </vt:variant>
      <vt:variant>
        <vt:lpwstr>_Toc421368808</vt:lpwstr>
      </vt:variant>
      <vt:variant>
        <vt:i4>1966139</vt:i4>
      </vt:variant>
      <vt:variant>
        <vt:i4>215</vt:i4>
      </vt:variant>
      <vt:variant>
        <vt:i4>0</vt:i4>
      </vt:variant>
      <vt:variant>
        <vt:i4>5</vt:i4>
      </vt:variant>
      <vt:variant>
        <vt:lpwstr/>
      </vt:variant>
      <vt:variant>
        <vt:lpwstr>_Toc421368807</vt:lpwstr>
      </vt:variant>
      <vt:variant>
        <vt:i4>1966139</vt:i4>
      </vt:variant>
      <vt:variant>
        <vt:i4>209</vt:i4>
      </vt:variant>
      <vt:variant>
        <vt:i4>0</vt:i4>
      </vt:variant>
      <vt:variant>
        <vt:i4>5</vt:i4>
      </vt:variant>
      <vt:variant>
        <vt:lpwstr/>
      </vt:variant>
      <vt:variant>
        <vt:lpwstr>_Toc421368806</vt:lpwstr>
      </vt:variant>
      <vt:variant>
        <vt:i4>1966139</vt:i4>
      </vt:variant>
      <vt:variant>
        <vt:i4>203</vt:i4>
      </vt:variant>
      <vt:variant>
        <vt:i4>0</vt:i4>
      </vt:variant>
      <vt:variant>
        <vt:i4>5</vt:i4>
      </vt:variant>
      <vt:variant>
        <vt:lpwstr/>
      </vt:variant>
      <vt:variant>
        <vt:lpwstr>_Toc421368805</vt:lpwstr>
      </vt:variant>
      <vt:variant>
        <vt:i4>1966139</vt:i4>
      </vt:variant>
      <vt:variant>
        <vt:i4>197</vt:i4>
      </vt:variant>
      <vt:variant>
        <vt:i4>0</vt:i4>
      </vt:variant>
      <vt:variant>
        <vt:i4>5</vt:i4>
      </vt:variant>
      <vt:variant>
        <vt:lpwstr/>
      </vt:variant>
      <vt:variant>
        <vt:lpwstr>_Toc421368804</vt:lpwstr>
      </vt:variant>
      <vt:variant>
        <vt:i4>1966139</vt:i4>
      </vt:variant>
      <vt:variant>
        <vt:i4>191</vt:i4>
      </vt:variant>
      <vt:variant>
        <vt:i4>0</vt:i4>
      </vt:variant>
      <vt:variant>
        <vt:i4>5</vt:i4>
      </vt:variant>
      <vt:variant>
        <vt:lpwstr/>
      </vt:variant>
      <vt:variant>
        <vt:lpwstr>_Toc421368803</vt:lpwstr>
      </vt:variant>
      <vt:variant>
        <vt:i4>1966139</vt:i4>
      </vt:variant>
      <vt:variant>
        <vt:i4>185</vt:i4>
      </vt:variant>
      <vt:variant>
        <vt:i4>0</vt:i4>
      </vt:variant>
      <vt:variant>
        <vt:i4>5</vt:i4>
      </vt:variant>
      <vt:variant>
        <vt:lpwstr/>
      </vt:variant>
      <vt:variant>
        <vt:lpwstr>_Toc421368802</vt:lpwstr>
      </vt:variant>
      <vt:variant>
        <vt:i4>1966139</vt:i4>
      </vt:variant>
      <vt:variant>
        <vt:i4>179</vt:i4>
      </vt:variant>
      <vt:variant>
        <vt:i4>0</vt:i4>
      </vt:variant>
      <vt:variant>
        <vt:i4>5</vt:i4>
      </vt:variant>
      <vt:variant>
        <vt:lpwstr/>
      </vt:variant>
      <vt:variant>
        <vt:lpwstr>_Toc421368801</vt:lpwstr>
      </vt:variant>
      <vt:variant>
        <vt:i4>1966139</vt:i4>
      </vt:variant>
      <vt:variant>
        <vt:i4>173</vt:i4>
      </vt:variant>
      <vt:variant>
        <vt:i4>0</vt:i4>
      </vt:variant>
      <vt:variant>
        <vt:i4>5</vt:i4>
      </vt:variant>
      <vt:variant>
        <vt:lpwstr/>
      </vt:variant>
      <vt:variant>
        <vt:lpwstr>_Toc421368800</vt:lpwstr>
      </vt:variant>
      <vt:variant>
        <vt:i4>1507380</vt:i4>
      </vt:variant>
      <vt:variant>
        <vt:i4>167</vt:i4>
      </vt:variant>
      <vt:variant>
        <vt:i4>0</vt:i4>
      </vt:variant>
      <vt:variant>
        <vt:i4>5</vt:i4>
      </vt:variant>
      <vt:variant>
        <vt:lpwstr/>
      </vt:variant>
      <vt:variant>
        <vt:lpwstr>_Toc421368799</vt:lpwstr>
      </vt:variant>
      <vt:variant>
        <vt:i4>1507380</vt:i4>
      </vt:variant>
      <vt:variant>
        <vt:i4>161</vt:i4>
      </vt:variant>
      <vt:variant>
        <vt:i4>0</vt:i4>
      </vt:variant>
      <vt:variant>
        <vt:i4>5</vt:i4>
      </vt:variant>
      <vt:variant>
        <vt:lpwstr/>
      </vt:variant>
      <vt:variant>
        <vt:lpwstr>_Toc421368798</vt:lpwstr>
      </vt:variant>
      <vt:variant>
        <vt:i4>1507380</vt:i4>
      </vt:variant>
      <vt:variant>
        <vt:i4>155</vt:i4>
      </vt:variant>
      <vt:variant>
        <vt:i4>0</vt:i4>
      </vt:variant>
      <vt:variant>
        <vt:i4>5</vt:i4>
      </vt:variant>
      <vt:variant>
        <vt:lpwstr/>
      </vt:variant>
      <vt:variant>
        <vt:lpwstr>_Toc421368797</vt:lpwstr>
      </vt:variant>
      <vt:variant>
        <vt:i4>1572912</vt:i4>
      </vt:variant>
      <vt:variant>
        <vt:i4>146</vt:i4>
      </vt:variant>
      <vt:variant>
        <vt:i4>0</vt:i4>
      </vt:variant>
      <vt:variant>
        <vt:i4>5</vt:i4>
      </vt:variant>
      <vt:variant>
        <vt:lpwstr/>
      </vt:variant>
      <vt:variant>
        <vt:lpwstr>_Toc420975311</vt:lpwstr>
      </vt:variant>
      <vt:variant>
        <vt:i4>1572912</vt:i4>
      </vt:variant>
      <vt:variant>
        <vt:i4>140</vt:i4>
      </vt:variant>
      <vt:variant>
        <vt:i4>0</vt:i4>
      </vt:variant>
      <vt:variant>
        <vt:i4>5</vt:i4>
      </vt:variant>
      <vt:variant>
        <vt:lpwstr/>
      </vt:variant>
      <vt:variant>
        <vt:lpwstr>_Toc420975310</vt:lpwstr>
      </vt:variant>
      <vt:variant>
        <vt:i4>1835057</vt:i4>
      </vt:variant>
      <vt:variant>
        <vt:i4>134</vt:i4>
      </vt:variant>
      <vt:variant>
        <vt:i4>0</vt:i4>
      </vt:variant>
      <vt:variant>
        <vt:i4>5</vt:i4>
      </vt:variant>
      <vt:variant>
        <vt:lpwstr/>
      </vt:variant>
      <vt:variant>
        <vt:lpwstr>_Toc420975257</vt:lpwstr>
      </vt:variant>
      <vt:variant>
        <vt:i4>1835057</vt:i4>
      </vt:variant>
      <vt:variant>
        <vt:i4>128</vt:i4>
      </vt:variant>
      <vt:variant>
        <vt:i4>0</vt:i4>
      </vt:variant>
      <vt:variant>
        <vt:i4>5</vt:i4>
      </vt:variant>
      <vt:variant>
        <vt:lpwstr/>
      </vt:variant>
      <vt:variant>
        <vt:lpwstr>_Toc420975252</vt:lpwstr>
      </vt:variant>
      <vt:variant>
        <vt:i4>1900593</vt:i4>
      </vt:variant>
      <vt:variant>
        <vt:i4>122</vt:i4>
      </vt:variant>
      <vt:variant>
        <vt:i4>0</vt:i4>
      </vt:variant>
      <vt:variant>
        <vt:i4>5</vt:i4>
      </vt:variant>
      <vt:variant>
        <vt:lpwstr/>
      </vt:variant>
      <vt:variant>
        <vt:lpwstr>_Toc420975247</vt:lpwstr>
      </vt:variant>
      <vt:variant>
        <vt:i4>1572913</vt:i4>
      </vt:variant>
      <vt:variant>
        <vt:i4>116</vt:i4>
      </vt:variant>
      <vt:variant>
        <vt:i4>0</vt:i4>
      </vt:variant>
      <vt:variant>
        <vt:i4>5</vt:i4>
      </vt:variant>
      <vt:variant>
        <vt:lpwstr/>
      </vt:variant>
      <vt:variant>
        <vt:lpwstr>_Toc420975218</vt:lpwstr>
      </vt:variant>
      <vt:variant>
        <vt:i4>1638449</vt:i4>
      </vt:variant>
      <vt:variant>
        <vt:i4>110</vt:i4>
      </vt:variant>
      <vt:variant>
        <vt:i4>0</vt:i4>
      </vt:variant>
      <vt:variant>
        <vt:i4>5</vt:i4>
      </vt:variant>
      <vt:variant>
        <vt:lpwstr/>
      </vt:variant>
      <vt:variant>
        <vt:lpwstr>_Toc420975208</vt:lpwstr>
      </vt:variant>
      <vt:variant>
        <vt:i4>1638449</vt:i4>
      </vt:variant>
      <vt:variant>
        <vt:i4>104</vt:i4>
      </vt:variant>
      <vt:variant>
        <vt:i4>0</vt:i4>
      </vt:variant>
      <vt:variant>
        <vt:i4>5</vt:i4>
      </vt:variant>
      <vt:variant>
        <vt:lpwstr/>
      </vt:variant>
      <vt:variant>
        <vt:lpwstr>_Toc420975207</vt:lpwstr>
      </vt:variant>
      <vt:variant>
        <vt:i4>1048626</vt:i4>
      </vt:variant>
      <vt:variant>
        <vt:i4>98</vt:i4>
      </vt:variant>
      <vt:variant>
        <vt:i4>0</vt:i4>
      </vt:variant>
      <vt:variant>
        <vt:i4>5</vt:i4>
      </vt:variant>
      <vt:variant>
        <vt:lpwstr/>
      </vt:variant>
      <vt:variant>
        <vt:lpwstr>_Toc420975198</vt:lpwstr>
      </vt:variant>
      <vt:variant>
        <vt:i4>1048626</vt:i4>
      </vt:variant>
      <vt:variant>
        <vt:i4>92</vt:i4>
      </vt:variant>
      <vt:variant>
        <vt:i4>0</vt:i4>
      </vt:variant>
      <vt:variant>
        <vt:i4>5</vt:i4>
      </vt:variant>
      <vt:variant>
        <vt:lpwstr/>
      </vt:variant>
      <vt:variant>
        <vt:lpwstr>_Toc420975197</vt:lpwstr>
      </vt:variant>
      <vt:variant>
        <vt:i4>1048626</vt:i4>
      </vt:variant>
      <vt:variant>
        <vt:i4>86</vt:i4>
      </vt:variant>
      <vt:variant>
        <vt:i4>0</vt:i4>
      </vt:variant>
      <vt:variant>
        <vt:i4>5</vt:i4>
      </vt:variant>
      <vt:variant>
        <vt:lpwstr/>
      </vt:variant>
      <vt:variant>
        <vt:lpwstr>_Toc420975195</vt:lpwstr>
      </vt:variant>
      <vt:variant>
        <vt:i4>1048626</vt:i4>
      </vt:variant>
      <vt:variant>
        <vt:i4>80</vt:i4>
      </vt:variant>
      <vt:variant>
        <vt:i4>0</vt:i4>
      </vt:variant>
      <vt:variant>
        <vt:i4>5</vt:i4>
      </vt:variant>
      <vt:variant>
        <vt:lpwstr/>
      </vt:variant>
      <vt:variant>
        <vt:lpwstr>_Toc420975193</vt:lpwstr>
      </vt:variant>
      <vt:variant>
        <vt:i4>1048626</vt:i4>
      </vt:variant>
      <vt:variant>
        <vt:i4>74</vt:i4>
      </vt:variant>
      <vt:variant>
        <vt:i4>0</vt:i4>
      </vt:variant>
      <vt:variant>
        <vt:i4>5</vt:i4>
      </vt:variant>
      <vt:variant>
        <vt:lpwstr/>
      </vt:variant>
      <vt:variant>
        <vt:lpwstr>_Toc420975191</vt:lpwstr>
      </vt:variant>
      <vt:variant>
        <vt:i4>1114162</vt:i4>
      </vt:variant>
      <vt:variant>
        <vt:i4>68</vt:i4>
      </vt:variant>
      <vt:variant>
        <vt:i4>0</vt:i4>
      </vt:variant>
      <vt:variant>
        <vt:i4>5</vt:i4>
      </vt:variant>
      <vt:variant>
        <vt:lpwstr/>
      </vt:variant>
      <vt:variant>
        <vt:lpwstr>_Toc420975189</vt:lpwstr>
      </vt:variant>
      <vt:variant>
        <vt:i4>1114162</vt:i4>
      </vt:variant>
      <vt:variant>
        <vt:i4>62</vt:i4>
      </vt:variant>
      <vt:variant>
        <vt:i4>0</vt:i4>
      </vt:variant>
      <vt:variant>
        <vt:i4>5</vt:i4>
      </vt:variant>
      <vt:variant>
        <vt:lpwstr/>
      </vt:variant>
      <vt:variant>
        <vt:lpwstr>_Toc420975187</vt:lpwstr>
      </vt:variant>
      <vt:variant>
        <vt:i4>1114162</vt:i4>
      </vt:variant>
      <vt:variant>
        <vt:i4>56</vt:i4>
      </vt:variant>
      <vt:variant>
        <vt:i4>0</vt:i4>
      </vt:variant>
      <vt:variant>
        <vt:i4>5</vt:i4>
      </vt:variant>
      <vt:variant>
        <vt:lpwstr/>
      </vt:variant>
      <vt:variant>
        <vt:lpwstr>_Toc420975186</vt:lpwstr>
      </vt:variant>
      <vt:variant>
        <vt:i4>1114162</vt:i4>
      </vt:variant>
      <vt:variant>
        <vt:i4>50</vt:i4>
      </vt:variant>
      <vt:variant>
        <vt:i4>0</vt:i4>
      </vt:variant>
      <vt:variant>
        <vt:i4>5</vt:i4>
      </vt:variant>
      <vt:variant>
        <vt:lpwstr/>
      </vt:variant>
      <vt:variant>
        <vt:lpwstr>_Toc420975185</vt:lpwstr>
      </vt:variant>
      <vt:variant>
        <vt:i4>1114162</vt:i4>
      </vt:variant>
      <vt:variant>
        <vt:i4>44</vt:i4>
      </vt:variant>
      <vt:variant>
        <vt:i4>0</vt:i4>
      </vt:variant>
      <vt:variant>
        <vt:i4>5</vt:i4>
      </vt:variant>
      <vt:variant>
        <vt:lpwstr/>
      </vt:variant>
      <vt:variant>
        <vt:lpwstr>_Toc420975184</vt:lpwstr>
      </vt:variant>
      <vt:variant>
        <vt:i4>1114162</vt:i4>
      </vt:variant>
      <vt:variant>
        <vt:i4>38</vt:i4>
      </vt:variant>
      <vt:variant>
        <vt:i4>0</vt:i4>
      </vt:variant>
      <vt:variant>
        <vt:i4>5</vt:i4>
      </vt:variant>
      <vt:variant>
        <vt:lpwstr/>
      </vt:variant>
      <vt:variant>
        <vt:lpwstr>_Toc420975183</vt:lpwstr>
      </vt:variant>
      <vt:variant>
        <vt:i4>1114162</vt:i4>
      </vt:variant>
      <vt:variant>
        <vt:i4>32</vt:i4>
      </vt:variant>
      <vt:variant>
        <vt:i4>0</vt:i4>
      </vt:variant>
      <vt:variant>
        <vt:i4>5</vt:i4>
      </vt:variant>
      <vt:variant>
        <vt:lpwstr/>
      </vt:variant>
      <vt:variant>
        <vt:lpwstr>_Toc420975182</vt:lpwstr>
      </vt:variant>
      <vt:variant>
        <vt:i4>1114162</vt:i4>
      </vt:variant>
      <vt:variant>
        <vt:i4>26</vt:i4>
      </vt:variant>
      <vt:variant>
        <vt:i4>0</vt:i4>
      </vt:variant>
      <vt:variant>
        <vt:i4>5</vt:i4>
      </vt:variant>
      <vt:variant>
        <vt:lpwstr/>
      </vt:variant>
      <vt:variant>
        <vt:lpwstr>_Toc420975181</vt:lpwstr>
      </vt:variant>
      <vt:variant>
        <vt:i4>1114162</vt:i4>
      </vt:variant>
      <vt:variant>
        <vt:i4>20</vt:i4>
      </vt:variant>
      <vt:variant>
        <vt:i4>0</vt:i4>
      </vt:variant>
      <vt:variant>
        <vt:i4>5</vt:i4>
      </vt:variant>
      <vt:variant>
        <vt:lpwstr/>
      </vt:variant>
      <vt:variant>
        <vt:lpwstr>_Toc420975180</vt:lpwstr>
      </vt:variant>
      <vt:variant>
        <vt:i4>1966130</vt:i4>
      </vt:variant>
      <vt:variant>
        <vt:i4>14</vt:i4>
      </vt:variant>
      <vt:variant>
        <vt:i4>0</vt:i4>
      </vt:variant>
      <vt:variant>
        <vt:i4>5</vt:i4>
      </vt:variant>
      <vt:variant>
        <vt:lpwstr/>
      </vt:variant>
      <vt:variant>
        <vt:lpwstr>_Toc420975179</vt:lpwstr>
      </vt:variant>
      <vt:variant>
        <vt:i4>1966130</vt:i4>
      </vt:variant>
      <vt:variant>
        <vt:i4>8</vt:i4>
      </vt:variant>
      <vt:variant>
        <vt:i4>0</vt:i4>
      </vt:variant>
      <vt:variant>
        <vt:i4>5</vt:i4>
      </vt:variant>
      <vt:variant>
        <vt:lpwstr/>
      </vt:variant>
      <vt:variant>
        <vt:lpwstr>_Toc420975178</vt:lpwstr>
      </vt:variant>
      <vt:variant>
        <vt:i4>1966130</vt:i4>
      </vt:variant>
      <vt:variant>
        <vt:i4>2</vt:i4>
      </vt:variant>
      <vt:variant>
        <vt:i4>0</vt:i4>
      </vt:variant>
      <vt:variant>
        <vt:i4>5</vt:i4>
      </vt:variant>
      <vt:variant>
        <vt:lpwstr/>
      </vt:variant>
      <vt:variant>
        <vt:lpwstr>_Toc420975177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Aninha</dc:creator>
  <cp:keywords/>
  <cp:lastModifiedBy>mb250482</cp:lastModifiedBy>
  <cp:revision>141</cp:revision>
  <cp:lastPrinted>2015-06-11T04:02:00Z</cp:lastPrinted>
  <dcterms:created xsi:type="dcterms:W3CDTF">2015-06-07T17:12:00Z</dcterms:created>
  <dcterms:modified xsi:type="dcterms:W3CDTF">2015-07-07T03:42:00Z</dcterms:modified>
</cp:coreProperties>
</file>